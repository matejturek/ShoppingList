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themeColor="background1"/>
  <w:body>
    <w:p w14:paraId="43D284A1" w14:textId="77777777" w:rsidR="009C2C8F" w:rsidRPr="006327E6" w:rsidRDefault="009C2C8F" w:rsidP="006A46F3">
      <w:pPr>
        <w:pStyle w:val="Nzovfakulty"/>
      </w:pPr>
      <w:bookmarkStart w:id="2" w:name="_Toc309047470"/>
      <w:bookmarkStart w:id="3" w:name="_Toc309047587"/>
      <w:bookmarkStart w:id="4" w:name="_Toc309114055"/>
      <w:bookmarkStart w:id="5" w:name="_Toc318099689"/>
      <w:bookmarkStart w:id="6" w:name="_Toc339279000"/>
      <w:r w:rsidRPr="006327E6">
        <w:t>UNIVERZITA KONŠTANTÍNA FILOZOFA V NITRE</w:t>
      </w:r>
      <w:bookmarkEnd w:id="2"/>
      <w:bookmarkEnd w:id="3"/>
      <w:bookmarkEnd w:id="4"/>
      <w:bookmarkEnd w:id="5"/>
      <w:bookmarkEnd w:id="6"/>
    </w:p>
    <w:p w14:paraId="7E36F79D" w14:textId="77777777" w:rsidR="009C2C8F" w:rsidRPr="006A46F3" w:rsidRDefault="009C2C8F" w:rsidP="006A46F3">
      <w:pPr>
        <w:pStyle w:val="Nzovfakulty"/>
        <w:rPr>
          <w:sz w:val="30"/>
          <w:szCs w:val="30"/>
        </w:rPr>
      </w:pPr>
      <w:r w:rsidRPr="006A46F3">
        <w:rPr>
          <w:sz w:val="30"/>
          <w:szCs w:val="30"/>
        </w:rPr>
        <w:t>FAKULTA PRÍRODNÝCH VIED A INFORMATIKY</w:t>
      </w:r>
    </w:p>
    <w:p w14:paraId="7D6ADEF0" w14:textId="77777777" w:rsidR="009F5F11" w:rsidRPr="00DD4A12" w:rsidRDefault="009F5F11" w:rsidP="00FD33FA"/>
    <w:p w14:paraId="07F7A051" w14:textId="77777777" w:rsidR="00CD4BA7" w:rsidRPr="00DD4A12" w:rsidRDefault="00CD4BA7" w:rsidP="00FD33FA"/>
    <w:p w14:paraId="41CDF21B" w14:textId="77777777" w:rsidR="00CD4BA7" w:rsidRPr="00DD4A12" w:rsidRDefault="00CD4BA7" w:rsidP="00FD33FA"/>
    <w:p w14:paraId="14CDD5DF" w14:textId="77777777" w:rsidR="00CD4BA7" w:rsidRPr="00DD4A12" w:rsidRDefault="00CD4BA7" w:rsidP="00FD33FA"/>
    <w:p w14:paraId="37927A3E" w14:textId="77777777" w:rsidR="00CD4BA7" w:rsidRPr="00DD4A12" w:rsidRDefault="00CD4BA7" w:rsidP="00FD33FA"/>
    <w:p w14:paraId="09687923" w14:textId="77777777" w:rsidR="00396315" w:rsidRPr="00DD4A12" w:rsidRDefault="00396315" w:rsidP="00FD33FA"/>
    <w:p w14:paraId="07FBFAAD" w14:textId="77777777" w:rsidR="007F46C9" w:rsidRPr="00DD4A12" w:rsidRDefault="007F46C9" w:rsidP="00FD33FA"/>
    <w:p w14:paraId="68CC72D9" w14:textId="77777777" w:rsidR="006327E6" w:rsidRPr="00DD4A12" w:rsidRDefault="006327E6" w:rsidP="00FD33FA"/>
    <w:p w14:paraId="7D9B7C46" w14:textId="77777777" w:rsidR="006327E6" w:rsidRPr="00DD4A12" w:rsidRDefault="006327E6" w:rsidP="00C661C5">
      <w:pPr>
        <w:ind w:firstLine="0"/>
      </w:pPr>
    </w:p>
    <w:p w14:paraId="50FB80A4" w14:textId="77777777" w:rsidR="007F46C9" w:rsidRPr="00DD4A12" w:rsidRDefault="007F46C9" w:rsidP="00FD33FA"/>
    <w:p w14:paraId="5B82ED1E" w14:textId="6785CBFE" w:rsidR="00396315" w:rsidRPr="009C2C8F" w:rsidRDefault="00C661C5" w:rsidP="009C2C8F">
      <w:pPr>
        <w:pStyle w:val="Nazovpracetitulka"/>
      </w:pPr>
      <w:r w:rsidRPr="009C2C8F">
        <w:t>MOBILNÁ APLIKÁCIA PRE DISTRIBUOVANÚ TVORBU NÁKUPNÝCH ZOZNAMOV</w:t>
      </w:r>
    </w:p>
    <w:p w14:paraId="48CF740F" w14:textId="4F5D8598" w:rsidR="00D257FB" w:rsidRPr="00DD4A12" w:rsidRDefault="006327E6" w:rsidP="006A46F3">
      <w:pPr>
        <w:pStyle w:val="Typprce"/>
      </w:pPr>
      <w:r w:rsidRPr="00DD4A12">
        <w:t>BAKALÁRSKA</w:t>
      </w:r>
      <w:r w:rsidR="00D83984" w:rsidRPr="00DD4A12">
        <w:t xml:space="preserve"> práca</w:t>
      </w:r>
    </w:p>
    <w:p w14:paraId="59A44D52" w14:textId="77777777" w:rsidR="00D257FB" w:rsidRPr="00DD4A12" w:rsidRDefault="00D257FB" w:rsidP="006A46F3">
      <w:pPr>
        <w:pStyle w:val="Typprce"/>
      </w:pPr>
    </w:p>
    <w:p w14:paraId="541AD294" w14:textId="77777777" w:rsidR="009F5F11" w:rsidRPr="00DD4A12" w:rsidRDefault="009F5F11" w:rsidP="00FD33FA"/>
    <w:p w14:paraId="240D4971" w14:textId="77777777" w:rsidR="009F5F11" w:rsidRPr="00DD4A12" w:rsidRDefault="009F5F11" w:rsidP="00FD33FA"/>
    <w:p w14:paraId="2CC72714" w14:textId="77777777" w:rsidR="0030590F" w:rsidRPr="00DD4A12" w:rsidRDefault="0030590F" w:rsidP="00FD33FA"/>
    <w:p w14:paraId="6F32F87D" w14:textId="77777777" w:rsidR="006327E6" w:rsidRPr="00DD4A12" w:rsidRDefault="006327E6" w:rsidP="00FD33FA"/>
    <w:p w14:paraId="1173C587" w14:textId="77777777" w:rsidR="006327E6" w:rsidRPr="00DD4A12" w:rsidRDefault="006327E6" w:rsidP="00FD33FA"/>
    <w:p w14:paraId="216D9819" w14:textId="77777777" w:rsidR="006327E6" w:rsidRPr="00DD4A12" w:rsidRDefault="006327E6" w:rsidP="00FD33FA"/>
    <w:p w14:paraId="0470B893" w14:textId="77777777" w:rsidR="006327E6" w:rsidRPr="00DD4A12" w:rsidRDefault="006327E6" w:rsidP="00FD33FA"/>
    <w:p w14:paraId="7365896F" w14:textId="77777777" w:rsidR="006327E6" w:rsidRPr="00DD4A12" w:rsidRDefault="006327E6" w:rsidP="00FD33FA"/>
    <w:p w14:paraId="195663B5" w14:textId="796E81D4" w:rsidR="006327E6" w:rsidRPr="00DD4A12" w:rsidRDefault="006327E6" w:rsidP="00FD33FA"/>
    <w:p w14:paraId="1F77902A" w14:textId="48E25CF8" w:rsidR="00EC636F" w:rsidRPr="00DD4A12" w:rsidRDefault="00EC636F" w:rsidP="00FD33FA"/>
    <w:p w14:paraId="511B83F7" w14:textId="77777777" w:rsidR="00C661C5" w:rsidRPr="00DD4A12" w:rsidRDefault="00C661C5" w:rsidP="00FD33FA"/>
    <w:p w14:paraId="2F157B66" w14:textId="77777777" w:rsidR="00EC636F" w:rsidRPr="00DD4A12" w:rsidRDefault="00EC636F" w:rsidP="00FD33FA"/>
    <w:p w14:paraId="7EC67CA0" w14:textId="27E1F34A" w:rsidR="00B401FF" w:rsidRPr="00DD4A12" w:rsidRDefault="006A46F3" w:rsidP="006A46F3">
      <w:pPr>
        <w:pStyle w:val="Skolitel"/>
        <w:tabs>
          <w:tab w:val="clear" w:pos="8820"/>
          <w:tab w:val="right" w:pos="8504"/>
        </w:tabs>
        <w:ind w:firstLine="0"/>
        <w:sectPr w:rsidR="00B401FF" w:rsidRPr="00DD4A12" w:rsidSect="00030AF3">
          <w:footerReference w:type="first" r:id="rId8"/>
          <w:pgSz w:w="11907" w:h="16840" w:code="9"/>
          <w:pgMar w:top="1418" w:right="1418" w:bottom="1418" w:left="1985" w:header="709" w:footer="709" w:gutter="0"/>
          <w:cols w:space="708"/>
          <w:titlePg/>
        </w:sectPr>
      </w:pPr>
      <w:r w:rsidRPr="006A46F3">
        <w:rPr>
          <w:b/>
          <w:bCs/>
          <w:highlight w:val="yellow"/>
        </w:rPr>
        <w:t>2024</w:t>
      </w:r>
      <w:r w:rsidRPr="00E24F81">
        <w:rPr>
          <w:b/>
          <w:bCs/>
        </w:rPr>
        <w:t xml:space="preserve"> </w:t>
      </w:r>
      <w:r w:rsidRPr="00E24F81">
        <w:rPr>
          <w:b/>
          <w:bCs/>
        </w:rPr>
        <w:tab/>
      </w:r>
      <w:r w:rsidRPr="006A46F3">
        <w:rPr>
          <w:b/>
          <w:bCs/>
          <w:highlight w:val="yellow"/>
        </w:rPr>
        <w:t>MATEJ TUREK</w:t>
      </w:r>
    </w:p>
    <w:p w14:paraId="65BED366" w14:textId="77777777" w:rsidR="006A46F3" w:rsidRPr="006A46F3" w:rsidRDefault="006A46F3" w:rsidP="006A46F3">
      <w:pPr>
        <w:pStyle w:val="Nzovfakulty"/>
      </w:pPr>
      <w:r w:rsidRPr="006A46F3">
        <w:lastRenderedPageBreak/>
        <w:t>UNIVERZITA KONŠTANTÍNA FILOZOFA V NITRE</w:t>
      </w:r>
    </w:p>
    <w:p w14:paraId="64C0D774" w14:textId="77777777" w:rsidR="006A46F3" w:rsidRPr="006A46F3" w:rsidRDefault="006A46F3" w:rsidP="006A46F3">
      <w:pPr>
        <w:pStyle w:val="Nzovfakulty"/>
        <w:rPr>
          <w:sz w:val="30"/>
          <w:szCs w:val="30"/>
        </w:rPr>
      </w:pPr>
      <w:r w:rsidRPr="006A46F3">
        <w:rPr>
          <w:sz w:val="30"/>
          <w:szCs w:val="30"/>
        </w:rPr>
        <w:t>FAKULTA PRÍRODNÝCH VIED A INFORMATIKY</w:t>
      </w:r>
    </w:p>
    <w:p w14:paraId="09A631AF" w14:textId="29F63793" w:rsidR="009F5F11" w:rsidRPr="00DD4A12" w:rsidRDefault="009F5F11" w:rsidP="006A46F3">
      <w:pPr>
        <w:pStyle w:val="Nzovfakulty"/>
      </w:pPr>
    </w:p>
    <w:p w14:paraId="47CCB7E0" w14:textId="77777777" w:rsidR="009F5F11" w:rsidRPr="00DD4A12" w:rsidRDefault="009F5F11" w:rsidP="00FD33FA"/>
    <w:p w14:paraId="13B6FA26" w14:textId="77777777" w:rsidR="009F5F11" w:rsidRPr="00DD4A12" w:rsidRDefault="009F5F11" w:rsidP="00FD33FA"/>
    <w:p w14:paraId="6DA73B40" w14:textId="77777777" w:rsidR="009F5F11" w:rsidRPr="00DD4A12" w:rsidRDefault="009F5F11" w:rsidP="00FD33FA"/>
    <w:p w14:paraId="4398EFF9" w14:textId="77777777" w:rsidR="006327E6" w:rsidRPr="00DD4A12" w:rsidRDefault="006327E6" w:rsidP="00FD33FA"/>
    <w:p w14:paraId="5D3B08AF" w14:textId="77777777" w:rsidR="006327E6" w:rsidRPr="00DD4A12" w:rsidRDefault="006327E6" w:rsidP="00FD33FA"/>
    <w:p w14:paraId="3CC90AA0" w14:textId="77777777" w:rsidR="002E1871" w:rsidRPr="00DD4A12" w:rsidRDefault="002E1871" w:rsidP="00FD33FA"/>
    <w:p w14:paraId="07A968EE" w14:textId="77777777" w:rsidR="002E1871" w:rsidRPr="00DD4A12" w:rsidRDefault="002E1871" w:rsidP="00FD33FA"/>
    <w:p w14:paraId="092B2CE9" w14:textId="77777777" w:rsidR="00455073" w:rsidRPr="00DD4A12" w:rsidRDefault="00455073" w:rsidP="00FD33FA"/>
    <w:p w14:paraId="58668DD5" w14:textId="77777777" w:rsidR="00D257FB" w:rsidRPr="00DD4A12" w:rsidRDefault="00D257FB" w:rsidP="00FD33FA"/>
    <w:p w14:paraId="667D6379" w14:textId="77777777" w:rsidR="00C661C5" w:rsidRPr="00DD4A12" w:rsidRDefault="00C661C5" w:rsidP="00C661C5">
      <w:pPr>
        <w:ind w:firstLine="0"/>
      </w:pPr>
    </w:p>
    <w:p w14:paraId="735E0E38" w14:textId="77777777" w:rsidR="00C661C5" w:rsidRPr="00DD4A12" w:rsidRDefault="00C661C5" w:rsidP="00C661C5">
      <w:pPr>
        <w:jc w:val="center"/>
        <w:rPr>
          <w:b/>
          <w:sz w:val="32"/>
          <w:szCs w:val="32"/>
        </w:rPr>
      </w:pPr>
      <w:r w:rsidRPr="00DD4A12">
        <w:rPr>
          <w:b/>
          <w:sz w:val="32"/>
          <w:szCs w:val="32"/>
        </w:rPr>
        <w:t>MOBILNÁ APLIKÁCIA PRE DISTRIBUOVANÚ TVORBU NÁKUPNÝCH ZOZNAMOV</w:t>
      </w:r>
    </w:p>
    <w:p w14:paraId="17401508" w14:textId="61F103DF" w:rsidR="009F5F11" w:rsidRPr="006A46F3" w:rsidRDefault="006327E6" w:rsidP="006A46F3">
      <w:pPr>
        <w:pStyle w:val="Typprce"/>
      </w:pPr>
      <w:r w:rsidRPr="006A46F3">
        <w:t>BAKALÁRSKA</w:t>
      </w:r>
      <w:r w:rsidR="004E7A0E" w:rsidRPr="006A46F3">
        <w:t xml:space="preserve"> práca </w:t>
      </w:r>
    </w:p>
    <w:p w14:paraId="10738271" w14:textId="77777777" w:rsidR="007F46C9" w:rsidRPr="00DD4A12" w:rsidRDefault="007F46C9" w:rsidP="00FD33FA"/>
    <w:p w14:paraId="3A5FD4CF" w14:textId="77777777" w:rsidR="006327E6" w:rsidRPr="00DD4A12" w:rsidRDefault="006327E6" w:rsidP="00FD33FA"/>
    <w:p w14:paraId="0973E60A" w14:textId="77777777" w:rsidR="006327E6" w:rsidRPr="00DD4A12" w:rsidRDefault="006327E6" w:rsidP="00FD33FA"/>
    <w:p w14:paraId="3E4CC322" w14:textId="77777777" w:rsidR="006327E6" w:rsidRPr="00DD4A12" w:rsidRDefault="006327E6" w:rsidP="00FD33FA"/>
    <w:p w14:paraId="21E6BD5B" w14:textId="77777777" w:rsidR="006327E6" w:rsidRPr="00DD4A12" w:rsidRDefault="006327E6" w:rsidP="00FD33FA"/>
    <w:p w14:paraId="2BFB02E8" w14:textId="77777777" w:rsidR="006327E6" w:rsidRPr="00DD4A12" w:rsidRDefault="006327E6" w:rsidP="00FD33FA"/>
    <w:p w14:paraId="7F39B53F" w14:textId="45F8E1A3" w:rsidR="00115E41" w:rsidRPr="00DD4A12" w:rsidRDefault="00B42515" w:rsidP="00E24F81">
      <w:pPr>
        <w:ind w:firstLine="0"/>
      </w:pPr>
      <w:r w:rsidRPr="00DD4A12">
        <w:t>Študijný odbor:</w:t>
      </w:r>
      <w:r w:rsidRPr="00DD4A12">
        <w:tab/>
      </w:r>
      <w:r w:rsidR="00E24F81" w:rsidRPr="00DD4A12">
        <w:tab/>
      </w:r>
      <w:r w:rsidR="00115E41" w:rsidRPr="00DD4A12">
        <w:t xml:space="preserve">18. Informatika </w:t>
      </w:r>
    </w:p>
    <w:p w14:paraId="6326F185" w14:textId="77F50B05" w:rsidR="00B42515" w:rsidRPr="00DD4A12" w:rsidRDefault="00B42515" w:rsidP="00E24F81">
      <w:pPr>
        <w:ind w:firstLine="0"/>
      </w:pPr>
      <w:r w:rsidRPr="00DD4A12">
        <w:t>Študijný program:</w:t>
      </w:r>
      <w:r w:rsidRPr="00DD4A12">
        <w:tab/>
      </w:r>
      <w:r w:rsidR="00E24F81" w:rsidRPr="00DD4A12">
        <w:tab/>
      </w:r>
      <w:r w:rsidRPr="00DD4A12">
        <w:t xml:space="preserve">Aplikovaná informatika </w:t>
      </w:r>
    </w:p>
    <w:p w14:paraId="680C5A66" w14:textId="0EB4B2BC" w:rsidR="00AB6535" w:rsidRPr="00DD4A12" w:rsidRDefault="00D16742" w:rsidP="00E24F81">
      <w:pPr>
        <w:ind w:firstLine="0"/>
      </w:pPr>
      <w:r w:rsidRPr="00DD4A12">
        <w:t>Školiace pracovisko:</w:t>
      </w:r>
      <w:r w:rsidRPr="00DD4A12">
        <w:tab/>
      </w:r>
      <w:r w:rsidR="00E24F81" w:rsidRPr="00DD4A12">
        <w:tab/>
      </w:r>
      <w:r w:rsidRPr="00DD4A12">
        <w:t>Katedra informatiky</w:t>
      </w:r>
    </w:p>
    <w:p w14:paraId="3CF4E827" w14:textId="743886F9" w:rsidR="00D16742" w:rsidRPr="00DD4A12" w:rsidRDefault="00D16742" w:rsidP="00E24F81">
      <w:pPr>
        <w:ind w:firstLine="0"/>
      </w:pPr>
      <w:r w:rsidRPr="00DD4A12">
        <w:t xml:space="preserve">Školiteľ: </w:t>
      </w:r>
      <w:r w:rsidRPr="00DD4A12">
        <w:tab/>
      </w:r>
      <w:r w:rsidR="00E24F81" w:rsidRPr="00DD4A12">
        <w:tab/>
      </w:r>
      <w:r w:rsidR="00E24F81" w:rsidRPr="00DD4A12">
        <w:tab/>
      </w:r>
      <w:r w:rsidR="00C661C5" w:rsidRPr="00DD4A12">
        <w:t>RNDr. Ján Skalka, PhD</w:t>
      </w:r>
    </w:p>
    <w:p w14:paraId="1A7AE5A1" w14:textId="77777777" w:rsidR="00E04983" w:rsidRPr="00DD4A12" w:rsidRDefault="00E04983" w:rsidP="00FD33FA"/>
    <w:p w14:paraId="77C81392" w14:textId="77777777" w:rsidR="006327E6" w:rsidRPr="00DD4A12" w:rsidRDefault="006327E6" w:rsidP="00FD33FA"/>
    <w:p w14:paraId="51A3D02F" w14:textId="77777777" w:rsidR="006B3945" w:rsidRPr="00DD4A12" w:rsidRDefault="006B3945" w:rsidP="00FD33FA"/>
    <w:p w14:paraId="794552F0" w14:textId="09C8CE1F" w:rsidR="006A46F3" w:rsidRPr="00F85783" w:rsidRDefault="006A46F3" w:rsidP="006A46F3">
      <w:pPr>
        <w:pStyle w:val="Skolitel"/>
        <w:ind w:firstLine="0"/>
      </w:pPr>
      <w:r w:rsidRPr="00F85783">
        <w:t>Nitra 202</w:t>
      </w:r>
      <w:r>
        <w:t>4</w:t>
      </w:r>
      <w:r w:rsidRPr="00F85783">
        <w:tab/>
      </w:r>
      <w:r>
        <w:t>Matej Turek</w:t>
      </w:r>
    </w:p>
    <w:p w14:paraId="157166C9" w14:textId="5D5E8763" w:rsidR="00B401FF" w:rsidRPr="00DD4A12" w:rsidRDefault="00DA36D9" w:rsidP="000002CD">
      <w:pPr>
        <w:pStyle w:val="ZPNormalnyText"/>
        <w:rPr>
          <w:rStyle w:val="NecislovanynazovCharChar"/>
          <w:color w:val="FFFFFF" w:themeColor="background1"/>
          <w:sz w:val="24"/>
          <w:szCs w:val="24"/>
          <w:highlight w:val="red"/>
        </w:rPr>
      </w:pPr>
      <w:r w:rsidRPr="00DD4A12">
        <w:rPr>
          <w:noProof/>
        </w:rPr>
        <w:lastRenderedPageBreak/>
        <w:drawing>
          <wp:inline distT="0" distB="0" distL="0" distR="0" wp14:anchorId="0F37E6A1" wp14:editId="76472069">
            <wp:extent cx="5219065" cy="7381810"/>
            <wp:effectExtent l="0" t="0" r="635" b="0"/>
            <wp:docPr id="2028691899" name="Obrázok 3" descr="Obrázok, na ktorom je text, snímka obrazovky, písmo, lis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691899" name="Obrázok 3" descr="Obrázok, na ktorom je text, snímka obrazovky, písmo, list&#10;&#10;Automaticky generovaný popi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27729" cy="7394065"/>
                    </a:xfrm>
                    <a:prstGeom prst="rect">
                      <a:avLst/>
                    </a:prstGeom>
                    <a:noFill/>
                    <a:ln>
                      <a:noFill/>
                    </a:ln>
                  </pic:spPr>
                </pic:pic>
              </a:graphicData>
            </a:graphic>
          </wp:inline>
        </w:drawing>
      </w:r>
    </w:p>
    <w:p w14:paraId="5E93295E" w14:textId="7FC73E5A" w:rsidR="00DA36D9" w:rsidRPr="00DD4A12" w:rsidRDefault="00DA36D9" w:rsidP="000002CD">
      <w:pPr>
        <w:pStyle w:val="ZPNormalnyText"/>
        <w:rPr>
          <w:rStyle w:val="NecislovanynazovCharChar"/>
          <w:color w:val="FFFFFF" w:themeColor="background1"/>
          <w:sz w:val="24"/>
          <w:szCs w:val="24"/>
          <w:highlight w:val="red"/>
        </w:rPr>
      </w:pPr>
    </w:p>
    <w:p w14:paraId="19AFFA0F" w14:textId="77777777" w:rsidR="00DA36D9" w:rsidRPr="00DD4A12" w:rsidRDefault="00DA36D9">
      <w:pPr>
        <w:ind w:firstLine="0"/>
        <w:rPr>
          <w:rStyle w:val="NecislovanynazovCharChar"/>
          <w:rFonts w:eastAsia="SimSun"/>
          <w:bCs/>
          <w:color w:val="FFFFFF" w:themeColor="background1"/>
          <w:position w:val="2"/>
          <w:sz w:val="24"/>
          <w:szCs w:val="24"/>
          <w:highlight w:val="red"/>
        </w:rPr>
      </w:pPr>
      <w:r w:rsidRPr="00DD4A12">
        <w:rPr>
          <w:rStyle w:val="NecislovanynazovCharChar"/>
          <w:color w:val="FFFFFF" w:themeColor="background1"/>
          <w:sz w:val="24"/>
          <w:szCs w:val="24"/>
          <w:highlight w:val="red"/>
        </w:rPr>
        <w:br w:type="page"/>
      </w:r>
    </w:p>
    <w:p w14:paraId="36B2ADED" w14:textId="0F18D291" w:rsidR="00DA36D9" w:rsidRPr="00DD4A12" w:rsidRDefault="00DA36D9" w:rsidP="000002CD">
      <w:pPr>
        <w:pStyle w:val="ZPNormalnyText"/>
        <w:rPr>
          <w:rStyle w:val="NecislovanynazovCharChar"/>
          <w:color w:val="FFFFFF" w:themeColor="background1"/>
          <w:sz w:val="24"/>
          <w:szCs w:val="24"/>
          <w:highlight w:val="red"/>
        </w:rPr>
      </w:pPr>
      <w:r w:rsidRPr="00DD4A12">
        <w:rPr>
          <w:noProof/>
        </w:rPr>
        <w:lastRenderedPageBreak/>
        <w:drawing>
          <wp:inline distT="0" distB="0" distL="0" distR="0" wp14:anchorId="4652B23B" wp14:editId="7D724F9D">
            <wp:extent cx="5400040" cy="7637780"/>
            <wp:effectExtent l="0" t="0" r="0" b="1270"/>
            <wp:docPr id="206247264" name="Obrázok 4"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47264" name="Obrázok 4" descr="Obrázok, na ktorom je text, snímka obrazovky, písmo, dizajn&#10;&#10;Automaticky generovaný pop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7637780"/>
                    </a:xfrm>
                    <a:prstGeom prst="rect">
                      <a:avLst/>
                    </a:prstGeom>
                    <a:noFill/>
                    <a:ln>
                      <a:noFill/>
                    </a:ln>
                  </pic:spPr>
                </pic:pic>
              </a:graphicData>
            </a:graphic>
          </wp:inline>
        </w:drawing>
      </w:r>
    </w:p>
    <w:p w14:paraId="0222F683" w14:textId="77777777" w:rsidR="00B401FF" w:rsidRPr="00DD4A12" w:rsidRDefault="00B401FF" w:rsidP="000002CD">
      <w:pPr>
        <w:pStyle w:val="ZPNormalnyText"/>
        <w:rPr>
          <w:rStyle w:val="NecislovanynazovCharChar"/>
          <w:color w:val="FFFFFF" w:themeColor="background1"/>
          <w:sz w:val="24"/>
          <w:szCs w:val="24"/>
          <w:highlight w:val="red"/>
        </w:rPr>
      </w:pPr>
    </w:p>
    <w:p w14:paraId="1257BCF6" w14:textId="77777777" w:rsidR="00B401FF" w:rsidRPr="00DD4A12" w:rsidRDefault="00B401FF" w:rsidP="000002CD">
      <w:pPr>
        <w:pStyle w:val="ZPNormalnyText"/>
        <w:rPr>
          <w:rStyle w:val="NecislovanynazovCharChar"/>
          <w:color w:val="FFFFFF" w:themeColor="background1"/>
          <w:sz w:val="24"/>
          <w:szCs w:val="24"/>
          <w:highlight w:val="red"/>
        </w:rPr>
      </w:pPr>
    </w:p>
    <w:p w14:paraId="088E58A2" w14:textId="77777777" w:rsidR="00517404" w:rsidRPr="00DD4A12" w:rsidRDefault="00F95393" w:rsidP="00DA36D9">
      <w:pPr>
        <w:ind w:firstLine="0"/>
        <w:rPr>
          <w:rStyle w:val="NecislovanynazovCharChar"/>
          <w:b w:val="0"/>
          <w:sz w:val="24"/>
          <w:szCs w:val="24"/>
        </w:rPr>
      </w:pPr>
      <w:r w:rsidRPr="00DD4A12">
        <w:rPr>
          <w:rStyle w:val="NecislovanynazovCharChar"/>
          <w:b w:val="0"/>
          <w:sz w:val="24"/>
          <w:szCs w:val="24"/>
        </w:rPr>
        <w:br w:type="page"/>
      </w:r>
    </w:p>
    <w:p w14:paraId="57EAEB95" w14:textId="77777777" w:rsidR="00C84314" w:rsidRPr="00DD4A12" w:rsidRDefault="00C84314" w:rsidP="00FD33FA">
      <w:bookmarkStart w:id="7" w:name="_Toc309047200"/>
      <w:bookmarkStart w:id="8" w:name="_Toc309047429"/>
      <w:bookmarkStart w:id="9" w:name="_Toc309047475"/>
      <w:bookmarkStart w:id="10" w:name="_Toc309047592"/>
    </w:p>
    <w:p w14:paraId="6A5C9DD3" w14:textId="77777777" w:rsidR="00C84314" w:rsidRPr="00DD4A12" w:rsidRDefault="00C84314" w:rsidP="00FD33FA"/>
    <w:p w14:paraId="7E1F9AAA" w14:textId="77777777" w:rsidR="00C84314" w:rsidRPr="00DD4A12" w:rsidRDefault="00C84314" w:rsidP="00FD33FA"/>
    <w:p w14:paraId="1D7D64FF" w14:textId="77777777" w:rsidR="00C84314" w:rsidRPr="00DD4A12" w:rsidRDefault="00C84314" w:rsidP="00FD33FA"/>
    <w:p w14:paraId="6E983A37" w14:textId="77777777" w:rsidR="00C84314" w:rsidRPr="00DD4A12" w:rsidRDefault="00C84314" w:rsidP="00FD33FA"/>
    <w:p w14:paraId="60FE36EE" w14:textId="77777777" w:rsidR="00C84314" w:rsidRPr="00DD4A12" w:rsidRDefault="00C84314" w:rsidP="00FD33FA"/>
    <w:p w14:paraId="138E387B" w14:textId="77777777" w:rsidR="00C84314" w:rsidRPr="00DD4A12" w:rsidRDefault="00C84314" w:rsidP="00FD33FA"/>
    <w:p w14:paraId="52198F5D" w14:textId="77777777" w:rsidR="00C84314" w:rsidRPr="00DD4A12" w:rsidRDefault="00C84314" w:rsidP="00FD33FA"/>
    <w:p w14:paraId="399DC3F8" w14:textId="77777777" w:rsidR="00C84314" w:rsidRPr="00DD4A12" w:rsidRDefault="00C84314" w:rsidP="00FD33FA"/>
    <w:p w14:paraId="7473CB1F" w14:textId="77777777" w:rsidR="00C84314" w:rsidRPr="00DD4A12" w:rsidRDefault="00C84314" w:rsidP="00FD33FA"/>
    <w:p w14:paraId="19444FC9" w14:textId="77777777" w:rsidR="00262858" w:rsidRPr="00DD4A12" w:rsidRDefault="00262858" w:rsidP="00FD33FA"/>
    <w:p w14:paraId="6CB59EAB" w14:textId="6CDE2125" w:rsidR="00262858" w:rsidRPr="00DD4A12" w:rsidRDefault="00262858" w:rsidP="00FD33FA"/>
    <w:p w14:paraId="20AA8CB1" w14:textId="49E42CB4" w:rsidR="00323074" w:rsidRPr="00DD4A12" w:rsidRDefault="00323074" w:rsidP="00FD33FA"/>
    <w:p w14:paraId="5193DD64" w14:textId="30A123AA" w:rsidR="00323074" w:rsidRPr="00DD4A12" w:rsidRDefault="00323074" w:rsidP="00FD33FA"/>
    <w:p w14:paraId="30E1FE89" w14:textId="68EE9613" w:rsidR="00323074" w:rsidRPr="00DD4A12" w:rsidRDefault="00323074" w:rsidP="00FD33FA"/>
    <w:p w14:paraId="24003B9C" w14:textId="37FB87F2" w:rsidR="00323074" w:rsidRPr="00DD4A12" w:rsidRDefault="00323074" w:rsidP="00FD33FA"/>
    <w:p w14:paraId="479B1233" w14:textId="23160CB7" w:rsidR="00323074" w:rsidRPr="00DD4A12" w:rsidRDefault="00323074" w:rsidP="00FD33FA"/>
    <w:p w14:paraId="1FF28852" w14:textId="36648256" w:rsidR="00323074" w:rsidRPr="00DD4A12" w:rsidRDefault="00323074" w:rsidP="00FD33FA"/>
    <w:p w14:paraId="48E90132" w14:textId="2DDFC0D8" w:rsidR="00323074" w:rsidRPr="00DD4A12" w:rsidRDefault="00323074" w:rsidP="00FD33FA"/>
    <w:p w14:paraId="7BF5E499" w14:textId="234FC263" w:rsidR="00323074" w:rsidRPr="00DD4A12" w:rsidRDefault="00323074" w:rsidP="00FD33FA"/>
    <w:p w14:paraId="45E10CBB" w14:textId="65B247AF" w:rsidR="00323074" w:rsidRPr="00DD4A12" w:rsidRDefault="00323074" w:rsidP="00FD33FA"/>
    <w:p w14:paraId="0374F80B" w14:textId="77777777" w:rsidR="00323074" w:rsidRDefault="00323074" w:rsidP="00FD33FA"/>
    <w:p w14:paraId="735B9281" w14:textId="77777777" w:rsidR="000D632E" w:rsidRDefault="000D632E" w:rsidP="00FD33FA"/>
    <w:p w14:paraId="5DA8E618" w14:textId="77777777" w:rsidR="000D632E" w:rsidRDefault="000D632E" w:rsidP="00FD33FA"/>
    <w:p w14:paraId="392140B7" w14:textId="77777777" w:rsidR="000D632E" w:rsidRPr="00DD4A12" w:rsidRDefault="000D632E" w:rsidP="00C17163">
      <w:pPr>
        <w:pStyle w:val="Nadpis1"/>
      </w:pPr>
    </w:p>
    <w:p w14:paraId="0F584667" w14:textId="77777777" w:rsidR="000D632E" w:rsidRDefault="000D632E" w:rsidP="00C17163">
      <w:pPr>
        <w:pStyle w:val="Nadpis1"/>
      </w:pPr>
    </w:p>
    <w:p w14:paraId="5D6E7DA1" w14:textId="4C0F273B" w:rsidR="00471624" w:rsidRPr="002065FD" w:rsidRDefault="000D632E" w:rsidP="000D632E">
      <w:pPr>
        <w:spacing w:after="240"/>
        <w:ind w:firstLine="0"/>
        <w:rPr>
          <w:b/>
          <w:bCs/>
          <w:sz w:val="32"/>
          <w:szCs w:val="32"/>
        </w:rPr>
      </w:pPr>
      <w:r w:rsidRPr="002065FD">
        <w:rPr>
          <w:b/>
          <w:bCs/>
          <w:sz w:val="32"/>
          <w:szCs w:val="32"/>
        </w:rPr>
        <w:t xml:space="preserve">POĎAKOVANIE </w:t>
      </w:r>
    </w:p>
    <w:p w14:paraId="72D6626D" w14:textId="44A18049" w:rsidR="00471624" w:rsidRPr="002065FD" w:rsidRDefault="00471624" w:rsidP="00471624">
      <w:pPr>
        <w:rPr>
          <w:b/>
        </w:rPr>
      </w:pPr>
      <w:r w:rsidRPr="002065FD">
        <w:t xml:space="preserve">Na tomto mieste </w:t>
      </w:r>
      <w:r w:rsidR="000D632E" w:rsidRPr="002065FD">
        <w:t xml:space="preserve">si dovoľujem poďakovať môjmu školiteľovi a vedúcemu Katedry informatiky RNDr. Jánovi </w:t>
      </w:r>
      <w:proofErr w:type="spellStart"/>
      <w:r w:rsidR="000D632E" w:rsidRPr="002065FD">
        <w:t>Skalkovi</w:t>
      </w:r>
      <w:proofErr w:type="spellEnd"/>
      <w:r w:rsidR="000D632E" w:rsidRPr="002065FD">
        <w:t xml:space="preserve">, PhD. za </w:t>
      </w:r>
      <w:r w:rsidRPr="002065FD">
        <w:t xml:space="preserve">pripomienky a odbornú pomoc pri vypracovaní práce. </w:t>
      </w:r>
      <w:r w:rsidR="0043506B">
        <w:t xml:space="preserve">Vďaka jeho ochote pomôcť, cenným radám, ale aj času strávenému korigovaním práce som mu povďačný za skompletizovanie mojej bakalárskej práce.  </w:t>
      </w:r>
    </w:p>
    <w:p w14:paraId="258AE0BE" w14:textId="77777777" w:rsidR="00471624" w:rsidRPr="00F85783" w:rsidRDefault="00471624" w:rsidP="00471624">
      <w:pPr>
        <w:rPr>
          <w:rStyle w:val="NecislovanynazovCharChar"/>
          <w:sz w:val="24"/>
          <w:szCs w:val="24"/>
          <w:highlight w:val="green"/>
        </w:rPr>
      </w:pPr>
    </w:p>
    <w:p w14:paraId="5BDC974A" w14:textId="77777777" w:rsidR="00471624" w:rsidRPr="00F85783" w:rsidRDefault="00471624" w:rsidP="00471624">
      <w:pPr>
        <w:rPr>
          <w:rStyle w:val="NecislovanynazovCharChar"/>
          <w:sz w:val="24"/>
          <w:szCs w:val="24"/>
          <w:highlight w:val="green"/>
        </w:rPr>
      </w:pPr>
    </w:p>
    <w:p w14:paraId="714823F4" w14:textId="61482A40" w:rsidR="00564B31" w:rsidRPr="007C0CA0" w:rsidRDefault="009F5F11" w:rsidP="007C0CA0">
      <w:pPr>
        <w:spacing w:after="240"/>
        <w:ind w:firstLine="0"/>
        <w:rPr>
          <w:b/>
          <w:bCs/>
          <w:sz w:val="32"/>
          <w:szCs w:val="32"/>
        </w:rPr>
      </w:pPr>
      <w:bookmarkStart w:id="11" w:name="_Toc309047430"/>
      <w:bookmarkStart w:id="12" w:name="_Toc309047476"/>
      <w:bookmarkStart w:id="13" w:name="_Toc309047593"/>
      <w:bookmarkStart w:id="14" w:name="_Toc309114061"/>
      <w:bookmarkStart w:id="15" w:name="_Toc318099695"/>
      <w:bookmarkStart w:id="16" w:name="_Toc339279006"/>
      <w:bookmarkStart w:id="17" w:name="_Toc476657454"/>
      <w:bookmarkStart w:id="18" w:name="_Toc99180811"/>
      <w:bookmarkStart w:id="19" w:name="_Toc114690682"/>
      <w:bookmarkStart w:id="20" w:name="_Toc115115629"/>
      <w:bookmarkStart w:id="21" w:name="_Toc115510274"/>
      <w:bookmarkStart w:id="22" w:name="_Toc115521423"/>
      <w:bookmarkStart w:id="23" w:name="_Toc115533865"/>
      <w:bookmarkEnd w:id="7"/>
      <w:bookmarkEnd w:id="8"/>
      <w:bookmarkEnd w:id="9"/>
      <w:bookmarkEnd w:id="10"/>
      <w:r w:rsidRPr="007C0CA0">
        <w:rPr>
          <w:b/>
          <w:bCs/>
          <w:sz w:val="32"/>
          <w:szCs w:val="32"/>
        </w:rPr>
        <w:t>ABSTRAKT</w:t>
      </w:r>
      <w:bookmarkEnd w:id="11"/>
      <w:bookmarkEnd w:id="12"/>
      <w:bookmarkEnd w:id="13"/>
      <w:bookmarkEnd w:id="14"/>
      <w:bookmarkEnd w:id="15"/>
      <w:bookmarkEnd w:id="16"/>
      <w:bookmarkEnd w:id="17"/>
      <w:bookmarkEnd w:id="18"/>
      <w:bookmarkEnd w:id="19"/>
      <w:bookmarkEnd w:id="20"/>
      <w:bookmarkEnd w:id="21"/>
      <w:bookmarkEnd w:id="22"/>
      <w:bookmarkEnd w:id="23"/>
    </w:p>
    <w:p w14:paraId="535A6516" w14:textId="7950BE94" w:rsidR="00FF01E0" w:rsidRPr="00DD4A12" w:rsidRDefault="00564B31" w:rsidP="00FD33FA">
      <w:r w:rsidRPr="00DD4A12">
        <w:t>TUREK</w:t>
      </w:r>
      <w:r w:rsidR="00FF01E0" w:rsidRPr="00DD4A12">
        <w:t xml:space="preserve">, </w:t>
      </w:r>
      <w:r w:rsidRPr="00DD4A12">
        <w:t>Matej</w:t>
      </w:r>
      <w:r w:rsidR="00FF01E0" w:rsidRPr="00DD4A12">
        <w:t xml:space="preserve">: </w:t>
      </w:r>
      <w:r w:rsidRPr="00DD4A12">
        <w:t>Mobilná aplikácia pre distribuovanú tvorbu nákupných zoznamov</w:t>
      </w:r>
      <w:r w:rsidR="00FF01E0" w:rsidRPr="00DD4A12">
        <w:t>. [</w:t>
      </w:r>
      <w:r w:rsidR="00437409" w:rsidRPr="00DD4A12">
        <w:t>Bakalárska</w:t>
      </w:r>
      <w:r w:rsidRPr="00DD4A12">
        <w:t xml:space="preserve"> </w:t>
      </w:r>
      <w:r w:rsidR="00437409" w:rsidRPr="00DD4A12">
        <w:t>práca</w:t>
      </w:r>
      <w:r w:rsidR="00FF01E0" w:rsidRPr="00DD4A12">
        <w:t>]. Univerzita Konštantína Filozofa v Nitre. Fakulta prírodných vied</w:t>
      </w:r>
      <w:r w:rsidR="00D536AF" w:rsidRPr="00DD4A12">
        <w:t xml:space="preserve"> a informatiky</w:t>
      </w:r>
      <w:r w:rsidR="00FF01E0" w:rsidRPr="00DD4A12">
        <w:t xml:space="preserve">. Školiteľ: </w:t>
      </w:r>
      <w:r w:rsidRPr="00DD4A12">
        <w:t>RNDr. Ján Skalka, PhD</w:t>
      </w:r>
      <w:r w:rsidR="00FF01E0" w:rsidRPr="00DD4A12">
        <w:t xml:space="preserve">. Stupeň odbornej kvalifikácie: Bakalár odboru Aplikovaná informatika. Nitra: </w:t>
      </w:r>
      <w:proofErr w:type="spellStart"/>
      <w:r w:rsidR="00FF01E0" w:rsidRPr="00DD4A12">
        <w:t>FPV</w:t>
      </w:r>
      <w:r w:rsidR="00D536AF" w:rsidRPr="00DD4A12">
        <w:t>aI</w:t>
      </w:r>
      <w:proofErr w:type="spellEnd"/>
      <w:r w:rsidR="00FF01E0" w:rsidRPr="00DD4A12">
        <w:t>, 20</w:t>
      </w:r>
      <w:r w:rsidR="00D536AF" w:rsidRPr="00DD4A12">
        <w:t>2</w:t>
      </w:r>
      <w:r w:rsidRPr="00DD4A12">
        <w:t>3</w:t>
      </w:r>
      <w:r w:rsidR="00FF01E0" w:rsidRPr="00DD4A12">
        <w:t xml:space="preserve">. .... s. </w:t>
      </w:r>
      <w:r w:rsidR="00FF01E0" w:rsidRPr="000D632E">
        <w:rPr>
          <w:highlight w:val="yellow"/>
        </w:rPr>
        <w:t xml:space="preserve">(uviesť počet strán </w:t>
      </w:r>
      <w:r w:rsidR="00F92B64" w:rsidRPr="000D632E">
        <w:rPr>
          <w:highlight w:val="yellow"/>
        </w:rPr>
        <w:t>ZP</w:t>
      </w:r>
      <w:r w:rsidR="00FF01E0" w:rsidRPr="000D632E">
        <w:rPr>
          <w:highlight w:val="yellow"/>
        </w:rPr>
        <w:t>)</w:t>
      </w:r>
      <w:r w:rsidR="00E213DB" w:rsidRPr="000D632E">
        <w:rPr>
          <w:highlight w:val="yellow"/>
        </w:rPr>
        <w:t>.</w:t>
      </w:r>
    </w:p>
    <w:p w14:paraId="4E63C210" w14:textId="77777777" w:rsidR="00564B31" w:rsidRPr="00DD4A12" w:rsidRDefault="00564B31" w:rsidP="00FD33FA"/>
    <w:p w14:paraId="106EE243" w14:textId="2B7F0B88" w:rsidR="002F541A" w:rsidRPr="00DD4A12" w:rsidRDefault="002F541A" w:rsidP="00FD33FA">
      <w:r w:rsidRPr="00DD4A12">
        <w:t xml:space="preserve">Cieľom práce je </w:t>
      </w:r>
      <w:r w:rsidR="008F4A09" w:rsidRPr="00DD4A12">
        <w:t>analyzovanie existujúcich aplikácii pre tvorbu nákupných zoznamov, následné ich porovnanie a na záver implementácia vlastnej aplikácie pre tvorbu nákupného zoznamu. Aplikácia bude implementovaná pre operačný systém Android a bude komunikovať so serverom pre získavanie a posielanie dát vo formáte JSON. Z funkcionálneho hľadiska aplikácia bude umožňovať prihlásenie a registráciu používateľom, tvorbu nákupných zoznamov a </w:t>
      </w:r>
      <w:proofErr w:type="spellStart"/>
      <w:r w:rsidR="008F4A09" w:rsidRPr="00DD4A12">
        <w:t>podzoznamov</w:t>
      </w:r>
      <w:proofErr w:type="spellEnd"/>
      <w:r w:rsidR="008F4A09" w:rsidRPr="00DD4A12">
        <w:t xml:space="preserve">, zdieľanie zoznamov s ostatnými </w:t>
      </w:r>
      <w:r w:rsidR="00675794">
        <w:t>po</w:t>
      </w:r>
      <w:r w:rsidR="008F4A09" w:rsidRPr="00DD4A12">
        <w:t xml:space="preserve">užívateľmi, radenie a vyhľadávanie položiek v zozname. </w:t>
      </w:r>
    </w:p>
    <w:p w14:paraId="751266B7" w14:textId="77777777" w:rsidR="002F541A" w:rsidRPr="00DD4A12" w:rsidRDefault="002F541A" w:rsidP="00FD33FA"/>
    <w:p w14:paraId="11EF30B9" w14:textId="21E7BD22" w:rsidR="002F541A" w:rsidRPr="00DD4A12" w:rsidRDefault="002F541A" w:rsidP="00FD33FA">
      <w:r w:rsidRPr="00DD4A12">
        <w:t>--------</w:t>
      </w:r>
    </w:p>
    <w:p w14:paraId="61FAF98E" w14:textId="6E51D027" w:rsidR="008E57D0" w:rsidRPr="00DD4A12" w:rsidRDefault="00BF7252" w:rsidP="00FD33FA">
      <w:pPr>
        <w:rPr>
          <w:b/>
          <w:color w:val="7F7F7F" w:themeColor="text1" w:themeTint="80"/>
          <w:sz w:val="16"/>
          <w:szCs w:val="16"/>
        </w:rPr>
      </w:pPr>
      <w:r w:rsidRPr="00DD4A12">
        <w:rPr>
          <w:color w:val="7F7F7F" w:themeColor="text1" w:themeTint="80"/>
          <w:sz w:val="16"/>
          <w:szCs w:val="16"/>
        </w:rPr>
        <w:t xml:space="preserve">Abstrakt musí byť písaný ako </w:t>
      </w:r>
      <w:r w:rsidRPr="00DD4A12">
        <w:rPr>
          <w:b/>
          <w:color w:val="7F7F7F" w:themeColor="text1" w:themeTint="80"/>
          <w:sz w:val="16"/>
          <w:szCs w:val="16"/>
        </w:rPr>
        <w:t>jeden odsek</w:t>
      </w:r>
      <w:r w:rsidRPr="00DD4A12">
        <w:rPr>
          <w:bCs/>
          <w:color w:val="7F7F7F" w:themeColor="text1" w:themeTint="80"/>
          <w:sz w:val="16"/>
          <w:szCs w:val="16"/>
        </w:rPr>
        <w:t>.</w:t>
      </w:r>
      <w:r w:rsidRPr="00DD4A12">
        <w:rPr>
          <w:b/>
          <w:color w:val="7F7F7F" w:themeColor="text1" w:themeTint="80"/>
          <w:sz w:val="16"/>
          <w:szCs w:val="16"/>
        </w:rPr>
        <w:t xml:space="preserve"> </w:t>
      </w:r>
      <w:r w:rsidR="00BC006B" w:rsidRPr="00DD4A12">
        <w:rPr>
          <w:b/>
          <w:color w:val="7F7F7F" w:themeColor="text1" w:themeTint="80"/>
          <w:sz w:val="16"/>
          <w:szCs w:val="16"/>
        </w:rPr>
        <w:t xml:space="preserve">Abstrakt by mal </w:t>
      </w:r>
      <w:r w:rsidR="00E76095" w:rsidRPr="00DD4A12">
        <w:rPr>
          <w:b/>
          <w:color w:val="7F7F7F" w:themeColor="text1" w:themeTint="80"/>
          <w:sz w:val="16"/>
          <w:szCs w:val="16"/>
        </w:rPr>
        <w:t>mať</w:t>
      </w:r>
      <w:r w:rsidR="00BC006B" w:rsidRPr="00DD4A12">
        <w:rPr>
          <w:b/>
          <w:color w:val="7F7F7F" w:themeColor="text1" w:themeTint="80"/>
          <w:sz w:val="16"/>
          <w:szCs w:val="16"/>
        </w:rPr>
        <w:t xml:space="preserve"> </w:t>
      </w:r>
      <w:r w:rsidR="00E76095" w:rsidRPr="00DD4A12">
        <w:rPr>
          <w:b/>
          <w:color w:val="7F7F7F" w:themeColor="text1" w:themeTint="80"/>
          <w:sz w:val="16"/>
          <w:szCs w:val="16"/>
        </w:rPr>
        <w:t>rozsah maximálne jednej strany.</w:t>
      </w:r>
      <w:r w:rsidR="00BC006B" w:rsidRPr="00DD4A12">
        <w:rPr>
          <w:b/>
          <w:color w:val="7F7F7F" w:themeColor="text1" w:themeTint="80"/>
          <w:sz w:val="16"/>
          <w:szCs w:val="16"/>
        </w:rPr>
        <w:t xml:space="preserve"> </w:t>
      </w:r>
      <w:r w:rsidR="008E57D0" w:rsidRPr="00DD4A12">
        <w:rPr>
          <w:color w:val="7F7F7F" w:themeColor="text1" w:themeTint="80"/>
          <w:sz w:val="16"/>
          <w:szCs w:val="16"/>
        </w:rPr>
        <w:t xml:space="preserve">Abstrakt musí byť pre čitateľa zrozumiteľný, aj bez </w:t>
      </w:r>
      <w:r w:rsidR="000E713A" w:rsidRPr="00DD4A12">
        <w:rPr>
          <w:color w:val="7F7F7F" w:themeColor="text1" w:themeTint="80"/>
          <w:sz w:val="16"/>
          <w:szCs w:val="16"/>
        </w:rPr>
        <w:t>prečítania</w:t>
      </w:r>
      <w:r w:rsidR="008E57D0" w:rsidRPr="00DD4A12">
        <w:rPr>
          <w:color w:val="7F7F7F" w:themeColor="text1" w:themeTint="80"/>
          <w:sz w:val="16"/>
          <w:szCs w:val="16"/>
        </w:rPr>
        <w:t xml:space="preserve"> </w:t>
      </w:r>
      <w:r w:rsidR="007822D3" w:rsidRPr="00DD4A12">
        <w:rPr>
          <w:color w:val="7F7F7F" w:themeColor="text1" w:themeTint="80"/>
          <w:sz w:val="16"/>
          <w:szCs w:val="16"/>
        </w:rPr>
        <w:t>textu celej práce</w:t>
      </w:r>
      <w:r w:rsidR="008E57D0" w:rsidRPr="00DD4A12">
        <w:rPr>
          <w:color w:val="7F7F7F" w:themeColor="text1" w:themeTint="80"/>
          <w:sz w:val="16"/>
          <w:szCs w:val="16"/>
        </w:rPr>
        <w:t xml:space="preserve">. </w:t>
      </w:r>
      <w:r w:rsidR="000E713A" w:rsidRPr="00DD4A12">
        <w:rPr>
          <w:b/>
          <w:bCs/>
          <w:color w:val="7F7F7F" w:themeColor="text1" w:themeTint="80"/>
          <w:sz w:val="16"/>
          <w:szCs w:val="16"/>
        </w:rPr>
        <w:t xml:space="preserve">Abstrakt nie je </w:t>
      </w:r>
      <w:r w:rsidR="006B3A86" w:rsidRPr="00DD4A12">
        <w:rPr>
          <w:b/>
          <w:bCs/>
          <w:color w:val="7F7F7F" w:themeColor="text1" w:themeTint="80"/>
          <w:sz w:val="16"/>
          <w:szCs w:val="16"/>
        </w:rPr>
        <w:t>len úvod práce, obsahuje zmienku o cieľoch, postup riešenia, výsledk</w:t>
      </w:r>
      <w:r w:rsidR="005A0661" w:rsidRPr="00DD4A12">
        <w:rPr>
          <w:b/>
          <w:bCs/>
          <w:color w:val="7F7F7F" w:themeColor="text1" w:themeTint="80"/>
          <w:sz w:val="16"/>
          <w:szCs w:val="16"/>
        </w:rPr>
        <w:t>y a prínos.</w:t>
      </w:r>
      <w:r w:rsidR="005A0661" w:rsidRPr="00DD4A12">
        <w:rPr>
          <w:color w:val="7F7F7F" w:themeColor="text1" w:themeTint="80"/>
          <w:sz w:val="16"/>
          <w:szCs w:val="16"/>
        </w:rPr>
        <w:t xml:space="preserve"> </w:t>
      </w:r>
      <w:r w:rsidR="008E57D0" w:rsidRPr="00DD4A12">
        <w:rPr>
          <w:color w:val="7F7F7F" w:themeColor="text1" w:themeTint="80"/>
          <w:sz w:val="16"/>
          <w:szCs w:val="16"/>
        </w:rPr>
        <w:t>Je</w:t>
      </w:r>
      <w:r w:rsidR="001466D6" w:rsidRPr="00DD4A12">
        <w:rPr>
          <w:color w:val="7F7F7F" w:themeColor="text1" w:themeTint="80"/>
          <w:sz w:val="16"/>
          <w:szCs w:val="16"/>
        </w:rPr>
        <w:t> </w:t>
      </w:r>
      <w:r w:rsidR="008E57D0" w:rsidRPr="00DD4A12">
        <w:rPr>
          <w:color w:val="7F7F7F" w:themeColor="text1" w:themeTint="80"/>
          <w:sz w:val="16"/>
          <w:szCs w:val="16"/>
        </w:rPr>
        <w:t xml:space="preserve">potrebné zachovať základné informácie a </w:t>
      </w:r>
      <w:r w:rsidRPr="00DD4A12">
        <w:rPr>
          <w:color w:val="7F7F7F" w:themeColor="text1" w:themeTint="80"/>
          <w:sz w:val="16"/>
          <w:szCs w:val="16"/>
        </w:rPr>
        <w:t>súlad</w:t>
      </w:r>
      <w:r w:rsidR="008E57D0" w:rsidRPr="00DD4A12">
        <w:rPr>
          <w:color w:val="7F7F7F" w:themeColor="text1" w:themeTint="80"/>
          <w:sz w:val="16"/>
          <w:szCs w:val="16"/>
        </w:rPr>
        <w:t xml:space="preserve"> </w:t>
      </w:r>
      <w:r w:rsidR="00E80034" w:rsidRPr="00DD4A12">
        <w:rPr>
          <w:color w:val="7F7F7F" w:themeColor="text1" w:themeTint="80"/>
          <w:sz w:val="16"/>
          <w:szCs w:val="16"/>
        </w:rPr>
        <w:t xml:space="preserve">abstraktu </w:t>
      </w:r>
      <w:r w:rsidRPr="00DD4A12">
        <w:rPr>
          <w:color w:val="7F7F7F" w:themeColor="text1" w:themeTint="80"/>
          <w:sz w:val="16"/>
          <w:szCs w:val="16"/>
        </w:rPr>
        <w:t>s textom</w:t>
      </w:r>
      <w:r w:rsidR="008E57D0" w:rsidRPr="00DD4A12">
        <w:rPr>
          <w:color w:val="7F7F7F" w:themeColor="text1" w:themeTint="80"/>
          <w:sz w:val="16"/>
          <w:szCs w:val="16"/>
        </w:rPr>
        <w:t xml:space="preserve"> </w:t>
      </w:r>
      <w:r w:rsidRPr="00DD4A12">
        <w:rPr>
          <w:color w:val="7F7F7F" w:themeColor="text1" w:themeTint="80"/>
          <w:sz w:val="16"/>
          <w:szCs w:val="16"/>
        </w:rPr>
        <w:t>práce</w:t>
      </w:r>
      <w:r w:rsidR="00563D80" w:rsidRPr="00DD4A12">
        <w:rPr>
          <w:color w:val="7F7F7F" w:themeColor="text1" w:themeTint="80"/>
          <w:sz w:val="16"/>
          <w:szCs w:val="16"/>
        </w:rPr>
        <w:t>.</w:t>
      </w:r>
      <w:r w:rsidR="008E57D0" w:rsidRPr="00DD4A12">
        <w:rPr>
          <w:color w:val="7F7F7F" w:themeColor="text1" w:themeTint="80"/>
          <w:sz w:val="16"/>
          <w:szCs w:val="16"/>
        </w:rPr>
        <w:t xml:space="preserve"> Treba byť čo najstručnejší</w:t>
      </w:r>
      <w:r w:rsidR="00EF449B" w:rsidRPr="00DD4A12">
        <w:rPr>
          <w:color w:val="7F7F7F" w:themeColor="text1" w:themeTint="80"/>
          <w:sz w:val="16"/>
          <w:szCs w:val="16"/>
        </w:rPr>
        <w:t>,</w:t>
      </w:r>
      <w:r w:rsidR="008E57D0" w:rsidRPr="00DD4A12">
        <w:rPr>
          <w:color w:val="7F7F7F" w:themeColor="text1" w:themeTint="80"/>
          <w:sz w:val="16"/>
          <w:szCs w:val="16"/>
        </w:rPr>
        <w:t xml:space="preserve"> dodržiavať požiadavky na obsah</w:t>
      </w:r>
      <w:r w:rsidR="00AA1AC4" w:rsidRPr="00DD4A12">
        <w:rPr>
          <w:color w:val="7F7F7F" w:themeColor="text1" w:themeTint="80"/>
          <w:sz w:val="16"/>
          <w:szCs w:val="16"/>
        </w:rPr>
        <w:t>ovú stránku</w:t>
      </w:r>
      <w:r w:rsidR="00E80034" w:rsidRPr="00DD4A12">
        <w:rPr>
          <w:color w:val="7F7F7F" w:themeColor="text1" w:themeTint="80"/>
          <w:sz w:val="16"/>
          <w:szCs w:val="16"/>
        </w:rPr>
        <w:t xml:space="preserve"> abstraktu</w:t>
      </w:r>
      <w:r w:rsidR="008E57D0" w:rsidRPr="00DD4A12">
        <w:rPr>
          <w:color w:val="7F7F7F" w:themeColor="text1" w:themeTint="80"/>
          <w:sz w:val="16"/>
          <w:szCs w:val="16"/>
        </w:rPr>
        <w:t xml:space="preserve">, ale vyhnúť sa </w:t>
      </w:r>
      <w:r w:rsidR="00B5695C" w:rsidRPr="00DD4A12">
        <w:rPr>
          <w:color w:val="7F7F7F" w:themeColor="text1" w:themeTint="80"/>
          <w:sz w:val="16"/>
          <w:szCs w:val="16"/>
        </w:rPr>
        <w:t>nepresnostiam</w:t>
      </w:r>
      <w:r w:rsidR="008E57D0" w:rsidRPr="00DD4A12">
        <w:rPr>
          <w:color w:val="7F7F7F" w:themeColor="text1" w:themeTint="80"/>
          <w:sz w:val="16"/>
          <w:szCs w:val="16"/>
        </w:rPr>
        <w:t xml:space="preserve">. Nie je vhodné uvádzať informácie alebo tvrdenia, ktoré sa nevyskytujú v samotnom </w:t>
      </w:r>
      <w:r w:rsidR="00AA1AC4" w:rsidRPr="00DD4A12">
        <w:rPr>
          <w:color w:val="7F7F7F" w:themeColor="text1" w:themeTint="80"/>
          <w:sz w:val="16"/>
          <w:szCs w:val="16"/>
        </w:rPr>
        <w:t>texte práce</w:t>
      </w:r>
      <w:r w:rsidR="008E57D0" w:rsidRPr="00DD4A12">
        <w:rPr>
          <w:color w:val="7F7F7F" w:themeColor="text1" w:themeTint="80"/>
          <w:sz w:val="16"/>
          <w:szCs w:val="16"/>
        </w:rPr>
        <w:t xml:space="preserve">. </w:t>
      </w:r>
      <w:r w:rsidR="00A93653" w:rsidRPr="00DD4A12">
        <w:rPr>
          <w:color w:val="7F7F7F" w:themeColor="text1" w:themeTint="80"/>
          <w:sz w:val="16"/>
          <w:szCs w:val="16"/>
        </w:rPr>
        <w:t xml:space="preserve">V abstrakte sa používa tretia osoba jednotného alebo množného čísla. </w:t>
      </w:r>
      <w:r w:rsidR="008E57D0" w:rsidRPr="00DD4A12">
        <w:rPr>
          <w:color w:val="7F7F7F" w:themeColor="text1" w:themeTint="80"/>
          <w:sz w:val="16"/>
          <w:szCs w:val="16"/>
        </w:rPr>
        <w:t xml:space="preserve">Vždy, keď je to možné, </w:t>
      </w:r>
      <w:r w:rsidR="00AA1AC4" w:rsidRPr="00DD4A12">
        <w:rPr>
          <w:color w:val="7F7F7F" w:themeColor="text1" w:themeTint="80"/>
          <w:sz w:val="16"/>
          <w:szCs w:val="16"/>
        </w:rPr>
        <w:t>treba použiť</w:t>
      </w:r>
      <w:r w:rsidR="008E57D0" w:rsidRPr="00DD4A12">
        <w:rPr>
          <w:color w:val="7F7F7F" w:themeColor="text1" w:themeTint="80"/>
          <w:sz w:val="16"/>
          <w:szCs w:val="16"/>
        </w:rPr>
        <w:t xml:space="preserve"> slovesá </w:t>
      </w:r>
      <w:r w:rsidR="00872AF0" w:rsidRPr="00DD4A12">
        <w:rPr>
          <w:color w:val="7F7F7F" w:themeColor="text1" w:themeTint="80"/>
          <w:sz w:val="16"/>
          <w:szCs w:val="16"/>
        </w:rPr>
        <w:t xml:space="preserve">v prítomnom čase a </w:t>
      </w:r>
      <w:r w:rsidR="008E57D0" w:rsidRPr="00DD4A12">
        <w:rPr>
          <w:color w:val="7F7F7F" w:themeColor="text1" w:themeTint="80"/>
          <w:sz w:val="16"/>
          <w:szCs w:val="16"/>
        </w:rPr>
        <w:t>v činnom rode</w:t>
      </w:r>
      <w:r w:rsidR="00563D80" w:rsidRPr="00DD4A12">
        <w:rPr>
          <w:color w:val="7F7F7F" w:themeColor="text1" w:themeTint="80"/>
          <w:sz w:val="16"/>
          <w:szCs w:val="16"/>
        </w:rPr>
        <w:t>.</w:t>
      </w:r>
      <w:r w:rsidR="008E57D0" w:rsidRPr="00DD4A12">
        <w:rPr>
          <w:color w:val="7F7F7F" w:themeColor="text1" w:themeTint="80"/>
          <w:sz w:val="16"/>
          <w:szCs w:val="16"/>
        </w:rPr>
        <w:t xml:space="preserve"> Prispieva</w:t>
      </w:r>
      <w:r w:rsidR="00563D80" w:rsidRPr="00DD4A12">
        <w:rPr>
          <w:color w:val="7F7F7F" w:themeColor="text1" w:themeTint="80"/>
          <w:sz w:val="16"/>
          <w:szCs w:val="16"/>
        </w:rPr>
        <w:t xml:space="preserve"> </w:t>
      </w:r>
      <w:r w:rsidR="008E57D0" w:rsidRPr="00DD4A12">
        <w:rPr>
          <w:color w:val="7F7F7F" w:themeColor="text1" w:themeTint="80"/>
          <w:sz w:val="16"/>
          <w:szCs w:val="16"/>
        </w:rPr>
        <w:t>to k jasnému, stručnému a</w:t>
      </w:r>
      <w:r w:rsidR="00B93691" w:rsidRPr="00DD4A12">
        <w:rPr>
          <w:color w:val="7F7F7F" w:themeColor="text1" w:themeTint="80"/>
          <w:sz w:val="16"/>
          <w:szCs w:val="16"/>
        </w:rPr>
        <w:t> </w:t>
      </w:r>
      <w:r w:rsidR="008E57D0" w:rsidRPr="00DD4A12">
        <w:rPr>
          <w:color w:val="7F7F7F" w:themeColor="text1" w:themeTint="80"/>
          <w:sz w:val="16"/>
          <w:szCs w:val="16"/>
        </w:rPr>
        <w:t>pôsobivému písaniu. Trpný rod možno použiť na indikatívne konštatovania a na informatívne konštatovania, ak treba súčasne zdôrazniť osobu, na</w:t>
      </w:r>
      <w:r w:rsidR="001466D6" w:rsidRPr="00DD4A12">
        <w:rPr>
          <w:color w:val="7F7F7F" w:themeColor="text1" w:themeTint="80"/>
          <w:sz w:val="16"/>
          <w:szCs w:val="16"/>
        </w:rPr>
        <w:t> </w:t>
      </w:r>
      <w:r w:rsidR="008E57D0" w:rsidRPr="00DD4A12">
        <w:rPr>
          <w:color w:val="7F7F7F" w:themeColor="text1" w:themeTint="80"/>
          <w:sz w:val="16"/>
          <w:szCs w:val="16"/>
        </w:rPr>
        <w:t xml:space="preserve">ktorú sa činnosť zameriava. </w:t>
      </w:r>
      <w:r w:rsidR="008E57D0" w:rsidRPr="00DD4A12">
        <w:rPr>
          <w:i/>
          <w:color w:val="7F7F7F" w:themeColor="text1" w:themeTint="80"/>
          <w:sz w:val="16"/>
          <w:szCs w:val="16"/>
        </w:rPr>
        <w:t xml:space="preserve">Terminológia: </w:t>
      </w:r>
      <w:r w:rsidR="0016062A" w:rsidRPr="00DD4A12">
        <w:rPr>
          <w:color w:val="7F7F7F" w:themeColor="text1" w:themeTint="80"/>
          <w:sz w:val="16"/>
          <w:szCs w:val="16"/>
        </w:rPr>
        <w:t>V abstrakte sa p</w:t>
      </w:r>
      <w:r w:rsidR="008E57D0" w:rsidRPr="00DD4A12">
        <w:rPr>
          <w:color w:val="7F7F7F" w:themeColor="text1" w:themeTint="80"/>
          <w:sz w:val="16"/>
          <w:szCs w:val="16"/>
        </w:rPr>
        <w:t xml:space="preserve">oužívajú </w:t>
      </w:r>
      <w:r w:rsidR="0016062A" w:rsidRPr="00DD4A12">
        <w:rPr>
          <w:color w:val="7F7F7F" w:themeColor="text1" w:themeTint="80"/>
          <w:sz w:val="16"/>
          <w:szCs w:val="16"/>
        </w:rPr>
        <w:t>plno</w:t>
      </w:r>
      <w:r w:rsidR="008E57D0" w:rsidRPr="00DD4A12">
        <w:rPr>
          <w:color w:val="7F7F7F" w:themeColor="text1" w:themeTint="80"/>
          <w:sz w:val="16"/>
          <w:szCs w:val="16"/>
        </w:rPr>
        <w:t>významové slová z textu, ktoré pomôžu aj pri automatickom vyhľadávaní v</w:t>
      </w:r>
      <w:r w:rsidR="00B93691" w:rsidRPr="00DD4A12">
        <w:rPr>
          <w:color w:val="7F7F7F" w:themeColor="text1" w:themeTint="80"/>
          <w:sz w:val="16"/>
          <w:szCs w:val="16"/>
        </w:rPr>
        <w:t> </w:t>
      </w:r>
      <w:r w:rsidR="008E57D0" w:rsidRPr="00DD4A12">
        <w:rPr>
          <w:color w:val="7F7F7F" w:themeColor="text1" w:themeTint="80"/>
          <w:sz w:val="16"/>
          <w:szCs w:val="16"/>
        </w:rPr>
        <w:t xml:space="preserve">textoch. Treba sa vyhnúť neznámym termínom, skratkám, akronymom alebo symbolom alebo ich treba </w:t>
      </w:r>
      <w:r w:rsidR="00BD461D" w:rsidRPr="00DD4A12">
        <w:rPr>
          <w:color w:val="7F7F7F" w:themeColor="text1" w:themeTint="80"/>
          <w:sz w:val="16"/>
          <w:szCs w:val="16"/>
        </w:rPr>
        <w:t xml:space="preserve">v odôvodených prípadoch </w:t>
      </w:r>
      <w:r w:rsidR="008E57D0" w:rsidRPr="00DD4A12">
        <w:rPr>
          <w:color w:val="7F7F7F" w:themeColor="text1" w:themeTint="80"/>
          <w:sz w:val="16"/>
          <w:szCs w:val="16"/>
        </w:rPr>
        <w:t xml:space="preserve">definovať hneď, keď sa prvý raz vyskytnú v abstrakte. Používajú sa jednotky, symboly, terminológia ISO vždy, keď je to možné. Ak nie sú k dispozícii, používajú sa národné normy. </w:t>
      </w:r>
    </w:p>
    <w:p w14:paraId="74449CCA" w14:textId="77777777" w:rsidR="009F5F11" w:rsidRPr="00DD4A12" w:rsidRDefault="009F5F11" w:rsidP="00FD33FA"/>
    <w:p w14:paraId="073FFA48" w14:textId="45836251" w:rsidR="00780A45" w:rsidRPr="00DD4A12" w:rsidRDefault="00780A45" w:rsidP="00A93E19">
      <w:pPr>
        <w:ind w:firstLine="0"/>
      </w:pPr>
      <w:r w:rsidRPr="00DD4A12">
        <w:t>Kľúčové slov</w:t>
      </w:r>
      <w:r w:rsidR="002F541A" w:rsidRPr="00DD4A12">
        <w:t>á: Nákupný zoznam</w:t>
      </w:r>
      <w:r w:rsidR="000D632E">
        <w:t>.</w:t>
      </w:r>
      <w:r w:rsidR="002F541A" w:rsidRPr="00DD4A12">
        <w:t xml:space="preserve"> Mobilná aplikácia</w:t>
      </w:r>
      <w:r w:rsidR="000D632E">
        <w:t>.</w:t>
      </w:r>
      <w:r w:rsidR="008F4A09" w:rsidRPr="00DD4A12">
        <w:t xml:space="preserve"> Android.</w:t>
      </w:r>
    </w:p>
    <w:p w14:paraId="3C714A3D" w14:textId="77777777" w:rsidR="0059441E" w:rsidRPr="00DD4A12" w:rsidRDefault="0059441E" w:rsidP="00FD33FA">
      <w:pPr>
        <w:rPr>
          <w:rStyle w:val="NecislovanynazovCharChar"/>
          <w:color w:val="FFFFFF" w:themeColor="background1"/>
          <w:sz w:val="24"/>
          <w:szCs w:val="24"/>
          <w:highlight w:val="red"/>
        </w:rPr>
      </w:pPr>
      <w:bookmarkStart w:id="24" w:name="_Toc309047431"/>
      <w:bookmarkStart w:id="25" w:name="_Toc309047477"/>
      <w:bookmarkStart w:id="26" w:name="_Toc309047594"/>
      <w:bookmarkStart w:id="27" w:name="_Toc309114062"/>
      <w:bookmarkStart w:id="28" w:name="_Toc318099696"/>
    </w:p>
    <w:p w14:paraId="6139D4D5" w14:textId="5F706DF9" w:rsidR="00633D98" w:rsidRPr="00DD4A12" w:rsidRDefault="00633D98" w:rsidP="00FD33FA">
      <w:pPr>
        <w:rPr>
          <w:rStyle w:val="NecislovanynazovCharChar"/>
          <w:color w:val="FFFFFF" w:themeColor="background1"/>
          <w:sz w:val="24"/>
          <w:szCs w:val="24"/>
          <w:highlight w:val="red"/>
        </w:rPr>
      </w:pPr>
    </w:p>
    <w:p w14:paraId="7737C398" w14:textId="77777777" w:rsidR="00633D98" w:rsidRPr="00DD4A12" w:rsidRDefault="00633D98">
      <w:pPr>
        <w:ind w:firstLine="0"/>
        <w:rPr>
          <w:rStyle w:val="NecislovanynazovCharChar"/>
          <w:color w:val="FFFFFF" w:themeColor="background1"/>
          <w:sz w:val="24"/>
          <w:szCs w:val="24"/>
          <w:highlight w:val="red"/>
        </w:rPr>
      </w:pPr>
      <w:r w:rsidRPr="00DD4A12">
        <w:rPr>
          <w:rStyle w:val="NecislovanynazovCharChar"/>
          <w:color w:val="FFFFFF" w:themeColor="background1"/>
          <w:sz w:val="24"/>
          <w:szCs w:val="24"/>
          <w:highlight w:val="red"/>
        </w:rPr>
        <w:br w:type="page"/>
      </w:r>
    </w:p>
    <w:p w14:paraId="005DDC3F" w14:textId="77777777" w:rsidR="009F5F11" w:rsidRPr="007C0CA0" w:rsidRDefault="009F5F11" w:rsidP="007C0CA0">
      <w:pPr>
        <w:spacing w:after="240"/>
        <w:ind w:firstLine="0"/>
        <w:rPr>
          <w:b/>
          <w:bCs/>
          <w:sz w:val="32"/>
          <w:szCs w:val="32"/>
        </w:rPr>
      </w:pPr>
      <w:bookmarkStart w:id="29" w:name="_Toc339279007"/>
      <w:bookmarkStart w:id="30" w:name="_Toc476657455"/>
      <w:bookmarkStart w:id="31" w:name="_Toc99180812"/>
      <w:bookmarkStart w:id="32" w:name="_Toc114690683"/>
      <w:bookmarkStart w:id="33" w:name="_Toc115115630"/>
      <w:bookmarkStart w:id="34" w:name="_Toc115510275"/>
      <w:bookmarkStart w:id="35" w:name="_Toc115521424"/>
      <w:bookmarkStart w:id="36" w:name="_Toc115533866"/>
      <w:r w:rsidRPr="007C0CA0">
        <w:rPr>
          <w:b/>
          <w:bCs/>
          <w:sz w:val="32"/>
          <w:szCs w:val="32"/>
        </w:rPr>
        <w:lastRenderedPageBreak/>
        <w:t>ABSTRACT</w:t>
      </w:r>
      <w:bookmarkEnd w:id="24"/>
      <w:bookmarkEnd w:id="25"/>
      <w:bookmarkEnd w:id="26"/>
      <w:bookmarkEnd w:id="27"/>
      <w:bookmarkEnd w:id="28"/>
      <w:bookmarkEnd w:id="29"/>
      <w:bookmarkEnd w:id="30"/>
      <w:bookmarkEnd w:id="31"/>
      <w:bookmarkEnd w:id="32"/>
      <w:bookmarkEnd w:id="33"/>
      <w:bookmarkEnd w:id="34"/>
      <w:bookmarkEnd w:id="35"/>
      <w:bookmarkEnd w:id="36"/>
    </w:p>
    <w:p w14:paraId="2BD70DAB" w14:textId="741998A7" w:rsidR="0059441E" w:rsidRPr="00DD4A12" w:rsidRDefault="008F4A09" w:rsidP="00FD33FA">
      <w:r w:rsidRPr="00DD4A12">
        <w:t>TUREK,</w:t>
      </w:r>
      <w:r w:rsidR="00A64DB0" w:rsidRPr="00DD4A12">
        <w:t xml:space="preserve"> </w:t>
      </w:r>
      <w:r w:rsidRPr="00DD4A12">
        <w:t>Matej</w:t>
      </w:r>
      <w:r w:rsidR="0059441E" w:rsidRPr="00DD4A12">
        <w:t xml:space="preserve">: </w:t>
      </w:r>
      <w:r w:rsidR="007E11F5" w:rsidRPr="00DD4A12">
        <w:t xml:space="preserve">Mobile </w:t>
      </w:r>
      <w:proofErr w:type="spellStart"/>
      <w:r w:rsidR="007E11F5" w:rsidRPr="00DD4A12">
        <w:t>application</w:t>
      </w:r>
      <w:proofErr w:type="spellEnd"/>
      <w:r w:rsidR="007E11F5" w:rsidRPr="00DD4A12">
        <w:t xml:space="preserve"> </w:t>
      </w:r>
      <w:proofErr w:type="spellStart"/>
      <w:r w:rsidR="007E11F5" w:rsidRPr="00DD4A12">
        <w:t>for</w:t>
      </w:r>
      <w:proofErr w:type="spellEnd"/>
      <w:r w:rsidR="007E11F5" w:rsidRPr="00DD4A12">
        <w:t xml:space="preserve"> </w:t>
      </w:r>
      <w:proofErr w:type="spellStart"/>
      <w:r w:rsidR="007E11F5" w:rsidRPr="00DD4A12">
        <w:t>distributed</w:t>
      </w:r>
      <w:proofErr w:type="spellEnd"/>
      <w:r w:rsidR="007E11F5" w:rsidRPr="00DD4A12">
        <w:t xml:space="preserve"> </w:t>
      </w:r>
      <w:proofErr w:type="spellStart"/>
      <w:r w:rsidR="007E11F5" w:rsidRPr="00DD4A12">
        <w:t>creation</w:t>
      </w:r>
      <w:proofErr w:type="spellEnd"/>
      <w:r w:rsidR="007E11F5" w:rsidRPr="00DD4A12">
        <w:t xml:space="preserve"> of </w:t>
      </w:r>
      <w:proofErr w:type="spellStart"/>
      <w:r w:rsidR="007E11F5" w:rsidRPr="00DD4A12">
        <w:t>shopping</w:t>
      </w:r>
      <w:proofErr w:type="spellEnd"/>
      <w:r w:rsidR="007E11F5" w:rsidRPr="00DD4A12">
        <w:t xml:space="preserve"> </w:t>
      </w:r>
      <w:proofErr w:type="spellStart"/>
      <w:r w:rsidR="007E11F5" w:rsidRPr="00DD4A12">
        <w:t>lists</w:t>
      </w:r>
      <w:proofErr w:type="spellEnd"/>
      <w:r w:rsidR="0059441E" w:rsidRPr="00DD4A12">
        <w:t>. [</w:t>
      </w:r>
      <w:proofErr w:type="spellStart"/>
      <w:r w:rsidR="0059441E" w:rsidRPr="00DD4A12">
        <w:t>Bachelo</w:t>
      </w:r>
      <w:r w:rsidR="006E296C" w:rsidRPr="00DD4A12">
        <w:t>r</w:t>
      </w:r>
      <w:proofErr w:type="spellEnd"/>
      <w:r w:rsidR="0059441E" w:rsidRPr="00DD4A12">
        <w:t xml:space="preserve"> </w:t>
      </w:r>
      <w:proofErr w:type="spellStart"/>
      <w:r w:rsidR="0059441E" w:rsidRPr="00DD4A12">
        <w:t>Thesis</w:t>
      </w:r>
      <w:proofErr w:type="spellEnd"/>
      <w:r w:rsidR="0059441E" w:rsidRPr="00DD4A12">
        <w:t xml:space="preserve">]. </w:t>
      </w:r>
      <w:proofErr w:type="spellStart"/>
      <w:r w:rsidR="0059441E" w:rsidRPr="00DD4A12">
        <w:t>Constantine</w:t>
      </w:r>
      <w:proofErr w:type="spellEnd"/>
      <w:r w:rsidR="0059441E" w:rsidRPr="00DD4A12">
        <w:t xml:space="preserve"> </w:t>
      </w:r>
      <w:proofErr w:type="spellStart"/>
      <w:r w:rsidR="0059441E" w:rsidRPr="00DD4A12">
        <w:t>the</w:t>
      </w:r>
      <w:proofErr w:type="spellEnd"/>
      <w:r w:rsidR="0059441E" w:rsidRPr="00DD4A12">
        <w:t xml:space="preserve"> </w:t>
      </w:r>
      <w:proofErr w:type="spellStart"/>
      <w:r w:rsidR="0059441E" w:rsidRPr="00DD4A12">
        <w:t>Philosopher</w:t>
      </w:r>
      <w:proofErr w:type="spellEnd"/>
      <w:r w:rsidR="0059441E" w:rsidRPr="00DD4A12">
        <w:t xml:space="preserve"> </w:t>
      </w:r>
      <w:proofErr w:type="spellStart"/>
      <w:r w:rsidR="0059441E" w:rsidRPr="00DD4A12">
        <w:t>University</w:t>
      </w:r>
      <w:proofErr w:type="spellEnd"/>
      <w:r w:rsidR="0059441E" w:rsidRPr="00DD4A12">
        <w:t xml:space="preserve"> in Nitra. </w:t>
      </w:r>
      <w:proofErr w:type="spellStart"/>
      <w:r w:rsidR="0059441E" w:rsidRPr="00DD4A12">
        <w:t>Faculty</w:t>
      </w:r>
      <w:proofErr w:type="spellEnd"/>
      <w:r w:rsidR="0059441E" w:rsidRPr="00DD4A12">
        <w:t xml:space="preserve"> of </w:t>
      </w:r>
      <w:proofErr w:type="spellStart"/>
      <w:r w:rsidR="0059441E" w:rsidRPr="00DD4A12">
        <w:t>Natural</w:t>
      </w:r>
      <w:proofErr w:type="spellEnd"/>
      <w:r w:rsidR="0059441E" w:rsidRPr="00DD4A12">
        <w:t xml:space="preserve"> </w:t>
      </w:r>
      <w:proofErr w:type="spellStart"/>
      <w:r w:rsidR="0059441E" w:rsidRPr="00DD4A12">
        <w:t>Sciences</w:t>
      </w:r>
      <w:proofErr w:type="spellEnd"/>
      <w:r w:rsidR="00D536AF" w:rsidRPr="00DD4A12">
        <w:t xml:space="preserve"> and </w:t>
      </w:r>
      <w:proofErr w:type="spellStart"/>
      <w:r w:rsidR="00D536AF" w:rsidRPr="00DD4A12">
        <w:t>Informatics</w:t>
      </w:r>
      <w:proofErr w:type="spellEnd"/>
      <w:r w:rsidR="0059441E" w:rsidRPr="00DD4A12">
        <w:t xml:space="preserve">. </w:t>
      </w:r>
      <w:proofErr w:type="spellStart"/>
      <w:r w:rsidR="0059441E" w:rsidRPr="00DD4A12">
        <w:t>Supervisor</w:t>
      </w:r>
      <w:proofErr w:type="spellEnd"/>
      <w:r w:rsidR="0059441E" w:rsidRPr="00DD4A12">
        <w:t xml:space="preserve">: </w:t>
      </w:r>
      <w:r w:rsidR="00D52917" w:rsidRPr="00DD4A12">
        <w:t>Title</w:t>
      </w:r>
      <w:r w:rsidR="0059441E" w:rsidRPr="00DD4A12">
        <w:t xml:space="preserve">. </w:t>
      </w:r>
      <w:r w:rsidR="00DB6161" w:rsidRPr="00DD4A12">
        <w:t>RNDr. Ján Skalka, PhD</w:t>
      </w:r>
      <w:r w:rsidR="0059441E" w:rsidRPr="00DD4A12">
        <w:t xml:space="preserve">. </w:t>
      </w:r>
      <w:proofErr w:type="spellStart"/>
      <w:r w:rsidR="0059441E" w:rsidRPr="00DD4A12">
        <w:t>Degree</w:t>
      </w:r>
      <w:proofErr w:type="spellEnd"/>
      <w:r w:rsidR="0059441E" w:rsidRPr="00DD4A12">
        <w:t xml:space="preserve"> of </w:t>
      </w:r>
      <w:proofErr w:type="spellStart"/>
      <w:r w:rsidR="0059441E" w:rsidRPr="00DD4A12">
        <w:t>Qualification</w:t>
      </w:r>
      <w:proofErr w:type="spellEnd"/>
      <w:r w:rsidR="0059441E" w:rsidRPr="00DD4A12">
        <w:t xml:space="preserve">: </w:t>
      </w:r>
      <w:proofErr w:type="spellStart"/>
      <w:r w:rsidR="0059441E" w:rsidRPr="00DD4A12">
        <w:t>Bachelor</w:t>
      </w:r>
      <w:proofErr w:type="spellEnd"/>
      <w:r w:rsidR="0059441E" w:rsidRPr="00DD4A12">
        <w:t xml:space="preserve"> of </w:t>
      </w:r>
      <w:proofErr w:type="spellStart"/>
      <w:r w:rsidR="0059441E" w:rsidRPr="00DD4A12">
        <w:t>Applied</w:t>
      </w:r>
      <w:proofErr w:type="spellEnd"/>
      <w:r w:rsidR="0059441E" w:rsidRPr="00DD4A12">
        <w:t xml:space="preserve"> </w:t>
      </w:r>
      <w:proofErr w:type="spellStart"/>
      <w:r w:rsidR="0059441E" w:rsidRPr="00DD4A12">
        <w:t>Informatics</w:t>
      </w:r>
      <w:proofErr w:type="spellEnd"/>
      <w:r w:rsidR="0059441E" w:rsidRPr="00DD4A12">
        <w:t xml:space="preserve">. Nitra: </w:t>
      </w:r>
      <w:proofErr w:type="spellStart"/>
      <w:r w:rsidR="0059441E" w:rsidRPr="00DD4A12">
        <w:t>FNS</w:t>
      </w:r>
      <w:r w:rsidR="00D536AF" w:rsidRPr="00DD4A12">
        <w:t>aI</w:t>
      </w:r>
      <w:proofErr w:type="spellEnd"/>
      <w:r w:rsidR="0059441E" w:rsidRPr="00DD4A12">
        <w:t>, 20</w:t>
      </w:r>
      <w:r w:rsidR="00A01EA6" w:rsidRPr="00DD4A12">
        <w:t>2</w:t>
      </w:r>
      <w:r w:rsidR="006E296C" w:rsidRPr="00DD4A12">
        <w:t>3</w:t>
      </w:r>
      <w:r w:rsidR="0059441E" w:rsidRPr="00DD4A12">
        <w:t>. .... p.</w:t>
      </w:r>
    </w:p>
    <w:p w14:paraId="7434161D" w14:textId="77777777" w:rsidR="003F0CC8" w:rsidRPr="00DD4A12" w:rsidRDefault="003F0CC8" w:rsidP="00FD33FA">
      <w:pPr>
        <w:rPr>
          <w:highlight w:val="red"/>
        </w:rPr>
      </w:pPr>
    </w:p>
    <w:p w14:paraId="75B80508" w14:textId="77777777" w:rsidR="00741B3C" w:rsidRPr="00DD4A12" w:rsidRDefault="00741B3C" w:rsidP="00741B3C">
      <w:pPr>
        <w:rPr>
          <w:color w:val="7F7F7F" w:themeColor="text1" w:themeTint="80"/>
          <w:sz w:val="16"/>
          <w:szCs w:val="16"/>
        </w:rPr>
      </w:pP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abstract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must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be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written</w:t>
      </w:r>
      <w:proofErr w:type="spellEnd"/>
      <w:r w:rsidRPr="00DD4A12">
        <w:rPr>
          <w:color w:val="7F7F7F" w:themeColor="text1" w:themeTint="80"/>
          <w:sz w:val="16"/>
          <w:szCs w:val="16"/>
        </w:rPr>
        <w:t xml:space="preserve"> as a single </w:t>
      </w:r>
      <w:proofErr w:type="spellStart"/>
      <w:r w:rsidRPr="00DD4A12">
        <w:rPr>
          <w:color w:val="7F7F7F" w:themeColor="text1" w:themeTint="80"/>
          <w:sz w:val="16"/>
          <w:szCs w:val="16"/>
        </w:rPr>
        <w:t>paragraph</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abstract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should</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be</w:t>
      </w:r>
      <w:proofErr w:type="spellEnd"/>
      <w:r w:rsidRPr="00DD4A12">
        <w:rPr>
          <w:color w:val="7F7F7F" w:themeColor="text1" w:themeTint="80"/>
          <w:sz w:val="16"/>
          <w:szCs w:val="16"/>
        </w:rPr>
        <w:t xml:space="preserve"> a maximum of </w:t>
      </w:r>
      <w:proofErr w:type="spellStart"/>
      <w:r w:rsidRPr="00DD4A12">
        <w:rPr>
          <w:color w:val="7F7F7F" w:themeColor="text1" w:themeTint="80"/>
          <w:sz w:val="16"/>
          <w:szCs w:val="16"/>
        </w:rPr>
        <w:t>one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page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It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must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be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comprehensible</w:t>
      </w:r>
      <w:proofErr w:type="spellEnd"/>
      <w:r w:rsidRPr="00DD4A12">
        <w:rPr>
          <w:color w:val="7F7F7F" w:themeColor="text1" w:themeTint="80"/>
          <w:sz w:val="16"/>
          <w:szCs w:val="16"/>
        </w:rPr>
        <w:t xml:space="preserve"> to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reader</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even</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without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reading</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full</w:t>
      </w:r>
      <w:proofErr w:type="spellEnd"/>
      <w:r w:rsidRPr="00DD4A12">
        <w:rPr>
          <w:color w:val="7F7F7F" w:themeColor="text1" w:themeTint="80"/>
          <w:sz w:val="16"/>
          <w:szCs w:val="16"/>
        </w:rPr>
        <w:t xml:space="preserve"> text of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paper</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abstract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is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not</w:t>
      </w:r>
      <w:proofErr w:type="spellEnd"/>
      <w:r w:rsidRPr="00DD4A12">
        <w:rPr>
          <w:color w:val="7F7F7F" w:themeColor="text1" w:themeTint="80"/>
          <w:sz w:val="16"/>
          <w:szCs w:val="16"/>
        </w:rPr>
        <w:t xml:space="preserve"> just </w:t>
      </w:r>
      <w:proofErr w:type="spellStart"/>
      <w:r w:rsidRPr="00DD4A12">
        <w:rPr>
          <w:color w:val="7F7F7F" w:themeColor="text1" w:themeTint="80"/>
          <w:sz w:val="16"/>
          <w:szCs w:val="16"/>
        </w:rPr>
        <w:t>an</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introduction</w:t>
      </w:r>
      <w:proofErr w:type="spellEnd"/>
      <w:r w:rsidRPr="00DD4A12">
        <w:rPr>
          <w:color w:val="7F7F7F" w:themeColor="text1" w:themeTint="80"/>
          <w:sz w:val="16"/>
          <w:szCs w:val="16"/>
        </w:rPr>
        <w:t xml:space="preserve"> to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thesis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but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it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includes</w:t>
      </w:r>
      <w:proofErr w:type="spellEnd"/>
      <w:r w:rsidRPr="00DD4A12">
        <w:rPr>
          <w:color w:val="7F7F7F" w:themeColor="text1" w:themeTint="80"/>
          <w:sz w:val="16"/>
          <w:szCs w:val="16"/>
        </w:rPr>
        <w:t xml:space="preserve"> a </w:t>
      </w:r>
      <w:proofErr w:type="spellStart"/>
      <w:r w:rsidRPr="00DD4A12">
        <w:rPr>
          <w:color w:val="7F7F7F" w:themeColor="text1" w:themeTint="80"/>
          <w:sz w:val="16"/>
          <w:szCs w:val="16"/>
        </w:rPr>
        <w:t>mention</w:t>
      </w:r>
      <w:proofErr w:type="spellEnd"/>
      <w:r w:rsidRPr="00DD4A12">
        <w:rPr>
          <w:color w:val="7F7F7F" w:themeColor="text1" w:themeTint="80"/>
          <w:sz w:val="16"/>
          <w:szCs w:val="16"/>
        </w:rPr>
        <w:t xml:space="preserve"> of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objectives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solution</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procedure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results</w:t>
      </w:r>
      <w:proofErr w:type="spellEnd"/>
      <w:r w:rsidRPr="00DD4A12">
        <w:rPr>
          <w:color w:val="7F7F7F" w:themeColor="text1" w:themeTint="80"/>
          <w:sz w:val="16"/>
          <w:szCs w:val="16"/>
        </w:rPr>
        <w:t xml:space="preserve"> and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contribution</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It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is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necessary</w:t>
      </w:r>
      <w:proofErr w:type="spellEnd"/>
      <w:r w:rsidRPr="00DD4A12">
        <w:rPr>
          <w:color w:val="7F7F7F" w:themeColor="text1" w:themeTint="80"/>
          <w:sz w:val="16"/>
          <w:szCs w:val="16"/>
        </w:rPr>
        <w:t xml:space="preserve"> to </w:t>
      </w:r>
      <w:proofErr w:type="spellStart"/>
      <w:r w:rsidRPr="00DD4A12">
        <w:rPr>
          <w:color w:val="7F7F7F" w:themeColor="text1" w:themeTint="80"/>
          <w:sz w:val="16"/>
          <w:szCs w:val="16"/>
        </w:rPr>
        <w:t>keep</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background</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information</w:t>
      </w:r>
      <w:proofErr w:type="spellEnd"/>
      <w:r w:rsidRPr="00DD4A12">
        <w:rPr>
          <w:color w:val="7F7F7F" w:themeColor="text1" w:themeTint="80"/>
          <w:sz w:val="16"/>
          <w:szCs w:val="16"/>
        </w:rPr>
        <w:t xml:space="preserve"> and </w:t>
      </w:r>
      <w:proofErr w:type="spellStart"/>
      <w:r w:rsidRPr="00DD4A12">
        <w:rPr>
          <w:color w:val="7F7F7F" w:themeColor="text1" w:themeTint="80"/>
          <w:sz w:val="16"/>
          <w:szCs w:val="16"/>
        </w:rPr>
        <w:t>consistency</w:t>
      </w:r>
      <w:proofErr w:type="spellEnd"/>
      <w:r w:rsidRPr="00DD4A12">
        <w:rPr>
          <w:color w:val="7F7F7F" w:themeColor="text1" w:themeTint="80"/>
          <w:sz w:val="16"/>
          <w:szCs w:val="16"/>
        </w:rPr>
        <w:t xml:space="preserve"> of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abstract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with</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text of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thesis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It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is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necessary</w:t>
      </w:r>
      <w:proofErr w:type="spellEnd"/>
      <w:r w:rsidRPr="00DD4A12">
        <w:rPr>
          <w:color w:val="7F7F7F" w:themeColor="text1" w:themeTint="80"/>
          <w:sz w:val="16"/>
          <w:szCs w:val="16"/>
        </w:rPr>
        <w:t xml:space="preserve"> to </w:t>
      </w:r>
      <w:proofErr w:type="spellStart"/>
      <w:r w:rsidRPr="00DD4A12">
        <w:rPr>
          <w:color w:val="7F7F7F" w:themeColor="text1" w:themeTint="80"/>
          <w:sz w:val="16"/>
          <w:szCs w:val="16"/>
        </w:rPr>
        <w:t>be</w:t>
      </w:r>
      <w:proofErr w:type="spellEnd"/>
      <w:r w:rsidRPr="00DD4A12">
        <w:rPr>
          <w:color w:val="7F7F7F" w:themeColor="text1" w:themeTint="80"/>
          <w:sz w:val="16"/>
          <w:szCs w:val="16"/>
        </w:rPr>
        <w:t xml:space="preserve"> as </w:t>
      </w:r>
      <w:proofErr w:type="spellStart"/>
      <w:r w:rsidRPr="00DD4A12">
        <w:rPr>
          <w:color w:val="7F7F7F" w:themeColor="text1" w:themeTint="80"/>
          <w:sz w:val="16"/>
          <w:szCs w:val="16"/>
        </w:rPr>
        <w:t>concise</w:t>
      </w:r>
      <w:proofErr w:type="spellEnd"/>
      <w:r w:rsidRPr="00DD4A12">
        <w:rPr>
          <w:color w:val="7F7F7F" w:themeColor="text1" w:themeTint="80"/>
          <w:sz w:val="16"/>
          <w:szCs w:val="16"/>
        </w:rPr>
        <w:t xml:space="preserve"> as </w:t>
      </w:r>
      <w:proofErr w:type="spellStart"/>
      <w:r w:rsidRPr="00DD4A12">
        <w:rPr>
          <w:color w:val="7F7F7F" w:themeColor="text1" w:themeTint="80"/>
          <w:sz w:val="16"/>
          <w:szCs w:val="16"/>
        </w:rPr>
        <w:t>possible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adhering</w:t>
      </w:r>
      <w:proofErr w:type="spellEnd"/>
      <w:r w:rsidRPr="00DD4A12">
        <w:rPr>
          <w:color w:val="7F7F7F" w:themeColor="text1" w:themeTint="80"/>
          <w:sz w:val="16"/>
          <w:szCs w:val="16"/>
        </w:rPr>
        <w:t xml:space="preserve"> to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content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requirements</w:t>
      </w:r>
      <w:proofErr w:type="spellEnd"/>
      <w:r w:rsidRPr="00DD4A12">
        <w:rPr>
          <w:color w:val="7F7F7F" w:themeColor="text1" w:themeTint="80"/>
          <w:sz w:val="16"/>
          <w:szCs w:val="16"/>
        </w:rPr>
        <w:t xml:space="preserve"> of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abstract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but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avoiding</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inaccuracies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It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is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not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appropriate</w:t>
      </w:r>
      <w:proofErr w:type="spellEnd"/>
      <w:r w:rsidRPr="00DD4A12">
        <w:rPr>
          <w:color w:val="7F7F7F" w:themeColor="text1" w:themeTint="80"/>
          <w:sz w:val="16"/>
          <w:szCs w:val="16"/>
        </w:rPr>
        <w:t xml:space="preserve"> to </w:t>
      </w:r>
      <w:proofErr w:type="spellStart"/>
      <w:r w:rsidRPr="00DD4A12">
        <w:rPr>
          <w:color w:val="7F7F7F" w:themeColor="text1" w:themeTint="80"/>
          <w:sz w:val="16"/>
          <w:szCs w:val="16"/>
        </w:rPr>
        <w:t>include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information</w:t>
      </w:r>
      <w:proofErr w:type="spellEnd"/>
      <w:r w:rsidRPr="00DD4A12">
        <w:rPr>
          <w:color w:val="7F7F7F" w:themeColor="text1" w:themeTint="80"/>
          <w:sz w:val="16"/>
          <w:szCs w:val="16"/>
        </w:rPr>
        <w:t xml:space="preserve"> or </w:t>
      </w:r>
      <w:proofErr w:type="spellStart"/>
      <w:r w:rsidRPr="00DD4A12">
        <w:rPr>
          <w:color w:val="7F7F7F" w:themeColor="text1" w:themeTint="80"/>
          <w:sz w:val="16"/>
          <w:szCs w:val="16"/>
        </w:rPr>
        <w:t>statements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that</w:t>
      </w:r>
      <w:proofErr w:type="spellEnd"/>
      <w:r w:rsidRPr="00DD4A12">
        <w:rPr>
          <w:color w:val="7F7F7F" w:themeColor="text1" w:themeTint="80"/>
          <w:sz w:val="16"/>
          <w:szCs w:val="16"/>
        </w:rPr>
        <w:t xml:space="preserve"> do </w:t>
      </w:r>
      <w:proofErr w:type="spellStart"/>
      <w:r w:rsidRPr="00DD4A12">
        <w:rPr>
          <w:color w:val="7F7F7F" w:themeColor="text1" w:themeTint="80"/>
          <w:sz w:val="16"/>
          <w:szCs w:val="16"/>
        </w:rPr>
        <w:t>not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appear</w:t>
      </w:r>
      <w:proofErr w:type="spellEnd"/>
      <w:r w:rsidRPr="00DD4A12">
        <w:rPr>
          <w:color w:val="7F7F7F" w:themeColor="text1" w:themeTint="80"/>
          <w:sz w:val="16"/>
          <w:szCs w:val="16"/>
        </w:rPr>
        <w:t xml:space="preserve"> in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text of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thesis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itself</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abstract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should</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be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written</w:t>
      </w:r>
      <w:proofErr w:type="spellEnd"/>
      <w:r w:rsidRPr="00DD4A12">
        <w:rPr>
          <w:color w:val="7F7F7F" w:themeColor="text1" w:themeTint="80"/>
          <w:sz w:val="16"/>
          <w:szCs w:val="16"/>
        </w:rPr>
        <w:t xml:space="preserve"> in </w:t>
      </w:r>
      <w:proofErr w:type="spellStart"/>
      <w:r w:rsidRPr="00DD4A12">
        <w:rPr>
          <w:color w:val="7F7F7F" w:themeColor="text1" w:themeTint="80"/>
          <w:sz w:val="16"/>
          <w:szCs w:val="16"/>
        </w:rPr>
        <w:t>passive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voice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imperfect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gender</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can</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be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used</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for</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indicative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statements</w:t>
      </w:r>
      <w:proofErr w:type="spellEnd"/>
      <w:r w:rsidRPr="00DD4A12">
        <w:rPr>
          <w:color w:val="7F7F7F" w:themeColor="text1" w:themeTint="80"/>
          <w:sz w:val="16"/>
          <w:szCs w:val="16"/>
        </w:rPr>
        <w:t xml:space="preserve"> and </w:t>
      </w:r>
      <w:proofErr w:type="spellStart"/>
      <w:r w:rsidRPr="00DD4A12">
        <w:rPr>
          <w:color w:val="7F7F7F" w:themeColor="text1" w:themeTint="80"/>
          <w:sz w:val="16"/>
          <w:szCs w:val="16"/>
        </w:rPr>
        <w:t>for</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informative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statements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when</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person on </w:t>
      </w:r>
      <w:proofErr w:type="spellStart"/>
      <w:r w:rsidRPr="00DD4A12">
        <w:rPr>
          <w:color w:val="7F7F7F" w:themeColor="text1" w:themeTint="80"/>
          <w:sz w:val="16"/>
          <w:szCs w:val="16"/>
        </w:rPr>
        <w:t>whom</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action</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is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directed</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needs</w:t>
      </w:r>
      <w:proofErr w:type="spellEnd"/>
      <w:r w:rsidRPr="00DD4A12">
        <w:rPr>
          <w:color w:val="7F7F7F" w:themeColor="text1" w:themeTint="80"/>
          <w:sz w:val="16"/>
          <w:szCs w:val="16"/>
        </w:rPr>
        <w:t xml:space="preserve"> to </w:t>
      </w:r>
      <w:proofErr w:type="spellStart"/>
      <w:r w:rsidRPr="00DD4A12">
        <w:rPr>
          <w:color w:val="7F7F7F" w:themeColor="text1" w:themeTint="80"/>
          <w:sz w:val="16"/>
          <w:szCs w:val="16"/>
        </w:rPr>
        <w:t>be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emphasised</w:t>
      </w:r>
      <w:proofErr w:type="spellEnd"/>
      <w:r w:rsidRPr="00DD4A12">
        <w:rPr>
          <w:color w:val="7F7F7F" w:themeColor="text1" w:themeTint="80"/>
          <w:sz w:val="16"/>
          <w:szCs w:val="16"/>
        </w:rPr>
        <w:t xml:space="preserve"> at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same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time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Terminology</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abstract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uses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full-meaning</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words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from</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text, </w:t>
      </w:r>
      <w:proofErr w:type="spellStart"/>
      <w:r w:rsidRPr="00DD4A12">
        <w:rPr>
          <w:color w:val="7F7F7F" w:themeColor="text1" w:themeTint="80"/>
          <w:sz w:val="16"/>
          <w:szCs w:val="16"/>
        </w:rPr>
        <w:t>which</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will</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also</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help</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with</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automatic</w:t>
      </w:r>
      <w:proofErr w:type="spellEnd"/>
      <w:r w:rsidRPr="00DD4A12">
        <w:rPr>
          <w:color w:val="7F7F7F" w:themeColor="text1" w:themeTint="80"/>
          <w:sz w:val="16"/>
          <w:szCs w:val="16"/>
        </w:rPr>
        <w:t xml:space="preserve"> text </w:t>
      </w:r>
      <w:proofErr w:type="spellStart"/>
      <w:r w:rsidRPr="00DD4A12">
        <w:rPr>
          <w:color w:val="7F7F7F" w:themeColor="text1" w:themeTint="80"/>
          <w:sz w:val="16"/>
          <w:szCs w:val="16"/>
        </w:rPr>
        <w:t>searches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Unfamiliar</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terms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abbreviations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acronyms</w:t>
      </w:r>
      <w:proofErr w:type="spellEnd"/>
      <w:r w:rsidRPr="00DD4A12">
        <w:rPr>
          <w:color w:val="7F7F7F" w:themeColor="text1" w:themeTint="80"/>
          <w:sz w:val="16"/>
          <w:szCs w:val="16"/>
        </w:rPr>
        <w:t xml:space="preserve"> or </w:t>
      </w:r>
      <w:proofErr w:type="spellStart"/>
      <w:r w:rsidRPr="00DD4A12">
        <w:rPr>
          <w:color w:val="7F7F7F" w:themeColor="text1" w:themeTint="80"/>
          <w:sz w:val="16"/>
          <w:szCs w:val="16"/>
        </w:rPr>
        <w:t>symbols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should</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be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avoided</w:t>
      </w:r>
      <w:proofErr w:type="spellEnd"/>
      <w:r w:rsidRPr="00DD4A12">
        <w:rPr>
          <w:color w:val="7F7F7F" w:themeColor="text1" w:themeTint="80"/>
          <w:sz w:val="16"/>
          <w:szCs w:val="16"/>
        </w:rPr>
        <w:t xml:space="preserve"> or, </w:t>
      </w:r>
      <w:proofErr w:type="spellStart"/>
      <w:r w:rsidRPr="00DD4A12">
        <w:rPr>
          <w:color w:val="7F7F7F" w:themeColor="text1" w:themeTint="80"/>
          <w:sz w:val="16"/>
          <w:szCs w:val="16"/>
        </w:rPr>
        <w:t>where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justified</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defined</w:t>
      </w:r>
      <w:proofErr w:type="spellEnd"/>
      <w:r w:rsidRPr="00DD4A12">
        <w:rPr>
          <w:color w:val="7F7F7F" w:themeColor="text1" w:themeTint="80"/>
          <w:sz w:val="16"/>
          <w:szCs w:val="16"/>
        </w:rPr>
        <w:t xml:space="preserve"> as </w:t>
      </w:r>
      <w:proofErr w:type="spellStart"/>
      <w:r w:rsidRPr="00DD4A12">
        <w:rPr>
          <w:color w:val="7F7F7F" w:themeColor="text1" w:themeTint="80"/>
          <w:sz w:val="16"/>
          <w:szCs w:val="16"/>
        </w:rPr>
        <w:t>soon</w:t>
      </w:r>
      <w:proofErr w:type="spellEnd"/>
      <w:r w:rsidRPr="00DD4A12">
        <w:rPr>
          <w:color w:val="7F7F7F" w:themeColor="text1" w:themeTint="80"/>
          <w:sz w:val="16"/>
          <w:szCs w:val="16"/>
        </w:rPr>
        <w:t xml:space="preserve"> as </w:t>
      </w:r>
      <w:proofErr w:type="spellStart"/>
      <w:r w:rsidRPr="00DD4A12">
        <w:rPr>
          <w:color w:val="7F7F7F" w:themeColor="text1" w:themeTint="80"/>
          <w:sz w:val="16"/>
          <w:szCs w:val="16"/>
        </w:rPr>
        <w:t>they</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first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appear</w:t>
      </w:r>
      <w:proofErr w:type="spellEnd"/>
      <w:r w:rsidRPr="00DD4A12">
        <w:rPr>
          <w:color w:val="7F7F7F" w:themeColor="text1" w:themeTint="80"/>
          <w:sz w:val="16"/>
          <w:szCs w:val="16"/>
        </w:rPr>
        <w:t xml:space="preserve"> in </w:t>
      </w:r>
      <w:proofErr w:type="spellStart"/>
      <w:r w:rsidRPr="00DD4A12">
        <w:rPr>
          <w:color w:val="7F7F7F" w:themeColor="text1" w:themeTint="80"/>
          <w:sz w:val="16"/>
          <w:szCs w:val="16"/>
        </w:rPr>
        <w:t>the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abstract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Units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symbols</w:t>
      </w:r>
      <w:proofErr w:type="spellEnd"/>
      <w:r w:rsidRPr="00DD4A12">
        <w:rPr>
          <w:color w:val="7F7F7F" w:themeColor="text1" w:themeTint="80"/>
          <w:sz w:val="16"/>
          <w:szCs w:val="16"/>
        </w:rPr>
        <w:t xml:space="preserve">, ISO </w:t>
      </w:r>
      <w:proofErr w:type="spellStart"/>
      <w:r w:rsidRPr="00DD4A12">
        <w:rPr>
          <w:color w:val="7F7F7F" w:themeColor="text1" w:themeTint="80"/>
          <w:sz w:val="16"/>
          <w:szCs w:val="16"/>
        </w:rPr>
        <w:t>terminology</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shall</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be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used</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whenever</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possible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Where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they</w:t>
      </w:r>
      <w:proofErr w:type="spellEnd"/>
      <w:r w:rsidRPr="00DD4A12">
        <w:rPr>
          <w:color w:val="7F7F7F" w:themeColor="text1" w:themeTint="80"/>
          <w:sz w:val="16"/>
          <w:szCs w:val="16"/>
        </w:rPr>
        <w:t xml:space="preserve"> are </w:t>
      </w:r>
      <w:proofErr w:type="spellStart"/>
      <w:r w:rsidRPr="00DD4A12">
        <w:rPr>
          <w:color w:val="7F7F7F" w:themeColor="text1" w:themeTint="80"/>
          <w:sz w:val="16"/>
          <w:szCs w:val="16"/>
        </w:rPr>
        <w:t>not</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available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national</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standards</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shall</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be</w:t>
      </w:r>
      <w:proofErr w:type="spellEnd"/>
      <w:r w:rsidRPr="00DD4A12">
        <w:rPr>
          <w:color w:val="7F7F7F" w:themeColor="text1" w:themeTint="80"/>
          <w:sz w:val="16"/>
          <w:szCs w:val="16"/>
        </w:rPr>
        <w:t xml:space="preserve"> </w:t>
      </w:r>
      <w:proofErr w:type="spellStart"/>
      <w:r w:rsidRPr="00DD4A12">
        <w:rPr>
          <w:color w:val="7F7F7F" w:themeColor="text1" w:themeTint="80"/>
          <w:sz w:val="16"/>
          <w:szCs w:val="16"/>
        </w:rPr>
        <w:t>used</w:t>
      </w:r>
      <w:proofErr w:type="spellEnd"/>
      <w:r w:rsidRPr="00DD4A12">
        <w:rPr>
          <w:color w:val="7F7F7F" w:themeColor="text1" w:themeTint="80"/>
          <w:sz w:val="16"/>
          <w:szCs w:val="16"/>
        </w:rPr>
        <w:t xml:space="preserve">. </w:t>
      </w:r>
    </w:p>
    <w:p w14:paraId="1A3CD55D" w14:textId="77777777" w:rsidR="00780A45" w:rsidRPr="00DD4A12" w:rsidRDefault="00780A45" w:rsidP="00FD33FA"/>
    <w:p w14:paraId="2AD21738" w14:textId="15E29BB3" w:rsidR="00822B53" w:rsidRPr="00DD4A12" w:rsidRDefault="00822B53" w:rsidP="00A93E19">
      <w:pPr>
        <w:ind w:firstLine="0"/>
      </w:pPr>
      <w:proofErr w:type="spellStart"/>
      <w:r w:rsidRPr="00DD4A12">
        <w:t>Keywords</w:t>
      </w:r>
      <w:proofErr w:type="spellEnd"/>
      <w:r w:rsidRPr="00DD4A12">
        <w:t xml:space="preserve">: </w:t>
      </w:r>
      <w:proofErr w:type="spellStart"/>
      <w:r w:rsidR="006E296C" w:rsidRPr="00DD4A12">
        <w:t>Shopping</w:t>
      </w:r>
      <w:proofErr w:type="spellEnd"/>
      <w:r w:rsidR="006E296C" w:rsidRPr="00DD4A12">
        <w:t xml:space="preserve"> list</w:t>
      </w:r>
      <w:r w:rsidR="000D632E">
        <w:t>.</w:t>
      </w:r>
      <w:r w:rsidR="006E296C" w:rsidRPr="00DD4A12">
        <w:t xml:space="preserve"> </w:t>
      </w:r>
      <w:r w:rsidRPr="00DD4A12">
        <w:t xml:space="preserve"> </w:t>
      </w:r>
      <w:r w:rsidR="006E296C" w:rsidRPr="00DD4A12">
        <w:t xml:space="preserve">Mobile </w:t>
      </w:r>
      <w:proofErr w:type="spellStart"/>
      <w:r w:rsidR="006E296C" w:rsidRPr="00DD4A12">
        <w:t>application</w:t>
      </w:r>
      <w:proofErr w:type="spellEnd"/>
      <w:r w:rsidR="000D632E">
        <w:t>.</w:t>
      </w:r>
      <w:r w:rsidR="006E296C" w:rsidRPr="00DD4A12">
        <w:t xml:space="preserve"> Android</w:t>
      </w:r>
      <w:r w:rsidR="000D632E">
        <w:t>.</w:t>
      </w:r>
    </w:p>
    <w:p w14:paraId="58D18F4B" w14:textId="77777777" w:rsidR="009F5F11" w:rsidRPr="00DD4A12" w:rsidRDefault="009F5F11" w:rsidP="00FD33FA"/>
    <w:p w14:paraId="32881A3C" w14:textId="77777777" w:rsidR="00B401FF" w:rsidRPr="00DD4A12" w:rsidRDefault="00B401FF" w:rsidP="00FD33FA">
      <w:pPr>
        <w:rPr>
          <w:rStyle w:val="NecislovanynazovCharChar"/>
          <w:color w:val="FFFFFF" w:themeColor="background1"/>
          <w:sz w:val="24"/>
          <w:szCs w:val="24"/>
          <w:highlight w:val="red"/>
        </w:rPr>
      </w:pPr>
      <w:bookmarkStart w:id="37" w:name="_Toc309047203"/>
      <w:bookmarkStart w:id="38" w:name="_Toc309047432"/>
      <w:bookmarkStart w:id="39" w:name="_Toc309047478"/>
      <w:bookmarkStart w:id="40" w:name="_Toc309047595"/>
    </w:p>
    <w:p w14:paraId="71F33D21" w14:textId="77777777" w:rsidR="00A153E2" w:rsidRPr="00DD4A12" w:rsidRDefault="00A153E2" w:rsidP="00A153E2">
      <w:pPr>
        <w:ind w:firstLine="0"/>
        <w:rPr>
          <w:rStyle w:val="NecislovanynazovCharChar"/>
          <w:sz w:val="24"/>
          <w:szCs w:val="24"/>
        </w:rPr>
        <w:sectPr w:rsidR="00A153E2" w:rsidRPr="00DD4A12" w:rsidSect="00030AF3">
          <w:pgSz w:w="11907" w:h="16840" w:code="9"/>
          <w:pgMar w:top="1418" w:right="1418" w:bottom="1418" w:left="1985" w:header="709" w:footer="709" w:gutter="0"/>
          <w:cols w:space="708"/>
          <w:titlePg/>
        </w:sectPr>
      </w:pPr>
    </w:p>
    <w:p w14:paraId="45DF52C0" w14:textId="290C46C4" w:rsidR="003A750E" w:rsidRPr="007C0CA0" w:rsidRDefault="007C0CA0" w:rsidP="007C0CA0">
      <w:pPr>
        <w:spacing w:after="240"/>
        <w:ind w:firstLine="0"/>
        <w:rPr>
          <w:b/>
          <w:bCs/>
          <w:sz w:val="32"/>
          <w:szCs w:val="32"/>
        </w:rPr>
      </w:pPr>
      <w:bookmarkStart w:id="41" w:name="_Toc309114063"/>
      <w:bookmarkStart w:id="42" w:name="_Toc318099697"/>
      <w:bookmarkStart w:id="43" w:name="_Toc339279008"/>
      <w:bookmarkStart w:id="44" w:name="_Toc115115631"/>
      <w:bookmarkStart w:id="45" w:name="_Toc115510276"/>
      <w:bookmarkStart w:id="46" w:name="_Toc115521425"/>
      <w:bookmarkStart w:id="47" w:name="_Toc115533867"/>
      <w:bookmarkStart w:id="48" w:name="_Toc99180813"/>
      <w:bookmarkStart w:id="49" w:name="_Toc114690684"/>
      <w:r w:rsidRPr="007C0CA0">
        <w:rPr>
          <w:b/>
          <w:bCs/>
          <w:sz w:val="32"/>
          <w:szCs w:val="32"/>
        </w:rPr>
        <w:lastRenderedPageBreak/>
        <w:t>OBSAH</w:t>
      </w:r>
      <w:bookmarkEnd w:id="37"/>
      <w:bookmarkEnd w:id="38"/>
      <w:bookmarkEnd w:id="39"/>
      <w:bookmarkEnd w:id="40"/>
      <w:bookmarkEnd w:id="41"/>
      <w:bookmarkEnd w:id="42"/>
      <w:bookmarkEnd w:id="43"/>
      <w:bookmarkEnd w:id="44"/>
      <w:bookmarkEnd w:id="45"/>
      <w:bookmarkEnd w:id="46"/>
      <w:bookmarkEnd w:id="47"/>
      <w:r w:rsidRPr="007C0CA0">
        <w:rPr>
          <w:b/>
          <w:bCs/>
          <w:sz w:val="32"/>
          <w:szCs w:val="32"/>
        </w:rPr>
        <w:t xml:space="preserve"> </w:t>
      </w:r>
      <w:bookmarkEnd w:id="48"/>
      <w:bookmarkEnd w:id="49"/>
    </w:p>
    <w:sdt>
      <w:sdtPr>
        <w:rPr>
          <w:rFonts w:cs="Times New Roman"/>
          <w:b w:val="0"/>
          <w:bCs w:val="0"/>
          <w:noProof w:val="0"/>
          <w:szCs w:val="24"/>
        </w:rPr>
        <w:id w:val="72321027"/>
        <w:docPartObj>
          <w:docPartGallery w:val="Table of Contents"/>
          <w:docPartUnique/>
        </w:docPartObj>
      </w:sdtPr>
      <w:sdtContent>
        <w:p w14:paraId="38A9C1F7" w14:textId="32D6BED7" w:rsidR="00955C85" w:rsidRDefault="003A750E">
          <w:pPr>
            <w:pStyle w:val="Obsah1"/>
            <w:rPr>
              <w:rFonts w:asciiTheme="minorHAnsi" w:eastAsiaTheme="minorEastAsia" w:hAnsiTheme="minorHAnsi" w:cstheme="minorBidi"/>
              <w:b w:val="0"/>
              <w:bCs w:val="0"/>
              <w:kern w:val="2"/>
              <w:szCs w:val="24"/>
              <w:lang w:eastAsia="sk-SK"/>
              <w14:ligatures w14:val="standardContextual"/>
            </w:rPr>
          </w:pPr>
          <w:r w:rsidRPr="00DD4A12">
            <w:rPr>
              <w:noProof w:val="0"/>
              <w:color w:val="D9D9D9" w:themeColor="background1" w:themeShade="D9"/>
            </w:rPr>
            <w:fldChar w:fldCharType="begin"/>
          </w:r>
          <w:r w:rsidRPr="00DD4A12">
            <w:rPr>
              <w:noProof w:val="0"/>
              <w:color w:val="D9D9D9" w:themeColor="background1" w:themeShade="D9"/>
            </w:rPr>
            <w:instrText xml:space="preserve"> TOC \o "1-3" \h \z \u </w:instrText>
          </w:r>
          <w:r w:rsidRPr="00DD4A12">
            <w:rPr>
              <w:noProof w:val="0"/>
              <w:color w:val="D9D9D9" w:themeColor="background1" w:themeShade="D9"/>
            </w:rPr>
            <w:fldChar w:fldCharType="separate"/>
          </w:r>
          <w:hyperlink w:anchor="_Toc162902728" w:history="1">
            <w:r w:rsidR="00955C85" w:rsidRPr="004D4D4C">
              <w:rPr>
                <w:rStyle w:val="Hypertextovprepojenie"/>
              </w:rPr>
              <w:t>Úvod</w:t>
            </w:r>
            <w:r w:rsidR="00955C85">
              <w:rPr>
                <w:webHidden/>
              </w:rPr>
              <w:tab/>
              <w:t>................................................................................................................................</w:t>
            </w:r>
            <w:r w:rsidR="00955C85">
              <w:rPr>
                <w:webHidden/>
              </w:rPr>
              <w:fldChar w:fldCharType="begin"/>
            </w:r>
            <w:r w:rsidR="00955C85">
              <w:rPr>
                <w:webHidden/>
              </w:rPr>
              <w:instrText xml:space="preserve"> PAGEREF _Toc162902728 \h </w:instrText>
            </w:r>
            <w:r w:rsidR="00955C85">
              <w:rPr>
                <w:webHidden/>
              </w:rPr>
            </w:r>
            <w:r w:rsidR="00955C85">
              <w:rPr>
                <w:webHidden/>
              </w:rPr>
              <w:fldChar w:fldCharType="separate"/>
            </w:r>
            <w:r w:rsidR="00955C85">
              <w:rPr>
                <w:webHidden/>
              </w:rPr>
              <w:t>10</w:t>
            </w:r>
            <w:r w:rsidR="00955C85">
              <w:rPr>
                <w:webHidden/>
              </w:rPr>
              <w:fldChar w:fldCharType="end"/>
            </w:r>
          </w:hyperlink>
        </w:p>
        <w:p w14:paraId="6382F566" w14:textId="088D12D1"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29" w:history="1">
            <w:r w:rsidR="00955C85" w:rsidRPr="004D4D4C">
              <w:rPr>
                <w:rStyle w:val="Hypertextovprepojenie"/>
              </w:rPr>
              <w:t>1</w:t>
            </w:r>
            <w:r w:rsidR="00955C85">
              <w:rPr>
                <w:rFonts w:asciiTheme="minorHAnsi" w:eastAsiaTheme="minorEastAsia" w:hAnsiTheme="minorHAnsi" w:cstheme="minorBidi"/>
                <w:b w:val="0"/>
                <w:bCs w:val="0"/>
                <w:kern w:val="2"/>
                <w:szCs w:val="24"/>
                <w:lang w:eastAsia="sk-SK"/>
                <w14:ligatures w14:val="standardContextual"/>
              </w:rPr>
              <w:tab/>
            </w:r>
            <w:r w:rsidR="00955C85" w:rsidRPr="004D4D4C">
              <w:rPr>
                <w:rStyle w:val="Hypertextovprepojenie"/>
              </w:rPr>
              <w:t>Analýza súčasného stavu</w:t>
            </w:r>
            <w:r w:rsidR="00955C85">
              <w:rPr>
                <w:webHidden/>
              </w:rPr>
              <w:tab/>
            </w:r>
            <w:r w:rsidR="00955C85">
              <w:rPr>
                <w:webHidden/>
              </w:rPr>
              <w:fldChar w:fldCharType="begin"/>
            </w:r>
            <w:r w:rsidR="00955C85">
              <w:rPr>
                <w:webHidden/>
              </w:rPr>
              <w:instrText xml:space="preserve"> PAGEREF _Toc162902729 \h </w:instrText>
            </w:r>
            <w:r w:rsidR="00955C85">
              <w:rPr>
                <w:webHidden/>
              </w:rPr>
            </w:r>
            <w:r w:rsidR="00955C85">
              <w:rPr>
                <w:webHidden/>
              </w:rPr>
              <w:fldChar w:fldCharType="separate"/>
            </w:r>
            <w:r w:rsidR="00955C85">
              <w:rPr>
                <w:webHidden/>
              </w:rPr>
              <w:t>11</w:t>
            </w:r>
            <w:r w:rsidR="00955C85">
              <w:rPr>
                <w:webHidden/>
              </w:rPr>
              <w:fldChar w:fldCharType="end"/>
            </w:r>
          </w:hyperlink>
        </w:p>
        <w:p w14:paraId="320D2DA3" w14:textId="5B90D3D9"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30" w:history="1">
            <w:r w:rsidR="00955C85" w:rsidRPr="004D4D4C">
              <w:rPr>
                <w:rStyle w:val="Hypertextovprepojenie"/>
              </w:rPr>
              <w:t>1.1</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Súčasný stav prístupu používateľov na internet</w:t>
            </w:r>
            <w:r w:rsidR="00955C85">
              <w:rPr>
                <w:webHidden/>
              </w:rPr>
              <w:tab/>
            </w:r>
            <w:r w:rsidR="00955C85">
              <w:rPr>
                <w:webHidden/>
              </w:rPr>
              <w:fldChar w:fldCharType="begin"/>
            </w:r>
            <w:r w:rsidR="00955C85">
              <w:rPr>
                <w:webHidden/>
              </w:rPr>
              <w:instrText xml:space="preserve"> PAGEREF _Toc162902730 \h </w:instrText>
            </w:r>
            <w:r w:rsidR="00955C85">
              <w:rPr>
                <w:webHidden/>
              </w:rPr>
            </w:r>
            <w:r w:rsidR="00955C85">
              <w:rPr>
                <w:webHidden/>
              </w:rPr>
              <w:fldChar w:fldCharType="separate"/>
            </w:r>
            <w:r w:rsidR="00955C85">
              <w:rPr>
                <w:webHidden/>
              </w:rPr>
              <w:t>11</w:t>
            </w:r>
            <w:r w:rsidR="00955C85">
              <w:rPr>
                <w:webHidden/>
              </w:rPr>
              <w:fldChar w:fldCharType="end"/>
            </w:r>
          </w:hyperlink>
        </w:p>
        <w:p w14:paraId="3E9C890D" w14:textId="7EF5A46D"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31" w:history="1">
            <w:r w:rsidR="00955C85" w:rsidRPr="004D4D4C">
              <w:rPr>
                <w:rStyle w:val="Hypertextovprepojenie"/>
              </w:rPr>
              <w:t>1.2</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mObilné operačné systémy</w:t>
            </w:r>
            <w:r w:rsidR="00955C85">
              <w:rPr>
                <w:webHidden/>
              </w:rPr>
              <w:tab/>
            </w:r>
            <w:r w:rsidR="00955C85">
              <w:rPr>
                <w:webHidden/>
              </w:rPr>
              <w:fldChar w:fldCharType="begin"/>
            </w:r>
            <w:r w:rsidR="00955C85">
              <w:rPr>
                <w:webHidden/>
              </w:rPr>
              <w:instrText xml:space="preserve"> PAGEREF _Toc162902731 \h </w:instrText>
            </w:r>
            <w:r w:rsidR="00955C85">
              <w:rPr>
                <w:webHidden/>
              </w:rPr>
            </w:r>
            <w:r w:rsidR="00955C85">
              <w:rPr>
                <w:webHidden/>
              </w:rPr>
              <w:fldChar w:fldCharType="separate"/>
            </w:r>
            <w:r w:rsidR="00955C85">
              <w:rPr>
                <w:webHidden/>
              </w:rPr>
              <w:t>12</w:t>
            </w:r>
            <w:r w:rsidR="00955C85">
              <w:rPr>
                <w:webHidden/>
              </w:rPr>
              <w:fldChar w:fldCharType="end"/>
            </w:r>
          </w:hyperlink>
        </w:p>
        <w:p w14:paraId="16429277" w14:textId="60235A0B"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32" w:history="1">
            <w:r w:rsidR="00955C85" w:rsidRPr="004D4D4C">
              <w:rPr>
                <w:rStyle w:val="Hypertextovprepojenie"/>
              </w:rPr>
              <w:t>1.3</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Android</w:t>
            </w:r>
            <w:r w:rsidR="00955C85">
              <w:rPr>
                <w:webHidden/>
              </w:rPr>
              <w:tab/>
            </w:r>
            <w:r w:rsidR="00955C85">
              <w:rPr>
                <w:webHidden/>
              </w:rPr>
              <w:fldChar w:fldCharType="begin"/>
            </w:r>
            <w:r w:rsidR="00955C85">
              <w:rPr>
                <w:webHidden/>
              </w:rPr>
              <w:instrText xml:space="preserve"> PAGEREF _Toc162902732 \h </w:instrText>
            </w:r>
            <w:r w:rsidR="00955C85">
              <w:rPr>
                <w:webHidden/>
              </w:rPr>
            </w:r>
            <w:r w:rsidR="00955C85">
              <w:rPr>
                <w:webHidden/>
              </w:rPr>
              <w:fldChar w:fldCharType="separate"/>
            </w:r>
            <w:r w:rsidR="00955C85">
              <w:rPr>
                <w:webHidden/>
              </w:rPr>
              <w:t>13</w:t>
            </w:r>
            <w:r w:rsidR="00955C85">
              <w:rPr>
                <w:webHidden/>
              </w:rPr>
              <w:fldChar w:fldCharType="end"/>
            </w:r>
          </w:hyperlink>
        </w:p>
        <w:p w14:paraId="12F9916F" w14:textId="2F8FA296"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33" w:history="1">
            <w:r w:rsidR="00955C85" w:rsidRPr="004D4D4C">
              <w:rPr>
                <w:rStyle w:val="Hypertextovprepojenie"/>
              </w:rPr>
              <w:t>1.4</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Natívne aplikácie vs. mobilné webové aplikácie</w:t>
            </w:r>
            <w:r w:rsidR="00955C85">
              <w:rPr>
                <w:webHidden/>
              </w:rPr>
              <w:tab/>
            </w:r>
            <w:r w:rsidR="00955C85">
              <w:rPr>
                <w:webHidden/>
              </w:rPr>
              <w:fldChar w:fldCharType="begin"/>
            </w:r>
            <w:r w:rsidR="00955C85">
              <w:rPr>
                <w:webHidden/>
              </w:rPr>
              <w:instrText xml:space="preserve"> PAGEREF _Toc162902733 \h </w:instrText>
            </w:r>
            <w:r w:rsidR="00955C85">
              <w:rPr>
                <w:webHidden/>
              </w:rPr>
            </w:r>
            <w:r w:rsidR="00955C85">
              <w:rPr>
                <w:webHidden/>
              </w:rPr>
              <w:fldChar w:fldCharType="separate"/>
            </w:r>
            <w:r w:rsidR="00955C85">
              <w:rPr>
                <w:webHidden/>
              </w:rPr>
              <w:t>14</w:t>
            </w:r>
            <w:r w:rsidR="00955C85">
              <w:rPr>
                <w:webHidden/>
              </w:rPr>
              <w:fldChar w:fldCharType="end"/>
            </w:r>
          </w:hyperlink>
        </w:p>
        <w:p w14:paraId="0B4D1DA1" w14:textId="0C7C6301"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34" w:history="1">
            <w:r w:rsidR="00955C85" w:rsidRPr="004D4D4C">
              <w:rPr>
                <w:rStyle w:val="Hypertextovprepojenie"/>
              </w:rPr>
              <w:t>1.5</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Nákupný zoznam</w:t>
            </w:r>
            <w:r w:rsidR="00955C85">
              <w:rPr>
                <w:webHidden/>
              </w:rPr>
              <w:tab/>
            </w:r>
            <w:r w:rsidR="00955C85">
              <w:rPr>
                <w:webHidden/>
              </w:rPr>
              <w:fldChar w:fldCharType="begin"/>
            </w:r>
            <w:r w:rsidR="00955C85">
              <w:rPr>
                <w:webHidden/>
              </w:rPr>
              <w:instrText xml:space="preserve"> PAGEREF _Toc162902734 \h </w:instrText>
            </w:r>
            <w:r w:rsidR="00955C85">
              <w:rPr>
                <w:webHidden/>
              </w:rPr>
            </w:r>
            <w:r w:rsidR="00955C85">
              <w:rPr>
                <w:webHidden/>
              </w:rPr>
              <w:fldChar w:fldCharType="separate"/>
            </w:r>
            <w:r w:rsidR="00955C85">
              <w:rPr>
                <w:webHidden/>
              </w:rPr>
              <w:t>16</w:t>
            </w:r>
            <w:r w:rsidR="00955C85">
              <w:rPr>
                <w:webHidden/>
              </w:rPr>
              <w:fldChar w:fldCharType="end"/>
            </w:r>
          </w:hyperlink>
        </w:p>
        <w:p w14:paraId="287655D9" w14:textId="5706455D"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35" w:history="1">
            <w:r w:rsidR="00955C85" w:rsidRPr="004D4D4C">
              <w:rPr>
                <w:rStyle w:val="Hypertextovprepojenie"/>
              </w:rPr>
              <w:t>1.5.1</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Počet produktov na nákupných zoznamoch</w:t>
            </w:r>
            <w:r w:rsidR="00955C85">
              <w:rPr>
                <w:webHidden/>
              </w:rPr>
              <w:tab/>
            </w:r>
            <w:r w:rsidR="00955C85">
              <w:rPr>
                <w:webHidden/>
              </w:rPr>
              <w:fldChar w:fldCharType="begin"/>
            </w:r>
            <w:r w:rsidR="00955C85">
              <w:rPr>
                <w:webHidden/>
              </w:rPr>
              <w:instrText xml:space="preserve"> PAGEREF _Toc162902735 \h </w:instrText>
            </w:r>
            <w:r w:rsidR="00955C85">
              <w:rPr>
                <w:webHidden/>
              </w:rPr>
            </w:r>
            <w:r w:rsidR="00955C85">
              <w:rPr>
                <w:webHidden/>
              </w:rPr>
              <w:fldChar w:fldCharType="separate"/>
            </w:r>
            <w:r w:rsidR="00955C85">
              <w:rPr>
                <w:webHidden/>
              </w:rPr>
              <w:t>17</w:t>
            </w:r>
            <w:r w:rsidR="00955C85">
              <w:rPr>
                <w:webHidden/>
              </w:rPr>
              <w:fldChar w:fldCharType="end"/>
            </w:r>
          </w:hyperlink>
        </w:p>
        <w:p w14:paraId="5EC82DB0" w14:textId="689CDEE6"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36" w:history="1">
            <w:r w:rsidR="00955C85" w:rsidRPr="004D4D4C">
              <w:rPr>
                <w:rStyle w:val="Hypertextovprepojenie"/>
              </w:rPr>
              <w:t>1.5.2</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Dôvody písania nákupného zoznamu</w:t>
            </w:r>
            <w:r w:rsidR="00955C85">
              <w:rPr>
                <w:webHidden/>
              </w:rPr>
              <w:tab/>
            </w:r>
            <w:r w:rsidR="00955C85">
              <w:rPr>
                <w:webHidden/>
              </w:rPr>
              <w:fldChar w:fldCharType="begin"/>
            </w:r>
            <w:r w:rsidR="00955C85">
              <w:rPr>
                <w:webHidden/>
              </w:rPr>
              <w:instrText xml:space="preserve"> PAGEREF _Toc162902736 \h </w:instrText>
            </w:r>
            <w:r w:rsidR="00955C85">
              <w:rPr>
                <w:webHidden/>
              </w:rPr>
            </w:r>
            <w:r w:rsidR="00955C85">
              <w:rPr>
                <w:webHidden/>
              </w:rPr>
              <w:fldChar w:fldCharType="separate"/>
            </w:r>
            <w:r w:rsidR="00955C85">
              <w:rPr>
                <w:webHidden/>
              </w:rPr>
              <w:t>18</w:t>
            </w:r>
            <w:r w:rsidR="00955C85">
              <w:rPr>
                <w:webHidden/>
              </w:rPr>
              <w:fldChar w:fldCharType="end"/>
            </w:r>
          </w:hyperlink>
        </w:p>
        <w:p w14:paraId="408D9A32" w14:textId="78186317"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37" w:history="1">
            <w:r w:rsidR="00955C85" w:rsidRPr="004D4D4C">
              <w:rPr>
                <w:rStyle w:val="Hypertextovprepojenie"/>
              </w:rPr>
              <w:t>1.5.3</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Užívateľské rozhranie</w:t>
            </w:r>
            <w:r w:rsidR="00955C85">
              <w:rPr>
                <w:webHidden/>
              </w:rPr>
              <w:tab/>
            </w:r>
            <w:r w:rsidR="00955C85">
              <w:rPr>
                <w:webHidden/>
              </w:rPr>
              <w:fldChar w:fldCharType="begin"/>
            </w:r>
            <w:r w:rsidR="00955C85">
              <w:rPr>
                <w:webHidden/>
              </w:rPr>
              <w:instrText xml:space="preserve"> PAGEREF _Toc162902737 \h </w:instrText>
            </w:r>
            <w:r w:rsidR="00955C85">
              <w:rPr>
                <w:webHidden/>
              </w:rPr>
            </w:r>
            <w:r w:rsidR="00955C85">
              <w:rPr>
                <w:webHidden/>
              </w:rPr>
              <w:fldChar w:fldCharType="separate"/>
            </w:r>
            <w:r w:rsidR="00955C85">
              <w:rPr>
                <w:webHidden/>
              </w:rPr>
              <w:t>18</w:t>
            </w:r>
            <w:r w:rsidR="00955C85">
              <w:rPr>
                <w:webHidden/>
              </w:rPr>
              <w:fldChar w:fldCharType="end"/>
            </w:r>
          </w:hyperlink>
        </w:p>
        <w:p w14:paraId="1361412A" w14:textId="7B8F6E5C"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38" w:history="1">
            <w:r w:rsidR="00955C85" w:rsidRPr="004D4D4C">
              <w:rPr>
                <w:rStyle w:val="Hypertextovprepojenie"/>
              </w:rPr>
              <w:t>1.5.4 Aplikácie na vytváranie nákupného zoznamu</w:t>
            </w:r>
            <w:r w:rsidR="00955C85">
              <w:rPr>
                <w:webHidden/>
              </w:rPr>
              <w:tab/>
            </w:r>
            <w:r w:rsidR="00955C85">
              <w:rPr>
                <w:webHidden/>
              </w:rPr>
              <w:fldChar w:fldCharType="begin"/>
            </w:r>
            <w:r w:rsidR="00955C85">
              <w:rPr>
                <w:webHidden/>
              </w:rPr>
              <w:instrText xml:space="preserve"> PAGEREF _Toc162902738 \h </w:instrText>
            </w:r>
            <w:r w:rsidR="00955C85">
              <w:rPr>
                <w:webHidden/>
              </w:rPr>
            </w:r>
            <w:r w:rsidR="00955C85">
              <w:rPr>
                <w:webHidden/>
              </w:rPr>
              <w:fldChar w:fldCharType="separate"/>
            </w:r>
            <w:r w:rsidR="00955C85">
              <w:rPr>
                <w:webHidden/>
              </w:rPr>
              <w:t>19</w:t>
            </w:r>
            <w:r w:rsidR="00955C85">
              <w:rPr>
                <w:webHidden/>
              </w:rPr>
              <w:fldChar w:fldCharType="end"/>
            </w:r>
          </w:hyperlink>
        </w:p>
        <w:p w14:paraId="150DA94C" w14:textId="1ACAE7C7"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39" w:history="1">
            <w:r w:rsidR="00955C85" w:rsidRPr="004D4D4C">
              <w:rPr>
                <w:rStyle w:val="Hypertextovprepojenie"/>
              </w:rPr>
              <w:t>2</w:t>
            </w:r>
            <w:r w:rsidR="00955C85">
              <w:rPr>
                <w:rFonts w:asciiTheme="minorHAnsi" w:eastAsiaTheme="minorEastAsia" w:hAnsiTheme="minorHAnsi" w:cstheme="minorBidi"/>
                <w:b w:val="0"/>
                <w:bCs w:val="0"/>
                <w:kern w:val="2"/>
                <w:szCs w:val="24"/>
                <w:lang w:eastAsia="sk-SK"/>
                <w14:ligatures w14:val="standardContextual"/>
              </w:rPr>
              <w:tab/>
            </w:r>
            <w:r w:rsidR="00955C85" w:rsidRPr="004D4D4C">
              <w:rPr>
                <w:rStyle w:val="Hypertextovprepojenie"/>
              </w:rPr>
              <w:t>Ciele záverečnej práce</w:t>
            </w:r>
            <w:r w:rsidR="00955C85">
              <w:rPr>
                <w:webHidden/>
              </w:rPr>
              <w:tab/>
            </w:r>
            <w:r w:rsidR="00955C85">
              <w:rPr>
                <w:webHidden/>
              </w:rPr>
              <w:fldChar w:fldCharType="begin"/>
            </w:r>
            <w:r w:rsidR="00955C85">
              <w:rPr>
                <w:webHidden/>
              </w:rPr>
              <w:instrText xml:space="preserve"> PAGEREF _Toc162902739 \h </w:instrText>
            </w:r>
            <w:r w:rsidR="00955C85">
              <w:rPr>
                <w:webHidden/>
              </w:rPr>
            </w:r>
            <w:r w:rsidR="00955C85">
              <w:rPr>
                <w:webHidden/>
              </w:rPr>
              <w:fldChar w:fldCharType="separate"/>
            </w:r>
            <w:r w:rsidR="00955C85">
              <w:rPr>
                <w:webHidden/>
              </w:rPr>
              <w:t>22</w:t>
            </w:r>
            <w:r w:rsidR="00955C85">
              <w:rPr>
                <w:webHidden/>
              </w:rPr>
              <w:fldChar w:fldCharType="end"/>
            </w:r>
          </w:hyperlink>
        </w:p>
        <w:p w14:paraId="48249590" w14:textId="5A32F3B5"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40" w:history="1">
            <w:r w:rsidR="00955C85" w:rsidRPr="004D4D4C">
              <w:rPr>
                <w:rStyle w:val="Hypertextovprepojenie"/>
              </w:rPr>
              <w:t>3</w:t>
            </w:r>
            <w:r w:rsidR="00955C85">
              <w:rPr>
                <w:rFonts w:asciiTheme="minorHAnsi" w:eastAsiaTheme="minorEastAsia" w:hAnsiTheme="minorHAnsi" w:cstheme="minorBidi"/>
                <w:b w:val="0"/>
                <w:bCs w:val="0"/>
                <w:kern w:val="2"/>
                <w:szCs w:val="24"/>
                <w:lang w:eastAsia="sk-SK"/>
                <w14:ligatures w14:val="standardContextual"/>
              </w:rPr>
              <w:tab/>
            </w:r>
            <w:r w:rsidR="00955C85" w:rsidRPr="004D4D4C">
              <w:rPr>
                <w:rStyle w:val="Hypertextovprepojenie"/>
              </w:rPr>
              <w:t>Návrh a metodika</w:t>
            </w:r>
            <w:r w:rsidR="00955C85">
              <w:rPr>
                <w:webHidden/>
              </w:rPr>
              <w:tab/>
            </w:r>
            <w:r w:rsidR="00955C85">
              <w:rPr>
                <w:webHidden/>
              </w:rPr>
              <w:fldChar w:fldCharType="begin"/>
            </w:r>
            <w:r w:rsidR="00955C85">
              <w:rPr>
                <w:webHidden/>
              </w:rPr>
              <w:instrText xml:space="preserve"> PAGEREF _Toc162902740 \h </w:instrText>
            </w:r>
            <w:r w:rsidR="00955C85">
              <w:rPr>
                <w:webHidden/>
              </w:rPr>
            </w:r>
            <w:r w:rsidR="00955C85">
              <w:rPr>
                <w:webHidden/>
              </w:rPr>
              <w:fldChar w:fldCharType="separate"/>
            </w:r>
            <w:r w:rsidR="00955C85">
              <w:rPr>
                <w:webHidden/>
              </w:rPr>
              <w:t>23</w:t>
            </w:r>
            <w:r w:rsidR="00955C85">
              <w:rPr>
                <w:webHidden/>
              </w:rPr>
              <w:fldChar w:fldCharType="end"/>
            </w:r>
          </w:hyperlink>
        </w:p>
        <w:p w14:paraId="3E8A7DB2" w14:textId="6CEE3FDD"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41" w:history="1">
            <w:r w:rsidR="00955C85" w:rsidRPr="004D4D4C">
              <w:rPr>
                <w:rStyle w:val="Hypertextovprepojenie"/>
              </w:rPr>
              <w:t xml:space="preserve">3.1 </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Návrh softvéru</w:t>
            </w:r>
            <w:r w:rsidR="00955C85">
              <w:rPr>
                <w:webHidden/>
              </w:rPr>
              <w:tab/>
            </w:r>
            <w:r w:rsidR="00955C85">
              <w:rPr>
                <w:webHidden/>
              </w:rPr>
              <w:fldChar w:fldCharType="begin"/>
            </w:r>
            <w:r w:rsidR="00955C85">
              <w:rPr>
                <w:webHidden/>
              </w:rPr>
              <w:instrText xml:space="preserve"> PAGEREF _Toc162902741 \h </w:instrText>
            </w:r>
            <w:r w:rsidR="00955C85">
              <w:rPr>
                <w:webHidden/>
              </w:rPr>
            </w:r>
            <w:r w:rsidR="00955C85">
              <w:rPr>
                <w:webHidden/>
              </w:rPr>
              <w:fldChar w:fldCharType="separate"/>
            </w:r>
            <w:r w:rsidR="00955C85">
              <w:rPr>
                <w:webHidden/>
              </w:rPr>
              <w:t>23</w:t>
            </w:r>
            <w:r w:rsidR="00955C85">
              <w:rPr>
                <w:webHidden/>
              </w:rPr>
              <w:fldChar w:fldCharType="end"/>
            </w:r>
          </w:hyperlink>
        </w:p>
        <w:p w14:paraId="6204DAF9" w14:textId="073964DE"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42" w:history="1">
            <w:r w:rsidR="00955C85" w:rsidRPr="004D4D4C">
              <w:rPr>
                <w:rStyle w:val="Hypertextovprepojenie"/>
              </w:rPr>
              <w:t xml:space="preserve">3.1.1 </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Funkčné požiadavky</w:t>
            </w:r>
            <w:r w:rsidR="00955C85">
              <w:rPr>
                <w:webHidden/>
              </w:rPr>
              <w:tab/>
            </w:r>
            <w:r w:rsidR="00955C85">
              <w:rPr>
                <w:webHidden/>
              </w:rPr>
              <w:fldChar w:fldCharType="begin"/>
            </w:r>
            <w:r w:rsidR="00955C85">
              <w:rPr>
                <w:webHidden/>
              </w:rPr>
              <w:instrText xml:space="preserve"> PAGEREF _Toc162902742 \h </w:instrText>
            </w:r>
            <w:r w:rsidR="00955C85">
              <w:rPr>
                <w:webHidden/>
              </w:rPr>
            </w:r>
            <w:r w:rsidR="00955C85">
              <w:rPr>
                <w:webHidden/>
              </w:rPr>
              <w:fldChar w:fldCharType="separate"/>
            </w:r>
            <w:r w:rsidR="00955C85">
              <w:rPr>
                <w:webHidden/>
              </w:rPr>
              <w:t>23</w:t>
            </w:r>
            <w:r w:rsidR="00955C85">
              <w:rPr>
                <w:webHidden/>
              </w:rPr>
              <w:fldChar w:fldCharType="end"/>
            </w:r>
          </w:hyperlink>
        </w:p>
        <w:p w14:paraId="6F515CF8" w14:textId="5E961988"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43" w:history="1">
            <w:r w:rsidR="00955C85" w:rsidRPr="004D4D4C">
              <w:rPr>
                <w:rStyle w:val="Hypertextovprepojenie"/>
              </w:rPr>
              <w:t xml:space="preserve">3.1.2 </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Nefunkčné požiadavky</w:t>
            </w:r>
            <w:r w:rsidR="00955C85">
              <w:rPr>
                <w:webHidden/>
              </w:rPr>
              <w:tab/>
            </w:r>
            <w:r w:rsidR="00955C85">
              <w:rPr>
                <w:webHidden/>
              </w:rPr>
              <w:fldChar w:fldCharType="begin"/>
            </w:r>
            <w:r w:rsidR="00955C85">
              <w:rPr>
                <w:webHidden/>
              </w:rPr>
              <w:instrText xml:space="preserve"> PAGEREF _Toc162902743 \h </w:instrText>
            </w:r>
            <w:r w:rsidR="00955C85">
              <w:rPr>
                <w:webHidden/>
              </w:rPr>
            </w:r>
            <w:r w:rsidR="00955C85">
              <w:rPr>
                <w:webHidden/>
              </w:rPr>
              <w:fldChar w:fldCharType="separate"/>
            </w:r>
            <w:r w:rsidR="00955C85">
              <w:rPr>
                <w:webHidden/>
              </w:rPr>
              <w:t>23</w:t>
            </w:r>
            <w:r w:rsidR="00955C85">
              <w:rPr>
                <w:webHidden/>
              </w:rPr>
              <w:fldChar w:fldCharType="end"/>
            </w:r>
          </w:hyperlink>
        </w:p>
        <w:p w14:paraId="1F68801F" w14:textId="048D23DC"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44" w:history="1">
            <w:r w:rsidR="00955C85" w:rsidRPr="004D4D4C">
              <w:rPr>
                <w:rStyle w:val="Hypertextovprepojenie"/>
              </w:rPr>
              <w:t xml:space="preserve">3.2 </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Definovanie aktérov a prípadov použitia</w:t>
            </w:r>
            <w:r w:rsidR="00955C85">
              <w:rPr>
                <w:webHidden/>
              </w:rPr>
              <w:tab/>
            </w:r>
            <w:r w:rsidR="00955C85">
              <w:rPr>
                <w:webHidden/>
              </w:rPr>
              <w:fldChar w:fldCharType="begin"/>
            </w:r>
            <w:r w:rsidR="00955C85">
              <w:rPr>
                <w:webHidden/>
              </w:rPr>
              <w:instrText xml:space="preserve"> PAGEREF _Toc162902744 \h </w:instrText>
            </w:r>
            <w:r w:rsidR="00955C85">
              <w:rPr>
                <w:webHidden/>
              </w:rPr>
            </w:r>
            <w:r w:rsidR="00955C85">
              <w:rPr>
                <w:webHidden/>
              </w:rPr>
              <w:fldChar w:fldCharType="separate"/>
            </w:r>
            <w:r w:rsidR="00955C85">
              <w:rPr>
                <w:webHidden/>
              </w:rPr>
              <w:t>23</w:t>
            </w:r>
            <w:r w:rsidR="00955C85">
              <w:rPr>
                <w:webHidden/>
              </w:rPr>
              <w:fldChar w:fldCharType="end"/>
            </w:r>
          </w:hyperlink>
        </w:p>
        <w:p w14:paraId="0707D9A4" w14:textId="7A993C68"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45" w:history="1">
            <w:r w:rsidR="00955C85" w:rsidRPr="004D4D4C">
              <w:rPr>
                <w:rStyle w:val="Hypertextovprepojenie"/>
              </w:rPr>
              <w:t>3.3</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Architektúra</w:t>
            </w:r>
            <w:r w:rsidR="00955C85">
              <w:rPr>
                <w:webHidden/>
              </w:rPr>
              <w:tab/>
            </w:r>
            <w:r w:rsidR="00955C85">
              <w:rPr>
                <w:webHidden/>
              </w:rPr>
              <w:fldChar w:fldCharType="begin"/>
            </w:r>
            <w:r w:rsidR="00955C85">
              <w:rPr>
                <w:webHidden/>
              </w:rPr>
              <w:instrText xml:space="preserve"> PAGEREF _Toc162902745 \h </w:instrText>
            </w:r>
            <w:r w:rsidR="00955C85">
              <w:rPr>
                <w:webHidden/>
              </w:rPr>
            </w:r>
            <w:r w:rsidR="00955C85">
              <w:rPr>
                <w:webHidden/>
              </w:rPr>
              <w:fldChar w:fldCharType="separate"/>
            </w:r>
            <w:r w:rsidR="00955C85">
              <w:rPr>
                <w:webHidden/>
              </w:rPr>
              <w:t>25</w:t>
            </w:r>
            <w:r w:rsidR="00955C85">
              <w:rPr>
                <w:webHidden/>
              </w:rPr>
              <w:fldChar w:fldCharType="end"/>
            </w:r>
          </w:hyperlink>
        </w:p>
        <w:p w14:paraId="53351AC7" w14:textId="79EFAFCF"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46" w:history="1">
            <w:r w:rsidR="00955C85" w:rsidRPr="004D4D4C">
              <w:rPr>
                <w:rStyle w:val="Hypertextovprepojenie"/>
              </w:rPr>
              <w:t xml:space="preserve">3.4 </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Databázový model</w:t>
            </w:r>
            <w:r w:rsidR="00955C85">
              <w:rPr>
                <w:webHidden/>
              </w:rPr>
              <w:tab/>
            </w:r>
            <w:r w:rsidR="00955C85">
              <w:rPr>
                <w:webHidden/>
              </w:rPr>
              <w:fldChar w:fldCharType="begin"/>
            </w:r>
            <w:r w:rsidR="00955C85">
              <w:rPr>
                <w:webHidden/>
              </w:rPr>
              <w:instrText xml:space="preserve"> PAGEREF _Toc162902746 \h </w:instrText>
            </w:r>
            <w:r w:rsidR="00955C85">
              <w:rPr>
                <w:webHidden/>
              </w:rPr>
            </w:r>
            <w:r w:rsidR="00955C85">
              <w:rPr>
                <w:webHidden/>
              </w:rPr>
              <w:fldChar w:fldCharType="separate"/>
            </w:r>
            <w:r w:rsidR="00955C85">
              <w:rPr>
                <w:webHidden/>
              </w:rPr>
              <w:t>26</w:t>
            </w:r>
            <w:r w:rsidR="00955C85">
              <w:rPr>
                <w:webHidden/>
              </w:rPr>
              <w:fldChar w:fldCharType="end"/>
            </w:r>
          </w:hyperlink>
        </w:p>
        <w:p w14:paraId="375138F5" w14:textId="178B04C2"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47" w:history="1">
            <w:r w:rsidR="00955C85" w:rsidRPr="004D4D4C">
              <w:rPr>
                <w:rStyle w:val="Hypertextovprepojenie"/>
              </w:rPr>
              <w:t xml:space="preserve">3.5 </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Návrh užívateľského rozhrania</w:t>
            </w:r>
            <w:r w:rsidR="00955C85">
              <w:rPr>
                <w:webHidden/>
              </w:rPr>
              <w:tab/>
            </w:r>
            <w:r w:rsidR="00955C85">
              <w:rPr>
                <w:webHidden/>
              </w:rPr>
              <w:fldChar w:fldCharType="begin"/>
            </w:r>
            <w:r w:rsidR="00955C85">
              <w:rPr>
                <w:webHidden/>
              </w:rPr>
              <w:instrText xml:space="preserve"> PAGEREF _Toc162902747 \h </w:instrText>
            </w:r>
            <w:r w:rsidR="00955C85">
              <w:rPr>
                <w:webHidden/>
              </w:rPr>
            </w:r>
            <w:r w:rsidR="00955C85">
              <w:rPr>
                <w:webHidden/>
              </w:rPr>
              <w:fldChar w:fldCharType="separate"/>
            </w:r>
            <w:r w:rsidR="00955C85">
              <w:rPr>
                <w:webHidden/>
              </w:rPr>
              <w:t>27</w:t>
            </w:r>
            <w:r w:rsidR="00955C85">
              <w:rPr>
                <w:webHidden/>
              </w:rPr>
              <w:fldChar w:fldCharType="end"/>
            </w:r>
          </w:hyperlink>
        </w:p>
        <w:p w14:paraId="4202E1BA" w14:textId="75FD4090"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48" w:history="1">
            <w:r w:rsidR="00955C85" w:rsidRPr="004D4D4C">
              <w:rPr>
                <w:rStyle w:val="Hypertextovprepojenie"/>
              </w:rPr>
              <w:t xml:space="preserve">3.6 </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Použité technológie</w:t>
            </w:r>
            <w:r w:rsidR="00955C85">
              <w:rPr>
                <w:webHidden/>
              </w:rPr>
              <w:tab/>
            </w:r>
            <w:r w:rsidR="00955C85">
              <w:rPr>
                <w:webHidden/>
              </w:rPr>
              <w:fldChar w:fldCharType="begin"/>
            </w:r>
            <w:r w:rsidR="00955C85">
              <w:rPr>
                <w:webHidden/>
              </w:rPr>
              <w:instrText xml:space="preserve"> PAGEREF _Toc162902748 \h </w:instrText>
            </w:r>
            <w:r w:rsidR="00955C85">
              <w:rPr>
                <w:webHidden/>
              </w:rPr>
            </w:r>
            <w:r w:rsidR="00955C85">
              <w:rPr>
                <w:webHidden/>
              </w:rPr>
              <w:fldChar w:fldCharType="separate"/>
            </w:r>
            <w:r w:rsidR="00955C85">
              <w:rPr>
                <w:webHidden/>
              </w:rPr>
              <w:t>29</w:t>
            </w:r>
            <w:r w:rsidR="00955C85">
              <w:rPr>
                <w:webHidden/>
              </w:rPr>
              <w:fldChar w:fldCharType="end"/>
            </w:r>
          </w:hyperlink>
        </w:p>
        <w:p w14:paraId="039A646E" w14:textId="554022DF"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49" w:history="1">
            <w:r w:rsidR="00955C85" w:rsidRPr="004D4D4C">
              <w:rPr>
                <w:rStyle w:val="Hypertextovprepojenie"/>
              </w:rPr>
              <w:t xml:space="preserve">3.6.1 </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JAVA</w:t>
            </w:r>
            <w:r w:rsidR="00955C85">
              <w:rPr>
                <w:webHidden/>
              </w:rPr>
              <w:tab/>
            </w:r>
            <w:r w:rsidR="00955C85">
              <w:rPr>
                <w:webHidden/>
              </w:rPr>
              <w:fldChar w:fldCharType="begin"/>
            </w:r>
            <w:r w:rsidR="00955C85">
              <w:rPr>
                <w:webHidden/>
              </w:rPr>
              <w:instrText xml:space="preserve"> PAGEREF _Toc162902749 \h </w:instrText>
            </w:r>
            <w:r w:rsidR="00955C85">
              <w:rPr>
                <w:webHidden/>
              </w:rPr>
            </w:r>
            <w:r w:rsidR="00955C85">
              <w:rPr>
                <w:webHidden/>
              </w:rPr>
              <w:fldChar w:fldCharType="separate"/>
            </w:r>
            <w:r w:rsidR="00955C85">
              <w:rPr>
                <w:webHidden/>
              </w:rPr>
              <w:t>29</w:t>
            </w:r>
            <w:r w:rsidR="00955C85">
              <w:rPr>
                <w:webHidden/>
              </w:rPr>
              <w:fldChar w:fldCharType="end"/>
            </w:r>
          </w:hyperlink>
        </w:p>
        <w:p w14:paraId="550B8ADB" w14:textId="37754F4B"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0" w:history="1">
            <w:r w:rsidR="00955C85" w:rsidRPr="004D4D4C">
              <w:rPr>
                <w:rStyle w:val="Hypertextovprepojenie"/>
              </w:rPr>
              <w:t xml:space="preserve">3.6.2 </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JSON</w:t>
            </w:r>
            <w:r w:rsidR="00955C85">
              <w:rPr>
                <w:webHidden/>
              </w:rPr>
              <w:tab/>
            </w:r>
            <w:r w:rsidR="00955C85">
              <w:rPr>
                <w:webHidden/>
              </w:rPr>
              <w:fldChar w:fldCharType="begin"/>
            </w:r>
            <w:r w:rsidR="00955C85">
              <w:rPr>
                <w:webHidden/>
              </w:rPr>
              <w:instrText xml:space="preserve"> PAGEREF _Toc162902750 \h </w:instrText>
            </w:r>
            <w:r w:rsidR="00955C85">
              <w:rPr>
                <w:webHidden/>
              </w:rPr>
            </w:r>
            <w:r w:rsidR="00955C85">
              <w:rPr>
                <w:webHidden/>
              </w:rPr>
              <w:fldChar w:fldCharType="separate"/>
            </w:r>
            <w:r w:rsidR="00955C85">
              <w:rPr>
                <w:webHidden/>
              </w:rPr>
              <w:t>29</w:t>
            </w:r>
            <w:r w:rsidR="00955C85">
              <w:rPr>
                <w:webHidden/>
              </w:rPr>
              <w:fldChar w:fldCharType="end"/>
            </w:r>
          </w:hyperlink>
        </w:p>
        <w:p w14:paraId="36DAC48F" w14:textId="627DD18D"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1" w:history="1">
            <w:r w:rsidR="00955C85" w:rsidRPr="004D4D4C">
              <w:rPr>
                <w:rStyle w:val="Hypertextovprepojenie"/>
              </w:rPr>
              <w:t>3.6.3</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PHP</w:t>
            </w:r>
            <w:r w:rsidR="00955C85">
              <w:rPr>
                <w:webHidden/>
              </w:rPr>
              <w:tab/>
            </w:r>
            <w:r w:rsidR="00955C85">
              <w:rPr>
                <w:webHidden/>
              </w:rPr>
              <w:fldChar w:fldCharType="begin"/>
            </w:r>
            <w:r w:rsidR="00955C85">
              <w:rPr>
                <w:webHidden/>
              </w:rPr>
              <w:instrText xml:space="preserve"> PAGEREF _Toc162902751 \h </w:instrText>
            </w:r>
            <w:r w:rsidR="00955C85">
              <w:rPr>
                <w:webHidden/>
              </w:rPr>
            </w:r>
            <w:r w:rsidR="00955C85">
              <w:rPr>
                <w:webHidden/>
              </w:rPr>
              <w:fldChar w:fldCharType="separate"/>
            </w:r>
            <w:r w:rsidR="00955C85">
              <w:rPr>
                <w:webHidden/>
              </w:rPr>
              <w:t>30</w:t>
            </w:r>
            <w:r w:rsidR="00955C85">
              <w:rPr>
                <w:webHidden/>
              </w:rPr>
              <w:fldChar w:fldCharType="end"/>
            </w:r>
          </w:hyperlink>
        </w:p>
        <w:p w14:paraId="01B362FE" w14:textId="23AF22CF"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2" w:history="1">
            <w:r w:rsidR="00955C85" w:rsidRPr="004D4D4C">
              <w:rPr>
                <w:rStyle w:val="Hypertextovprepojenie"/>
              </w:rPr>
              <w:t>3.6.4</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MySQL</w:t>
            </w:r>
            <w:r w:rsidR="00955C85">
              <w:rPr>
                <w:webHidden/>
              </w:rPr>
              <w:tab/>
            </w:r>
            <w:r w:rsidR="00955C85">
              <w:rPr>
                <w:webHidden/>
              </w:rPr>
              <w:fldChar w:fldCharType="begin"/>
            </w:r>
            <w:r w:rsidR="00955C85">
              <w:rPr>
                <w:webHidden/>
              </w:rPr>
              <w:instrText xml:space="preserve"> PAGEREF _Toc162902752 \h </w:instrText>
            </w:r>
            <w:r w:rsidR="00955C85">
              <w:rPr>
                <w:webHidden/>
              </w:rPr>
            </w:r>
            <w:r w:rsidR="00955C85">
              <w:rPr>
                <w:webHidden/>
              </w:rPr>
              <w:fldChar w:fldCharType="separate"/>
            </w:r>
            <w:r w:rsidR="00955C85">
              <w:rPr>
                <w:webHidden/>
              </w:rPr>
              <w:t>30</w:t>
            </w:r>
            <w:r w:rsidR="00955C85">
              <w:rPr>
                <w:webHidden/>
              </w:rPr>
              <w:fldChar w:fldCharType="end"/>
            </w:r>
          </w:hyperlink>
        </w:p>
        <w:p w14:paraId="59E950DC" w14:textId="4FFC1979"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53" w:history="1">
            <w:r w:rsidR="00955C85" w:rsidRPr="004D4D4C">
              <w:rPr>
                <w:rStyle w:val="Hypertextovprepojenie"/>
              </w:rPr>
              <w:t>4</w:t>
            </w:r>
            <w:r w:rsidR="00955C85">
              <w:rPr>
                <w:rFonts w:asciiTheme="minorHAnsi" w:eastAsiaTheme="minorEastAsia" w:hAnsiTheme="minorHAnsi" w:cstheme="minorBidi"/>
                <w:b w:val="0"/>
                <w:bCs w:val="0"/>
                <w:kern w:val="2"/>
                <w:szCs w:val="24"/>
                <w:lang w:eastAsia="sk-SK"/>
                <w14:ligatures w14:val="standardContextual"/>
              </w:rPr>
              <w:tab/>
            </w:r>
            <w:r w:rsidR="00955C85" w:rsidRPr="004D4D4C">
              <w:rPr>
                <w:rStyle w:val="Hypertextovprepojenie"/>
              </w:rPr>
              <w:t>Výsledky</w:t>
            </w:r>
            <w:r w:rsidR="00955C85">
              <w:rPr>
                <w:webHidden/>
              </w:rPr>
              <w:tab/>
            </w:r>
            <w:r w:rsidR="00955C85">
              <w:rPr>
                <w:webHidden/>
              </w:rPr>
              <w:fldChar w:fldCharType="begin"/>
            </w:r>
            <w:r w:rsidR="00955C85">
              <w:rPr>
                <w:webHidden/>
              </w:rPr>
              <w:instrText xml:space="preserve"> PAGEREF _Toc162902753 \h </w:instrText>
            </w:r>
            <w:r w:rsidR="00955C85">
              <w:rPr>
                <w:webHidden/>
              </w:rPr>
            </w:r>
            <w:r w:rsidR="00955C85">
              <w:rPr>
                <w:webHidden/>
              </w:rPr>
              <w:fldChar w:fldCharType="separate"/>
            </w:r>
            <w:r w:rsidR="00955C85">
              <w:rPr>
                <w:webHidden/>
              </w:rPr>
              <w:t>31</w:t>
            </w:r>
            <w:r w:rsidR="00955C85">
              <w:rPr>
                <w:webHidden/>
              </w:rPr>
              <w:fldChar w:fldCharType="end"/>
            </w:r>
          </w:hyperlink>
        </w:p>
        <w:p w14:paraId="66CFF6AB" w14:textId="4AE6ECC2"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54" w:history="1">
            <w:r w:rsidR="00955C85" w:rsidRPr="004D4D4C">
              <w:rPr>
                <w:rStyle w:val="Hypertextovprepojenie"/>
              </w:rPr>
              <w:t>4.1</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Implementácia</w:t>
            </w:r>
            <w:r w:rsidR="00955C85">
              <w:rPr>
                <w:webHidden/>
              </w:rPr>
              <w:tab/>
            </w:r>
            <w:r w:rsidR="00955C85">
              <w:rPr>
                <w:webHidden/>
              </w:rPr>
              <w:fldChar w:fldCharType="begin"/>
            </w:r>
            <w:r w:rsidR="00955C85">
              <w:rPr>
                <w:webHidden/>
              </w:rPr>
              <w:instrText xml:space="preserve"> PAGEREF _Toc162902754 \h </w:instrText>
            </w:r>
            <w:r w:rsidR="00955C85">
              <w:rPr>
                <w:webHidden/>
              </w:rPr>
            </w:r>
            <w:r w:rsidR="00955C85">
              <w:rPr>
                <w:webHidden/>
              </w:rPr>
              <w:fldChar w:fldCharType="separate"/>
            </w:r>
            <w:r w:rsidR="00955C85">
              <w:rPr>
                <w:webHidden/>
              </w:rPr>
              <w:t>31</w:t>
            </w:r>
            <w:r w:rsidR="00955C85">
              <w:rPr>
                <w:webHidden/>
              </w:rPr>
              <w:fldChar w:fldCharType="end"/>
            </w:r>
          </w:hyperlink>
        </w:p>
        <w:p w14:paraId="5336DA6F" w14:textId="2231B6F3"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5" w:history="1">
            <w:r w:rsidR="00955C85" w:rsidRPr="004D4D4C">
              <w:rPr>
                <w:rStyle w:val="Hypertextovprepojenie"/>
              </w:rPr>
              <w:t>4.1.1</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Tvorba endopintov</w:t>
            </w:r>
            <w:r w:rsidR="00955C85">
              <w:rPr>
                <w:webHidden/>
              </w:rPr>
              <w:tab/>
            </w:r>
            <w:r w:rsidR="00955C85">
              <w:rPr>
                <w:webHidden/>
              </w:rPr>
              <w:fldChar w:fldCharType="begin"/>
            </w:r>
            <w:r w:rsidR="00955C85">
              <w:rPr>
                <w:webHidden/>
              </w:rPr>
              <w:instrText xml:space="preserve"> PAGEREF _Toc162902755 \h </w:instrText>
            </w:r>
            <w:r w:rsidR="00955C85">
              <w:rPr>
                <w:webHidden/>
              </w:rPr>
            </w:r>
            <w:r w:rsidR="00955C85">
              <w:rPr>
                <w:webHidden/>
              </w:rPr>
              <w:fldChar w:fldCharType="separate"/>
            </w:r>
            <w:r w:rsidR="00955C85">
              <w:rPr>
                <w:webHidden/>
              </w:rPr>
              <w:t>31</w:t>
            </w:r>
            <w:r w:rsidR="00955C85">
              <w:rPr>
                <w:webHidden/>
              </w:rPr>
              <w:fldChar w:fldCharType="end"/>
            </w:r>
          </w:hyperlink>
        </w:p>
        <w:p w14:paraId="7A66A5C5" w14:textId="4B5C1AB8"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6" w:history="1">
            <w:r w:rsidR="00955C85" w:rsidRPr="004D4D4C">
              <w:rPr>
                <w:rStyle w:val="Hypertextovprepojenie"/>
              </w:rPr>
              <w:t xml:space="preserve">4.1.2 </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Implementácia aplikácie</w:t>
            </w:r>
            <w:r w:rsidR="00955C85">
              <w:rPr>
                <w:webHidden/>
              </w:rPr>
              <w:tab/>
            </w:r>
            <w:r w:rsidR="00955C85">
              <w:rPr>
                <w:webHidden/>
              </w:rPr>
              <w:fldChar w:fldCharType="begin"/>
            </w:r>
            <w:r w:rsidR="00955C85">
              <w:rPr>
                <w:webHidden/>
              </w:rPr>
              <w:instrText xml:space="preserve"> PAGEREF _Toc162902756 \h </w:instrText>
            </w:r>
            <w:r w:rsidR="00955C85">
              <w:rPr>
                <w:webHidden/>
              </w:rPr>
            </w:r>
            <w:r w:rsidR="00955C85">
              <w:rPr>
                <w:webHidden/>
              </w:rPr>
              <w:fldChar w:fldCharType="separate"/>
            </w:r>
            <w:r w:rsidR="00955C85">
              <w:rPr>
                <w:webHidden/>
              </w:rPr>
              <w:t>32</w:t>
            </w:r>
            <w:r w:rsidR="00955C85">
              <w:rPr>
                <w:webHidden/>
              </w:rPr>
              <w:fldChar w:fldCharType="end"/>
            </w:r>
          </w:hyperlink>
        </w:p>
        <w:p w14:paraId="4EF2616A" w14:textId="4797E1B8" w:rsidR="00955C85" w:rsidRDefault="00000000">
          <w:pPr>
            <w:pStyle w:val="Obsah2"/>
            <w:rPr>
              <w:rFonts w:asciiTheme="minorHAnsi" w:eastAsiaTheme="minorEastAsia" w:hAnsiTheme="minorHAnsi" w:cstheme="minorBidi"/>
              <w:kern w:val="2"/>
              <w:sz w:val="24"/>
              <w:szCs w:val="24"/>
              <w:lang w:eastAsia="sk-SK"/>
              <w14:ligatures w14:val="standardContextual"/>
            </w:rPr>
          </w:pPr>
          <w:hyperlink w:anchor="_Toc162902757" w:history="1">
            <w:r w:rsidR="00955C85" w:rsidRPr="004D4D4C">
              <w:rPr>
                <w:rStyle w:val="Hypertextovprepojenie"/>
              </w:rPr>
              <w:t>4.2</w:t>
            </w:r>
            <w:r w:rsidR="00955C85">
              <w:rPr>
                <w:rFonts w:asciiTheme="minorHAnsi" w:eastAsiaTheme="minorEastAsia" w:hAnsiTheme="minorHAnsi" w:cstheme="minorBidi"/>
                <w:kern w:val="2"/>
                <w:sz w:val="24"/>
                <w:szCs w:val="24"/>
                <w:lang w:eastAsia="sk-SK"/>
                <w14:ligatures w14:val="standardContextual"/>
              </w:rPr>
              <w:tab/>
            </w:r>
            <w:r w:rsidR="00955C85" w:rsidRPr="004D4D4C">
              <w:rPr>
                <w:rStyle w:val="Hypertextovprepojenie"/>
              </w:rPr>
              <w:t>Testovanie Aplikácie</w:t>
            </w:r>
            <w:r w:rsidR="00955C85">
              <w:rPr>
                <w:webHidden/>
              </w:rPr>
              <w:tab/>
            </w:r>
            <w:r w:rsidR="00955C85">
              <w:rPr>
                <w:webHidden/>
              </w:rPr>
              <w:fldChar w:fldCharType="begin"/>
            </w:r>
            <w:r w:rsidR="00955C85">
              <w:rPr>
                <w:webHidden/>
              </w:rPr>
              <w:instrText xml:space="preserve"> PAGEREF _Toc162902757 \h </w:instrText>
            </w:r>
            <w:r w:rsidR="00955C85">
              <w:rPr>
                <w:webHidden/>
              </w:rPr>
            </w:r>
            <w:r w:rsidR="00955C85">
              <w:rPr>
                <w:webHidden/>
              </w:rPr>
              <w:fldChar w:fldCharType="separate"/>
            </w:r>
            <w:r w:rsidR="00955C85">
              <w:rPr>
                <w:webHidden/>
              </w:rPr>
              <w:t>44</w:t>
            </w:r>
            <w:r w:rsidR="00955C85">
              <w:rPr>
                <w:webHidden/>
              </w:rPr>
              <w:fldChar w:fldCharType="end"/>
            </w:r>
          </w:hyperlink>
        </w:p>
        <w:p w14:paraId="438FFA3F" w14:textId="4432096A"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8" w:history="1">
            <w:r w:rsidR="00955C85" w:rsidRPr="004D4D4C">
              <w:rPr>
                <w:rStyle w:val="Hypertextovprepojenie"/>
              </w:rPr>
              <w:t>4.2.1</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Testovacie prípady</w:t>
            </w:r>
            <w:r w:rsidR="00955C85">
              <w:rPr>
                <w:webHidden/>
              </w:rPr>
              <w:tab/>
            </w:r>
            <w:r w:rsidR="00955C85">
              <w:rPr>
                <w:webHidden/>
              </w:rPr>
              <w:fldChar w:fldCharType="begin"/>
            </w:r>
            <w:r w:rsidR="00955C85">
              <w:rPr>
                <w:webHidden/>
              </w:rPr>
              <w:instrText xml:space="preserve"> PAGEREF _Toc162902758 \h </w:instrText>
            </w:r>
            <w:r w:rsidR="00955C85">
              <w:rPr>
                <w:webHidden/>
              </w:rPr>
            </w:r>
            <w:r w:rsidR="00955C85">
              <w:rPr>
                <w:webHidden/>
              </w:rPr>
              <w:fldChar w:fldCharType="separate"/>
            </w:r>
            <w:r w:rsidR="00955C85">
              <w:rPr>
                <w:webHidden/>
              </w:rPr>
              <w:t>44</w:t>
            </w:r>
            <w:r w:rsidR="00955C85">
              <w:rPr>
                <w:webHidden/>
              </w:rPr>
              <w:fldChar w:fldCharType="end"/>
            </w:r>
          </w:hyperlink>
        </w:p>
        <w:p w14:paraId="05801B75" w14:textId="7E69C769" w:rsidR="00955C85" w:rsidRDefault="00000000">
          <w:pPr>
            <w:pStyle w:val="Obsah3"/>
            <w:rPr>
              <w:rFonts w:asciiTheme="minorHAnsi" w:eastAsiaTheme="minorEastAsia" w:hAnsiTheme="minorHAnsi" w:cstheme="minorBidi"/>
              <w:iCs w:val="0"/>
              <w:kern w:val="2"/>
              <w:sz w:val="24"/>
              <w:szCs w:val="24"/>
              <w:lang w:eastAsia="sk-SK"/>
              <w14:ligatures w14:val="standardContextual"/>
            </w:rPr>
          </w:pPr>
          <w:hyperlink w:anchor="_Toc162902759" w:history="1">
            <w:r w:rsidR="00955C85" w:rsidRPr="004D4D4C">
              <w:rPr>
                <w:rStyle w:val="Hypertextovprepojenie"/>
              </w:rPr>
              <w:t>4.2.2</w:t>
            </w:r>
            <w:r w:rsidR="00955C85">
              <w:rPr>
                <w:rFonts w:asciiTheme="minorHAnsi" w:eastAsiaTheme="minorEastAsia" w:hAnsiTheme="minorHAnsi" w:cstheme="minorBidi"/>
                <w:iCs w:val="0"/>
                <w:kern w:val="2"/>
                <w:sz w:val="24"/>
                <w:szCs w:val="24"/>
                <w:lang w:eastAsia="sk-SK"/>
                <w14:ligatures w14:val="standardContextual"/>
              </w:rPr>
              <w:tab/>
            </w:r>
            <w:r w:rsidR="00955C85" w:rsidRPr="004D4D4C">
              <w:rPr>
                <w:rStyle w:val="Hypertextovprepojenie"/>
              </w:rPr>
              <w:t>Testovanie aplikácie</w:t>
            </w:r>
            <w:r w:rsidR="00955C85">
              <w:rPr>
                <w:webHidden/>
              </w:rPr>
              <w:tab/>
            </w:r>
            <w:r w:rsidR="00955C85">
              <w:rPr>
                <w:webHidden/>
              </w:rPr>
              <w:fldChar w:fldCharType="begin"/>
            </w:r>
            <w:r w:rsidR="00955C85">
              <w:rPr>
                <w:webHidden/>
              </w:rPr>
              <w:instrText xml:space="preserve"> PAGEREF _Toc162902759 \h </w:instrText>
            </w:r>
            <w:r w:rsidR="00955C85">
              <w:rPr>
                <w:webHidden/>
              </w:rPr>
            </w:r>
            <w:r w:rsidR="00955C85">
              <w:rPr>
                <w:webHidden/>
              </w:rPr>
              <w:fldChar w:fldCharType="separate"/>
            </w:r>
            <w:r w:rsidR="00955C85">
              <w:rPr>
                <w:webHidden/>
              </w:rPr>
              <w:t>45</w:t>
            </w:r>
            <w:r w:rsidR="00955C85">
              <w:rPr>
                <w:webHidden/>
              </w:rPr>
              <w:fldChar w:fldCharType="end"/>
            </w:r>
          </w:hyperlink>
        </w:p>
        <w:p w14:paraId="1EA9FF71" w14:textId="1AFDBCC0"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60" w:history="1">
            <w:r w:rsidR="00955C85" w:rsidRPr="004D4D4C">
              <w:rPr>
                <w:rStyle w:val="Hypertextovprepojenie"/>
              </w:rPr>
              <w:t>Záver</w:t>
            </w:r>
            <w:r w:rsidR="00955C85">
              <w:rPr>
                <w:webHidden/>
              </w:rPr>
              <w:tab/>
            </w:r>
            <w:r w:rsidR="00955C85">
              <w:rPr>
                <w:webHidden/>
              </w:rPr>
              <w:fldChar w:fldCharType="begin"/>
            </w:r>
            <w:r w:rsidR="00955C85">
              <w:rPr>
                <w:webHidden/>
              </w:rPr>
              <w:instrText xml:space="preserve"> PAGEREF _Toc162902760 \h </w:instrText>
            </w:r>
            <w:r w:rsidR="00955C85">
              <w:rPr>
                <w:webHidden/>
              </w:rPr>
            </w:r>
            <w:r w:rsidR="00955C85">
              <w:rPr>
                <w:webHidden/>
              </w:rPr>
              <w:fldChar w:fldCharType="separate"/>
            </w:r>
            <w:r w:rsidR="00955C85">
              <w:rPr>
                <w:webHidden/>
              </w:rPr>
              <w:t>46</w:t>
            </w:r>
            <w:r w:rsidR="00955C85">
              <w:rPr>
                <w:webHidden/>
              </w:rPr>
              <w:fldChar w:fldCharType="end"/>
            </w:r>
          </w:hyperlink>
        </w:p>
        <w:p w14:paraId="7AB964C5" w14:textId="0C0C5303"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61" w:history="1">
            <w:r w:rsidR="00955C85" w:rsidRPr="004D4D4C">
              <w:rPr>
                <w:rStyle w:val="Hypertextovprepojenie"/>
              </w:rPr>
              <w:t>Zoznam bibliografických odkazov</w:t>
            </w:r>
            <w:r w:rsidR="00955C85">
              <w:rPr>
                <w:webHidden/>
              </w:rPr>
              <w:tab/>
            </w:r>
            <w:r w:rsidR="00955C85">
              <w:rPr>
                <w:webHidden/>
              </w:rPr>
              <w:fldChar w:fldCharType="begin"/>
            </w:r>
            <w:r w:rsidR="00955C85">
              <w:rPr>
                <w:webHidden/>
              </w:rPr>
              <w:instrText xml:space="preserve"> PAGEREF _Toc162902761 \h </w:instrText>
            </w:r>
            <w:r w:rsidR="00955C85">
              <w:rPr>
                <w:webHidden/>
              </w:rPr>
            </w:r>
            <w:r w:rsidR="00955C85">
              <w:rPr>
                <w:webHidden/>
              </w:rPr>
              <w:fldChar w:fldCharType="separate"/>
            </w:r>
            <w:r w:rsidR="00955C85">
              <w:rPr>
                <w:webHidden/>
              </w:rPr>
              <w:t>47</w:t>
            </w:r>
            <w:r w:rsidR="00955C85">
              <w:rPr>
                <w:webHidden/>
              </w:rPr>
              <w:fldChar w:fldCharType="end"/>
            </w:r>
          </w:hyperlink>
        </w:p>
        <w:p w14:paraId="355BC7C9" w14:textId="4784E3A4" w:rsidR="00955C85" w:rsidRDefault="00000000">
          <w:pPr>
            <w:pStyle w:val="Obsah1"/>
            <w:rPr>
              <w:rFonts w:asciiTheme="minorHAnsi" w:eastAsiaTheme="minorEastAsia" w:hAnsiTheme="minorHAnsi" w:cstheme="minorBidi"/>
              <w:b w:val="0"/>
              <w:bCs w:val="0"/>
              <w:kern w:val="2"/>
              <w:szCs w:val="24"/>
              <w:lang w:eastAsia="sk-SK"/>
              <w14:ligatures w14:val="standardContextual"/>
            </w:rPr>
          </w:pPr>
          <w:hyperlink w:anchor="_Toc162902762" w:history="1">
            <w:r w:rsidR="00955C85" w:rsidRPr="004D4D4C">
              <w:rPr>
                <w:rStyle w:val="Hypertextovprepojenie"/>
              </w:rPr>
              <w:t>Zoznam príloh</w:t>
            </w:r>
            <w:r w:rsidR="00955C85">
              <w:rPr>
                <w:webHidden/>
              </w:rPr>
              <w:tab/>
            </w:r>
            <w:r w:rsidR="00955C85">
              <w:rPr>
                <w:webHidden/>
              </w:rPr>
              <w:fldChar w:fldCharType="begin"/>
            </w:r>
            <w:r w:rsidR="00955C85">
              <w:rPr>
                <w:webHidden/>
              </w:rPr>
              <w:instrText xml:space="preserve"> PAGEREF _Toc162902762 \h </w:instrText>
            </w:r>
            <w:r w:rsidR="00955C85">
              <w:rPr>
                <w:webHidden/>
              </w:rPr>
            </w:r>
            <w:r w:rsidR="00955C85">
              <w:rPr>
                <w:webHidden/>
              </w:rPr>
              <w:fldChar w:fldCharType="separate"/>
            </w:r>
            <w:r w:rsidR="00955C85">
              <w:rPr>
                <w:webHidden/>
              </w:rPr>
              <w:t>51</w:t>
            </w:r>
            <w:r w:rsidR="00955C85">
              <w:rPr>
                <w:webHidden/>
              </w:rPr>
              <w:fldChar w:fldCharType="end"/>
            </w:r>
          </w:hyperlink>
        </w:p>
        <w:p w14:paraId="694F6E5E" w14:textId="1D0C4B5B" w:rsidR="003A750E" w:rsidRPr="00DD4A12" w:rsidRDefault="003A750E" w:rsidP="00376F46">
          <w:pPr>
            <w:ind w:firstLine="0"/>
          </w:pPr>
          <w:r w:rsidRPr="00DD4A12">
            <w:rPr>
              <w:b/>
              <w:bCs/>
            </w:rPr>
            <w:fldChar w:fldCharType="end"/>
          </w:r>
        </w:p>
      </w:sdtContent>
    </w:sdt>
    <w:p w14:paraId="27B70CBE" w14:textId="713811ED" w:rsidR="00A746E5" w:rsidRPr="00DD4A12" w:rsidRDefault="00A746E5">
      <w:pPr>
        <w:ind w:firstLine="0"/>
      </w:pPr>
      <w:bookmarkStart w:id="50" w:name="_Toc195670723"/>
      <w:bookmarkStart w:id="51" w:name="_Toc195684471"/>
      <w:bookmarkStart w:id="52" w:name="_Toc309047436"/>
      <w:bookmarkStart w:id="53" w:name="_Toc309047482"/>
      <w:bookmarkStart w:id="54" w:name="_Toc309047599"/>
      <w:bookmarkStart w:id="55" w:name="_Toc339279012"/>
      <w:r w:rsidRPr="00DD4A12">
        <w:br w:type="page"/>
      </w:r>
    </w:p>
    <w:p w14:paraId="7EA49F52" w14:textId="77777777" w:rsidR="009F1F29" w:rsidRDefault="009F1F29" w:rsidP="00955C85">
      <w:pPr>
        <w:pStyle w:val="Nadpis1"/>
      </w:pPr>
      <w:bookmarkStart w:id="56" w:name="_Toc115533871"/>
      <w:bookmarkStart w:id="57" w:name="_Toc162902728"/>
      <w:bookmarkEnd w:id="50"/>
      <w:bookmarkEnd w:id="51"/>
      <w:bookmarkEnd w:id="52"/>
      <w:bookmarkEnd w:id="53"/>
      <w:bookmarkEnd w:id="54"/>
      <w:bookmarkEnd w:id="55"/>
      <w:r w:rsidRPr="00955C85">
        <w:lastRenderedPageBreak/>
        <w:t>Úvod</w:t>
      </w:r>
      <w:bookmarkEnd w:id="56"/>
      <w:bookmarkEnd w:id="57"/>
    </w:p>
    <w:p w14:paraId="4BB21C62" w14:textId="7B3C8F2F" w:rsidR="004575D9" w:rsidRPr="00F04C4A" w:rsidRDefault="004575D9" w:rsidP="00955C85">
      <w:pPr>
        <w:rPr>
          <w:highlight w:val="lightGray"/>
        </w:rPr>
      </w:pPr>
      <w:r w:rsidRPr="00F04C4A">
        <w:rPr>
          <w:highlight w:val="lightGray"/>
        </w:rPr>
        <w:t xml:space="preserve">Existuje množstvo aplikácii v službe Google </w:t>
      </w:r>
      <w:proofErr w:type="spellStart"/>
      <w:r w:rsidRPr="00F04C4A">
        <w:rPr>
          <w:highlight w:val="lightGray"/>
        </w:rPr>
        <w:t>Play</w:t>
      </w:r>
      <w:proofErr w:type="spellEnd"/>
      <w:r w:rsidR="009634EF" w:rsidRPr="00F04C4A">
        <w:rPr>
          <w:highlight w:val="lightGray"/>
        </w:rPr>
        <w:t xml:space="preserve"> a Apple </w:t>
      </w:r>
      <w:proofErr w:type="spellStart"/>
      <w:r w:rsidR="009634EF" w:rsidRPr="00F04C4A">
        <w:rPr>
          <w:highlight w:val="lightGray"/>
        </w:rPr>
        <w:t>Store</w:t>
      </w:r>
      <w:proofErr w:type="spellEnd"/>
      <w:r w:rsidRPr="00F04C4A">
        <w:rPr>
          <w:highlight w:val="lightGray"/>
        </w:rPr>
        <w:t>, ktoré zľahčujú nákup</w:t>
      </w:r>
      <w:r w:rsidR="009634EF" w:rsidRPr="00F04C4A">
        <w:rPr>
          <w:highlight w:val="lightGray"/>
        </w:rPr>
        <w:t>y</w:t>
      </w:r>
      <w:r w:rsidRPr="00F04C4A">
        <w:rPr>
          <w:highlight w:val="lightGray"/>
        </w:rPr>
        <w:t xml:space="preserve"> v obchodoch.</w:t>
      </w:r>
      <w:r w:rsidR="009634EF" w:rsidRPr="00F04C4A">
        <w:rPr>
          <w:highlight w:val="lightGray"/>
        </w:rPr>
        <w:t xml:space="preserve"> Ich spoločnou funkciou je vytvorenie nákupné zoznamu, avšak v čom sa líšia sú rozšírené funkcie ako napríklad zdieľanie s ostatnými členmi, kategorizácia položiek zoznamu a zaujímavým dizajnom. </w:t>
      </w:r>
    </w:p>
    <w:p w14:paraId="294EBD01" w14:textId="77777777" w:rsidR="00A153E2" w:rsidRPr="00F04C4A" w:rsidRDefault="00A153E2" w:rsidP="00FD33FA">
      <w:pPr>
        <w:rPr>
          <w:highlight w:val="lightGray"/>
        </w:rPr>
      </w:pPr>
      <w:bookmarkStart w:id="58" w:name="_Toc195670724"/>
      <w:bookmarkStart w:id="59" w:name="_Toc195684472"/>
    </w:p>
    <w:p w14:paraId="2D86AE20" w14:textId="2D597929" w:rsidR="00862A37" w:rsidRPr="00672DD3" w:rsidRDefault="00862A37" w:rsidP="00FD33FA">
      <w:pPr>
        <w:rPr>
          <w:highlight w:val="lightGray"/>
        </w:rPr>
      </w:pPr>
      <w:r w:rsidRPr="00F04C4A">
        <w:rPr>
          <w:highlight w:val="lightGray"/>
        </w:rPr>
        <w:t>V úvodnej časti sa budeme venovať  operačným systémom pre mobilné zariadenia a ich porovnaním. Detailnejšie si popíšeme operačný systém Android, ktorému sa táto práca ďalej venuje. Zhodnotíme si aj typy mobilných aplikácii</w:t>
      </w:r>
      <w:r w:rsidR="000E12E7" w:rsidRPr="00F04C4A">
        <w:rPr>
          <w:highlight w:val="lightGray"/>
        </w:rPr>
        <w:t xml:space="preserve"> z hľadiska </w:t>
      </w:r>
      <w:r w:rsidR="0008178B" w:rsidRPr="00F04C4A">
        <w:rPr>
          <w:highlight w:val="lightGray"/>
        </w:rPr>
        <w:t>architektúry</w:t>
      </w:r>
      <w:r w:rsidRPr="00F04C4A">
        <w:rPr>
          <w:highlight w:val="lightGray"/>
        </w:rPr>
        <w:t xml:space="preserve">, aké majú výhody a aké nevýhody. Ďalej sa budeme skúmať existujúce riešenia aplikácii </w:t>
      </w:r>
      <w:r w:rsidRPr="00672DD3">
        <w:rPr>
          <w:highlight w:val="lightGray"/>
        </w:rPr>
        <w:t xml:space="preserve">založené na podobnom princípe. </w:t>
      </w:r>
    </w:p>
    <w:p w14:paraId="1919571C" w14:textId="2F2599E6" w:rsidR="0008178B" w:rsidRPr="00672DD3" w:rsidRDefault="0008178B" w:rsidP="00FD33FA">
      <w:pPr>
        <w:rPr>
          <w:highlight w:val="lightGray"/>
        </w:rPr>
      </w:pPr>
      <w:r w:rsidRPr="00672DD3">
        <w:rPr>
          <w:highlight w:val="lightGray"/>
        </w:rPr>
        <w:t>V nasledujúcej kapitole si vymedzíme ciele, ktorými sa budeme riadiť pri tvorbe aplikácie.</w:t>
      </w:r>
    </w:p>
    <w:p w14:paraId="6D4873D2" w14:textId="3947E7E6" w:rsidR="0008178B" w:rsidRPr="00672DD3" w:rsidRDefault="0008178B" w:rsidP="00FD33FA">
      <w:pPr>
        <w:rPr>
          <w:highlight w:val="lightGray"/>
        </w:rPr>
      </w:pPr>
      <w:r w:rsidRPr="00672DD3">
        <w:rPr>
          <w:highlight w:val="lightGray"/>
        </w:rPr>
        <w:t>V tretej kapitole si navrhneme aplikáciu od funkčných a nefunkčných požiadaviek, zadefinujeme aktérov a prípady použitia. Navrhneme architektúru aplikácie a komunikácie s ostatnými časťami systému a navrhneme užívateľské rozhranie. Takisto si zhodnotíme použité technológie</w:t>
      </w:r>
    </w:p>
    <w:p w14:paraId="7EB0D29C" w14:textId="5D0E2EB4" w:rsidR="00F04C4A" w:rsidRDefault="00F04C4A" w:rsidP="00FD33FA">
      <w:r w:rsidRPr="00672DD3">
        <w:rPr>
          <w:highlight w:val="lightGray"/>
        </w:rPr>
        <w:t xml:space="preserve">Posledná časť aplikácie popisuje samotnú implementáciu aplikácie a API </w:t>
      </w:r>
      <w:proofErr w:type="spellStart"/>
      <w:r w:rsidRPr="00672DD3">
        <w:rPr>
          <w:highlight w:val="lightGray"/>
        </w:rPr>
        <w:t>endpointov</w:t>
      </w:r>
      <w:proofErr w:type="spellEnd"/>
      <w:r w:rsidRPr="00672DD3">
        <w:rPr>
          <w:highlight w:val="lightGray"/>
        </w:rPr>
        <w:t>. Popíšeme si základné triedy a všetky aktivity aplikácie spolu s ich funkciami. Tiež si zadefinujeme vylepšenia, ktoré by bolo možné aplikovať. Dôležitou časťou tejto kapitoly je samotné testovanie, ktoré zahŕňa testovacie prípady a praktické testovanie aplikácie.</w:t>
      </w:r>
    </w:p>
    <w:p w14:paraId="0B40782D" w14:textId="77777777" w:rsidR="00862A37" w:rsidRDefault="00862A37" w:rsidP="00FD33FA"/>
    <w:p w14:paraId="27B51753" w14:textId="4F91EE72" w:rsidR="00862A37" w:rsidRPr="00DD4A12" w:rsidRDefault="00862A37" w:rsidP="00FD33FA">
      <w:pPr>
        <w:sectPr w:rsidR="00862A37" w:rsidRPr="00DD4A12" w:rsidSect="00030AF3">
          <w:footerReference w:type="default" r:id="rId11"/>
          <w:footerReference w:type="first" r:id="rId12"/>
          <w:pgSz w:w="11907" w:h="16840" w:code="9"/>
          <w:pgMar w:top="1418" w:right="1418" w:bottom="1418" w:left="1985" w:header="709" w:footer="709" w:gutter="0"/>
          <w:cols w:space="708"/>
          <w:titlePg/>
        </w:sectPr>
      </w:pPr>
    </w:p>
    <w:p w14:paraId="2AC4A8EB" w14:textId="3CB431ED" w:rsidR="002065FD" w:rsidRPr="00DB4DA9" w:rsidRDefault="002065FD" w:rsidP="00C17163">
      <w:pPr>
        <w:pStyle w:val="Nadpis1"/>
      </w:pPr>
      <w:bookmarkStart w:id="60" w:name="_Toc309047437"/>
      <w:bookmarkStart w:id="61" w:name="_Toc309047483"/>
      <w:bookmarkStart w:id="62" w:name="_Toc309047600"/>
      <w:bookmarkStart w:id="63" w:name="_Toc339279013"/>
      <w:bookmarkStart w:id="64" w:name="_Toc115533872"/>
      <w:bookmarkStart w:id="65" w:name="_Toc162902729"/>
      <w:bookmarkEnd w:id="58"/>
      <w:bookmarkEnd w:id="59"/>
      <w:r w:rsidRPr="00F85783">
        <w:lastRenderedPageBreak/>
        <w:t>1</w:t>
      </w:r>
      <w:r w:rsidRPr="00F85783">
        <w:tab/>
        <w:t xml:space="preserve">Analýza </w:t>
      </w:r>
      <w:r w:rsidRPr="00DB4DA9">
        <w:t>súčasného stavu</w:t>
      </w:r>
      <w:bookmarkEnd w:id="60"/>
      <w:bookmarkEnd w:id="61"/>
      <w:bookmarkEnd w:id="62"/>
      <w:bookmarkEnd w:id="63"/>
      <w:bookmarkEnd w:id="64"/>
      <w:bookmarkEnd w:id="65"/>
    </w:p>
    <w:p w14:paraId="52ACE635" w14:textId="66E5F9CA" w:rsidR="009D4162" w:rsidRPr="00DD4A12" w:rsidRDefault="00C62A83" w:rsidP="00CC0D00">
      <w:proofErr w:type="spellStart"/>
      <w:r w:rsidRPr="00DD4A12">
        <w:t>Heinrichs</w:t>
      </w:r>
      <w:proofErr w:type="spellEnd"/>
      <w:r w:rsidRPr="00DD4A12">
        <w:t xml:space="preserve"> (2011) definovalo n</w:t>
      </w:r>
      <w:r w:rsidR="009D4162" w:rsidRPr="00DD4A12">
        <w:t xml:space="preserve">akupovanie </w:t>
      </w:r>
      <w:r w:rsidRPr="00DD4A12">
        <w:t xml:space="preserve">ako </w:t>
      </w:r>
      <w:r w:rsidR="009D4162" w:rsidRPr="00DD4A12">
        <w:t>jednou z</w:t>
      </w:r>
      <w:r w:rsidR="00955879" w:rsidRPr="00DD4A12">
        <w:t> najčastejších</w:t>
      </w:r>
      <w:r w:rsidR="009D4162" w:rsidRPr="00DD4A12">
        <w:t xml:space="preserve"> úloh v našom každodennom živote a tvorba a správa zoznamov nákupov sú dôležitou súčasťou tohto procesu. Vzhľadom na nedávny rozvoj mobilných zariadení už nie sme obmedzení len na perá a papier, pretože máme k dispozícii množstvo digitálnych nástrojov a</w:t>
      </w:r>
      <w:r w:rsidRPr="00DD4A12">
        <w:t> </w:t>
      </w:r>
      <w:r w:rsidR="009D4162" w:rsidRPr="00DD4A12">
        <w:t>aplikácií</w:t>
      </w:r>
      <w:r w:rsidRPr="00DD4A12">
        <w:t>.</w:t>
      </w:r>
    </w:p>
    <w:p w14:paraId="0C2FD271" w14:textId="335D9266" w:rsidR="003D05E3" w:rsidRPr="00DD4A12" w:rsidRDefault="00C62A83" w:rsidP="00CC0D00">
      <w:proofErr w:type="spellStart"/>
      <w:r w:rsidRPr="00DD4A12">
        <w:t>Li</w:t>
      </w:r>
      <w:proofErr w:type="spellEnd"/>
      <w:r w:rsidRPr="00DD4A12">
        <w:t xml:space="preserve"> (2022) tvrdí, že ľu</w:t>
      </w:r>
      <w:r w:rsidR="00207CFF" w:rsidRPr="00DD4A12">
        <w:t xml:space="preserve">dia teraz môžu využívať aplikácie na svojich smartfónoch na prístup k rôznym internetovým službám, vrátane okamžitého posielania správ (napríklad WhatsApp, </w:t>
      </w:r>
      <w:proofErr w:type="spellStart"/>
      <w:r w:rsidR="00207CFF" w:rsidRPr="00DD4A12">
        <w:t>WeChat</w:t>
      </w:r>
      <w:proofErr w:type="spellEnd"/>
      <w:r w:rsidR="00207CFF" w:rsidRPr="00DD4A12">
        <w:t xml:space="preserve">), online sociálnych médií (napríklad Twitter, </w:t>
      </w:r>
      <w:proofErr w:type="spellStart"/>
      <w:r w:rsidR="00207CFF" w:rsidRPr="00DD4A12">
        <w:t>Weibo</w:t>
      </w:r>
      <w:proofErr w:type="spellEnd"/>
      <w:r w:rsidR="00207CFF" w:rsidRPr="00DD4A12">
        <w:t xml:space="preserve">), elektronického nákupu (napríklad Amazon, </w:t>
      </w:r>
      <w:proofErr w:type="spellStart"/>
      <w:r w:rsidR="00207CFF" w:rsidRPr="00DD4A12">
        <w:t>Taobao</w:t>
      </w:r>
      <w:proofErr w:type="spellEnd"/>
      <w:r w:rsidR="00207CFF" w:rsidRPr="00DD4A12">
        <w:t xml:space="preserve">) a online platobných systémov (napríklad </w:t>
      </w:r>
      <w:proofErr w:type="spellStart"/>
      <w:r w:rsidR="00207CFF" w:rsidRPr="00DD4A12">
        <w:t>PayPal</w:t>
      </w:r>
      <w:proofErr w:type="spellEnd"/>
      <w:r w:rsidR="00207CFF" w:rsidRPr="00DD4A12">
        <w:t xml:space="preserve">, </w:t>
      </w:r>
      <w:proofErr w:type="spellStart"/>
      <w:r w:rsidR="00207CFF" w:rsidRPr="00DD4A12">
        <w:t>Alipay</w:t>
      </w:r>
      <w:proofErr w:type="spellEnd"/>
      <w:r w:rsidR="00207CFF" w:rsidRPr="00DD4A12">
        <w:t xml:space="preserve">). Tieto služby sa stali dôležitou súčasťou infraštruktúry moderného informačného spoločenstva, čím sa stali aplikácie na smartfónoch nevyhnutnosťou v každodennom živote. Podľa správy od spoločnosti </w:t>
      </w:r>
      <w:proofErr w:type="spellStart"/>
      <w:r w:rsidR="00207CFF" w:rsidRPr="00DD4A12">
        <w:t>Statista</w:t>
      </w:r>
      <w:proofErr w:type="spellEnd"/>
      <w:r w:rsidR="00207CFF" w:rsidRPr="00DD4A12">
        <w:t xml:space="preserve"> sa počet aplikácií dostupných v obchode Google </w:t>
      </w:r>
      <w:proofErr w:type="spellStart"/>
      <w:r w:rsidR="00207CFF" w:rsidRPr="00DD4A12">
        <w:t>Play</w:t>
      </w:r>
      <w:proofErr w:type="spellEnd"/>
      <w:r w:rsidR="00207CFF" w:rsidRPr="00DD4A12">
        <w:t>, oficiálnej obchodnej platforme pre Android, exponenciálne zvýšil z 16 000 v decembri 2009 na 2 893 806 v júli 2021.</w:t>
      </w:r>
      <w:r w:rsidR="00790AC3" w:rsidRPr="00DD4A12">
        <w:t xml:space="preserve"> </w:t>
      </w:r>
      <w:r w:rsidR="00207CFF" w:rsidRPr="00DD4A12">
        <w:t>Taký rozsiahly a dôležitý trh s aplikáciami prilákal vývojárov a poskytovateľov služieb k skúmaniu správania používateľov aplikácií, aby lepšie vyvíjali a dodávali mobilné aplikácie</w:t>
      </w:r>
      <w:r w:rsidRPr="00DD4A12">
        <w:t>.</w:t>
      </w:r>
    </w:p>
    <w:p w14:paraId="04F2907C" w14:textId="47A00967" w:rsidR="00623821" w:rsidRPr="00DD4A12" w:rsidRDefault="00591444" w:rsidP="00512EE1">
      <w:pPr>
        <w:pStyle w:val="Nadpis2"/>
        <w:ind w:firstLine="680"/>
      </w:pPr>
      <w:bookmarkStart w:id="66" w:name="_Toc162902730"/>
      <w:r>
        <w:t>1.1</w:t>
      </w:r>
      <w:r>
        <w:tab/>
      </w:r>
      <w:r w:rsidR="00623821" w:rsidRPr="00DD4A12">
        <w:t>Súčasný stav prístupu používateľov na internet</w:t>
      </w:r>
      <w:bookmarkEnd w:id="66"/>
    </w:p>
    <w:p w14:paraId="689D9EAA" w14:textId="07285633" w:rsidR="00623821" w:rsidRPr="00DD4A12" w:rsidRDefault="00994BBF" w:rsidP="00CC0D00">
      <w:r w:rsidRPr="00DD4A12">
        <w:t xml:space="preserve">V októbri 2023 bolo na celom svete 5,3 miliardy používateľov internetu, čo predstavuje 65,7 % svetovej populácie. </w:t>
      </w:r>
      <w:r w:rsidR="00623821" w:rsidRPr="00DD4A12">
        <w:t xml:space="preserve">Údaje zo štatistickej stránky </w:t>
      </w:r>
      <w:proofErr w:type="spellStart"/>
      <w:r w:rsidR="00623821" w:rsidRPr="00DD4A12">
        <w:t>Statcounter</w:t>
      </w:r>
      <w:proofErr w:type="spellEnd"/>
      <w:r w:rsidR="00623821" w:rsidRPr="00DD4A12">
        <w:t xml:space="preserve"> (2023) ukazujú rôzny pomer návštevníkov </w:t>
      </w:r>
      <w:r w:rsidR="00BF02B0" w:rsidRPr="00DD4A12">
        <w:t xml:space="preserve">internetu zo </w:t>
      </w:r>
      <w:r w:rsidR="00623821" w:rsidRPr="00DD4A12">
        <w:t>stolných počítačov a mobilných zariadení v</w:t>
      </w:r>
      <w:r w:rsidR="00A86265" w:rsidRPr="00DD4A12">
        <w:t> rokoch 2010 - 2023</w:t>
      </w:r>
      <w:r w:rsidR="00623821" w:rsidRPr="00DD4A12">
        <w:t xml:space="preserve">. </w:t>
      </w:r>
      <w:r w:rsidR="00A86265" w:rsidRPr="00DD4A12">
        <w:t>Z grafu 1</w:t>
      </w:r>
      <w:r w:rsidR="003F15A5" w:rsidRPr="00DD4A12">
        <w:t xml:space="preserve"> </w:t>
      </w:r>
      <w:r w:rsidR="00A86265" w:rsidRPr="00DD4A12">
        <w:t>vyplýva,</w:t>
      </w:r>
      <w:r w:rsidR="00623821" w:rsidRPr="00DD4A12">
        <w:t xml:space="preserve"> že napriek zvyšovaniu sa počtu mobilných návštev</w:t>
      </w:r>
      <w:r w:rsidR="00BF02B0" w:rsidRPr="00DD4A12">
        <w:t xml:space="preserve"> na internet</w:t>
      </w:r>
      <w:r w:rsidR="00623821" w:rsidRPr="00DD4A12">
        <w:t>, tempo rastu</w:t>
      </w:r>
      <w:r w:rsidR="0060699E" w:rsidRPr="00DD4A12">
        <w:t xml:space="preserve"> sa v posledných rokoch spomalilo. Rovnako graf i</w:t>
      </w:r>
      <w:r w:rsidR="00623821" w:rsidRPr="00DD4A12">
        <w:t xml:space="preserve">lustruje, že </w:t>
      </w:r>
      <w:r w:rsidR="0060699E" w:rsidRPr="00DD4A12">
        <w:t>prudký pokles</w:t>
      </w:r>
      <w:r w:rsidR="00B81916" w:rsidRPr="00DD4A12">
        <w:t xml:space="preserve"> </w:t>
      </w:r>
      <w:r w:rsidR="00BF02B0" w:rsidRPr="00DD4A12">
        <w:t xml:space="preserve">internetových </w:t>
      </w:r>
      <w:r w:rsidR="0060699E" w:rsidRPr="00DD4A12">
        <w:t>používa</w:t>
      </w:r>
      <w:r w:rsidR="00B81916" w:rsidRPr="00DD4A12">
        <w:t>teľov</w:t>
      </w:r>
      <w:r w:rsidR="0060699E" w:rsidRPr="00DD4A12">
        <w:t xml:space="preserve"> </w:t>
      </w:r>
      <w:r w:rsidR="00BF02B0" w:rsidRPr="00DD4A12">
        <w:t xml:space="preserve">zo </w:t>
      </w:r>
      <w:r w:rsidR="0060699E" w:rsidRPr="00DD4A12">
        <w:t xml:space="preserve">stolných počítačov do roku 2017 vystriedalo obdobie kulminácie po súčasnosť. </w:t>
      </w:r>
      <w:r w:rsidR="00B81916" w:rsidRPr="00DD4A12">
        <w:t xml:space="preserve">V prípade používateľov </w:t>
      </w:r>
      <w:r w:rsidR="00BF02B0" w:rsidRPr="00DD4A12">
        <w:t xml:space="preserve">internetu prostredníctvom </w:t>
      </w:r>
      <w:r w:rsidR="00B81916" w:rsidRPr="00DD4A12">
        <w:t xml:space="preserve">tabletu </w:t>
      </w:r>
      <w:r w:rsidR="00BF02B0" w:rsidRPr="00DD4A12">
        <w:t xml:space="preserve">nárast zaznamenaný v rokoch 2012 – 2015 vystriedal pomalý pokles a v súčasnosti počet používateľov </w:t>
      </w:r>
      <w:r w:rsidR="00B81916" w:rsidRPr="00DD4A12">
        <w:t>je menš</w:t>
      </w:r>
      <w:r w:rsidR="00BF02B0" w:rsidRPr="00DD4A12">
        <w:t>í</w:t>
      </w:r>
      <w:r w:rsidR="00B81916" w:rsidRPr="00DD4A12">
        <w:t xml:space="preserve"> ako 2 %.</w:t>
      </w:r>
      <w:r w:rsidR="00BF02B0" w:rsidRPr="00DD4A12">
        <w:t xml:space="preserve"> I napriek týmto skutočnostiam možno konštatovať, že </w:t>
      </w:r>
      <w:r w:rsidR="0069685B" w:rsidRPr="00DD4A12">
        <w:t xml:space="preserve">najväčší počet používateľov internetu </w:t>
      </w:r>
      <w:r w:rsidR="003F15A5" w:rsidRPr="00DD4A12">
        <w:t>predstavujú</w:t>
      </w:r>
      <w:r w:rsidR="0069685B" w:rsidRPr="00DD4A12">
        <w:t xml:space="preserve"> mobilné zariadenia</w:t>
      </w:r>
      <w:r w:rsidR="00463CA4">
        <w:t>. K</w:t>
      </w:r>
      <w:r w:rsidR="0069685B" w:rsidRPr="00DD4A12">
        <w:t>onkrétne v mesiacoch január – október 2023 sa ich návštevnosť pohybovala v rozmedzí 58,5 - 50,7 %.</w:t>
      </w:r>
    </w:p>
    <w:p w14:paraId="01DCD3C0" w14:textId="77777777" w:rsidR="00623821" w:rsidRPr="00DD4A12" w:rsidRDefault="00623821" w:rsidP="00623821"/>
    <w:p w14:paraId="0FB4271F" w14:textId="77777777" w:rsidR="00623821" w:rsidRPr="00DD4A12" w:rsidRDefault="00623821" w:rsidP="00CC0D00">
      <w:pPr>
        <w:ind w:firstLine="0"/>
      </w:pPr>
      <w:r w:rsidRPr="00DD4A12">
        <w:rPr>
          <w:noProof/>
        </w:rPr>
        <w:lastRenderedPageBreak/>
        <w:drawing>
          <wp:inline distT="0" distB="0" distL="0" distR="0" wp14:anchorId="74A0D15B" wp14:editId="588C77AF">
            <wp:extent cx="5400040" cy="2715895"/>
            <wp:effectExtent l="0" t="0" r="0" b="8255"/>
            <wp:docPr id="2084708027" name="Obrázok 1" descr="Obrázok, na ktorom je text, diagram, rad, vývoj&#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708027" name="Obrázok 1" descr="Obrázok, na ktorom je text, diagram, rad, vývoj&#10;&#10;Automaticky generovaný popis"/>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040" cy="2715895"/>
                    </a:xfrm>
                    <a:prstGeom prst="rect">
                      <a:avLst/>
                    </a:prstGeom>
                    <a:noFill/>
                    <a:ln>
                      <a:noFill/>
                    </a:ln>
                  </pic:spPr>
                </pic:pic>
              </a:graphicData>
            </a:graphic>
          </wp:inline>
        </w:drawing>
      </w:r>
    </w:p>
    <w:p w14:paraId="72C83051" w14:textId="21590C4B" w:rsidR="00623821" w:rsidRPr="00CC0D00" w:rsidRDefault="00623821" w:rsidP="00CC0D00">
      <w:pPr>
        <w:jc w:val="center"/>
        <w:rPr>
          <w:i/>
          <w:iCs/>
        </w:rPr>
      </w:pPr>
      <w:r w:rsidRPr="00CC0D00">
        <w:rPr>
          <w:i/>
          <w:iCs/>
          <w:highlight w:val="yellow"/>
        </w:rPr>
        <w:t>Graf 1 Celosvetový počet používateľov Internetu (</w:t>
      </w:r>
      <w:proofErr w:type="spellStart"/>
      <w:r w:rsidRPr="00CC0D00">
        <w:rPr>
          <w:i/>
          <w:iCs/>
          <w:highlight w:val="yellow"/>
        </w:rPr>
        <w:t>Chaffey</w:t>
      </w:r>
      <w:proofErr w:type="spellEnd"/>
      <w:r w:rsidRPr="00CC0D00">
        <w:rPr>
          <w:i/>
          <w:iCs/>
          <w:highlight w:val="yellow"/>
        </w:rPr>
        <w:t>, 2023)</w:t>
      </w:r>
    </w:p>
    <w:p w14:paraId="581380E4" w14:textId="3B261546" w:rsidR="00814754" w:rsidRPr="00F85783" w:rsidRDefault="00814754" w:rsidP="00814754">
      <w:pPr>
        <w:pStyle w:val="Nadpis2"/>
      </w:pPr>
      <w:bookmarkStart w:id="67" w:name="_Toc115533873"/>
      <w:bookmarkStart w:id="68" w:name="_Toc162902731"/>
      <w:r w:rsidRPr="00F85783">
        <w:t>1.</w:t>
      </w:r>
      <w:r w:rsidR="00591444">
        <w:t>2</w:t>
      </w:r>
      <w:r w:rsidRPr="00F85783">
        <w:tab/>
      </w:r>
      <w:r w:rsidR="0053450F">
        <w:t>Mo</w:t>
      </w:r>
      <w:r>
        <w:t>bilné operačné systémy</w:t>
      </w:r>
      <w:bookmarkEnd w:id="67"/>
      <w:bookmarkEnd w:id="68"/>
      <w:r w:rsidRPr="00F85783">
        <w:t xml:space="preserve"> </w:t>
      </w:r>
    </w:p>
    <w:p w14:paraId="56900F97" w14:textId="77777777" w:rsidR="00AE630A" w:rsidRPr="00DD4A12" w:rsidRDefault="00AE630A" w:rsidP="00AE630A">
      <w:r w:rsidRPr="00DD4A12">
        <w:t>Mobilný operačný systém je systémový softvér, ktorý je špeciálne navrhnutý tak, aby fungoval na vreckových zariadeniach ako sú mobilné telefóny, PDA. Je to platforma na aplikačné programy bežiacich na mobilných zariadeniach. Každý operačný systém má svoju vlastnú architektúru.</w:t>
      </w:r>
    </w:p>
    <w:p w14:paraId="569D0E1F" w14:textId="1DBA740A" w:rsidR="00994BBF" w:rsidRPr="00DD4A12" w:rsidRDefault="00994BBF" w:rsidP="00994BBF">
      <w:r w:rsidRPr="00DD4A12">
        <w:t>Tabuľka 1 zobrazuje historické aj súčasné operačné systémy na mobilné zariadenia, kde najpoužívanejšími sú Android a </w:t>
      </w:r>
      <w:proofErr w:type="spellStart"/>
      <w:r w:rsidRPr="00DD4A12">
        <w:t>iOS</w:t>
      </w:r>
      <w:proofErr w:type="spellEnd"/>
      <w:r w:rsidRPr="00DD4A12">
        <w:t>. Android má na trhu približne 70</w:t>
      </w:r>
      <w:r w:rsidR="003F15A5" w:rsidRPr="00DD4A12">
        <w:t xml:space="preserve"> </w:t>
      </w:r>
      <w:r w:rsidRPr="00DD4A12">
        <w:t xml:space="preserve">% zastúpenie a napríklad v roku 2021 </w:t>
      </w:r>
      <w:r w:rsidR="003F15A5" w:rsidRPr="00DD4A12">
        <w:t xml:space="preserve">bol </w:t>
      </w:r>
      <w:r w:rsidRPr="00DD4A12">
        <w:t>inštalova</w:t>
      </w:r>
      <w:r w:rsidR="003F15A5" w:rsidRPr="00DD4A12">
        <w:t>ný</w:t>
      </w:r>
      <w:r w:rsidRPr="00DD4A12">
        <w:t xml:space="preserve"> na 83,32</w:t>
      </w:r>
      <w:r w:rsidR="00CC0D00">
        <w:t xml:space="preserve"> </w:t>
      </w:r>
      <w:r w:rsidRPr="00DD4A12">
        <w:t>% mobilných zariaden</w:t>
      </w:r>
      <w:r w:rsidR="003F15A5" w:rsidRPr="00DD4A12">
        <w:t>iach</w:t>
      </w:r>
      <w:r w:rsidRPr="00DD4A12">
        <w:t xml:space="preserve"> (</w:t>
      </w:r>
      <w:proofErr w:type="spellStart"/>
      <w:r>
        <w:fldChar w:fldCharType="begin"/>
      </w:r>
      <w:r>
        <w:instrText>HYPERLINK "https://www.researchgate.net/profile/G-K-Devarakonda?_tp=eyJjb250ZXh0Ijp7ImZpcnN0UGFnZSI6InByb2ZpbGUiLCJwYWdlIjoicHVibGljYXRpb24ifX0"</w:instrText>
      </w:r>
      <w:r>
        <w:fldChar w:fldCharType="separate"/>
      </w:r>
      <w:r w:rsidRPr="00DD4A12">
        <w:t>Devarakonda</w:t>
      </w:r>
      <w:proofErr w:type="spellEnd"/>
      <w:r>
        <w:fldChar w:fldCharType="end"/>
      </w:r>
      <w:r w:rsidRPr="00DD4A12">
        <w:t xml:space="preserve">, 2015). </w:t>
      </w:r>
    </w:p>
    <w:p w14:paraId="5D88492F" w14:textId="77777777" w:rsidR="003F15A5" w:rsidRPr="00CC0D00" w:rsidRDefault="003F15A5" w:rsidP="003F15A5">
      <w:pPr>
        <w:ind w:firstLine="0"/>
        <w:rPr>
          <w:i/>
          <w:iCs/>
        </w:rPr>
      </w:pPr>
      <w:r w:rsidRPr="00CC0D00">
        <w:rPr>
          <w:i/>
          <w:iCs/>
          <w:highlight w:val="yellow"/>
        </w:rPr>
        <w:t>Tabuľka 1 Historické a súčasné operačné systémy</w:t>
      </w:r>
    </w:p>
    <w:tbl>
      <w:tblPr>
        <w:tblStyle w:val="Mriekatabuky"/>
        <w:tblW w:w="0" w:type="auto"/>
        <w:tblLook w:val="04A0" w:firstRow="1" w:lastRow="0" w:firstColumn="1" w:lastColumn="0" w:noHBand="0" w:noVBand="1"/>
      </w:tblPr>
      <w:tblGrid>
        <w:gridCol w:w="4247"/>
        <w:gridCol w:w="4247"/>
      </w:tblGrid>
      <w:tr w:rsidR="00AE630A" w:rsidRPr="00DD4A12" w14:paraId="567FC05C" w14:textId="77777777" w:rsidTr="002345C2">
        <w:tc>
          <w:tcPr>
            <w:tcW w:w="4247" w:type="dxa"/>
          </w:tcPr>
          <w:p w14:paraId="6FB3048C" w14:textId="5D847A96" w:rsidR="00AE630A" w:rsidRPr="00DD4A12" w:rsidRDefault="0007213D" w:rsidP="0043506B">
            <w:pPr>
              <w:ind w:firstLine="0"/>
              <w:jc w:val="left"/>
              <w:rPr>
                <w:b/>
                <w:bCs/>
              </w:rPr>
            </w:pPr>
            <w:r w:rsidRPr="00DD4A12">
              <w:rPr>
                <w:b/>
                <w:bCs/>
              </w:rPr>
              <w:t>Historické</w:t>
            </w:r>
            <w:r w:rsidR="00AE630A" w:rsidRPr="00DD4A12">
              <w:rPr>
                <w:b/>
                <w:bCs/>
              </w:rPr>
              <w:t xml:space="preserve"> platformy</w:t>
            </w:r>
          </w:p>
        </w:tc>
        <w:tc>
          <w:tcPr>
            <w:tcW w:w="4247" w:type="dxa"/>
          </w:tcPr>
          <w:p w14:paraId="41C24FE4" w14:textId="5DBD5248" w:rsidR="00AE630A" w:rsidRPr="00DD4A12" w:rsidRDefault="00246088" w:rsidP="0043506B">
            <w:pPr>
              <w:ind w:firstLine="0"/>
              <w:jc w:val="left"/>
              <w:rPr>
                <w:b/>
                <w:bCs/>
              </w:rPr>
            </w:pPr>
            <w:r w:rsidRPr="00DD4A12">
              <w:rPr>
                <w:b/>
                <w:bCs/>
              </w:rPr>
              <w:t>Súčasné</w:t>
            </w:r>
            <w:r w:rsidR="00AE630A" w:rsidRPr="00DD4A12">
              <w:rPr>
                <w:b/>
                <w:bCs/>
              </w:rPr>
              <w:t xml:space="preserve"> platformy</w:t>
            </w:r>
          </w:p>
        </w:tc>
      </w:tr>
      <w:tr w:rsidR="00AE630A" w:rsidRPr="00DD4A12" w14:paraId="32AEC189" w14:textId="77777777" w:rsidTr="002345C2">
        <w:tc>
          <w:tcPr>
            <w:tcW w:w="4247" w:type="dxa"/>
          </w:tcPr>
          <w:p w14:paraId="7E035DCA" w14:textId="77777777" w:rsidR="00AE630A" w:rsidRPr="00DD4A12" w:rsidRDefault="00AE630A" w:rsidP="0043506B">
            <w:pPr>
              <w:ind w:firstLine="0"/>
              <w:jc w:val="left"/>
            </w:pPr>
            <w:proofErr w:type="spellStart"/>
            <w:r w:rsidRPr="00DD4A12">
              <w:t>Symbian</w:t>
            </w:r>
            <w:proofErr w:type="spellEnd"/>
            <w:r w:rsidRPr="00DD4A12">
              <w:t xml:space="preserve"> OS</w:t>
            </w:r>
          </w:p>
        </w:tc>
        <w:tc>
          <w:tcPr>
            <w:tcW w:w="4247" w:type="dxa"/>
          </w:tcPr>
          <w:p w14:paraId="6231FC73" w14:textId="77777777" w:rsidR="00AE630A" w:rsidRPr="00DD4A12" w:rsidRDefault="00AE630A" w:rsidP="0043506B">
            <w:pPr>
              <w:ind w:firstLine="0"/>
              <w:jc w:val="left"/>
            </w:pPr>
            <w:r w:rsidRPr="00DD4A12">
              <w:t>Android</w:t>
            </w:r>
          </w:p>
        </w:tc>
      </w:tr>
      <w:tr w:rsidR="00AE630A" w:rsidRPr="00DD4A12" w14:paraId="5C114A23" w14:textId="77777777" w:rsidTr="002345C2">
        <w:tc>
          <w:tcPr>
            <w:tcW w:w="4247" w:type="dxa"/>
          </w:tcPr>
          <w:p w14:paraId="754384F9" w14:textId="77777777" w:rsidR="00AE630A" w:rsidRPr="00DD4A12" w:rsidRDefault="00AE630A" w:rsidP="0043506B">
            <w:pPr>
              <w:ind w:firstLine="0"/>
              <w:jc w:val="left"/>
            </w:pPr>
            <w:r w:rsidRPr="00DD4A12">
              <w:t>Palm OS</w:t>
            </w:r>
          </w:p>
        </w:tc>
        <w:tc>
          <w:tcPr>
            <w:tcW w:w="4247" w:type="dxa"/>
          </w:tcPr>
          <w:p w14:paraId="3A514D5A" w14:textId="77777777" w:rsidR="00AE630A" w:rsidRPr="00DD4A12" w:rsidRDefault="00AE630A" w:rsidP="0043506B">
            <w:pPr>
              <w:ind w:firstLine="0"/>
              <w:jc w:val="left"/>
            </w:pPr>
            <w:proofErr w:type="spellStart"/>
            <w:r w:rsidRPr="00DD4A12">
              <w:t>iOS</w:t>
            </w:r>
            <w:proofErr w:type="spellEnd"/>
          </w:p>
        </w:tc>
      </w:tr>
      <w:tr w:rsidR="00AE630A" w:rsidRPr="00DD4A12" w14:paraId="351B42AD" w14:textId="77777777" w:rsidTr="002345C2">
        <w:tc>
          <w:tcPr>
            <w:tcW w:w="4247" w:type="dxa"/>
          </w:tcPr>
          <w:p w14:paraId="1E5615C1" w14:textId="77777777" w:rsidR="00AE630A" w:rsidRPr="00DD4A12" w:rsidRDefault="00AE630A" w:rsidP="0043506B">
            <w:pPr>
              <w:ind w:firstLine="0"/>
              <w:jc w:val="left"/>
            </w:pPr>
            <w:proofErr w:type="spellStart"/>
            <w:r w:rsidRPr="00DD4A12">
              <w:t>Maemo</w:t>
            </w:r>
            <w:proofErr w:type="spellEnd"/>
            <w:r w:rsidRPr="00DD4A12">
              <w:t xml:space="preserve"> OS</w:t>
            </w:r>
          </w:p>
        </w:tc>
        <w:tc>
          <w:tcPr>
            <w:tcW w:w="4247" w:type="dxa"/>
          </w:tcPr>
          <w:p w14:paraId="678D5C4F" w14:textId="77777777" w:rsidR="00AE630A" w:rsidRPr="00DD4A12" w:rsidRDefault="00AE630A" w:rsidP="0043506B">
            <w:pPr>
              <w:ind w:firstLine="0"/>
              <w:jc w:val="left"/>
            </w:pPr>
            <w:r w:rsidRPr="00DD4A12">
              <w:t xml:space="preserve">Windows </w:t>
            </w:r>
            <w:proofErr w:type="spellStart"/>
            <w:r w:rsidRPr="00DD4A12">
              <w:t>Phone</w:t>
            </w:r>
            <w:proofErr w:type="spellEnd"/>
          </w:p>
        </w:tc>
      </w:tr>
      <w:tr w:rsidR="00AE630A" w:rsidRPr="00DD4A12" w14:paraId="1A7A11A8" w14:textId="77777777" w:rsidTr="002345C2">
        <w:tc>
          <w:tcPr>
            <w:tcW w:w="4247" w:type="dxa"/>
          </w:tcPr>
          <w:p w14:paraId="71D9C9FA" w14:textId="77777777" w:rsidR="00AE630A" w:rsidRPr="00DD4A12" w:rsidRDefault="00AE630A" w:rsidP="0043506B">
            <w:pPr>
              <w:ind w:firstLine="0"/>
              <w:jc w:val="left"/>
            </w:pPr>
            <w:proofErr w:type="spellStart"/>
            <w:r w:rsidRPr="00DD4A12">
              <w:t>Meego</w:t>
            </w:r>
            <w:proofErr w:type="spellEnd"/>
            <w:r w:rsidRPr="00DD4A12">
              <w:t xml:space="preserve"> OS</w:t>
            </w:r>
          </w:p>
        </w:tc>
        <w:tc>
          <w:tcPr>
            <w:tcW w:w="4247" w:type="dxa"/>
          </w:tcPr>
          <w:p w14:paraId="4B266193" w14:textId="77777777" w:rsidR="00AE630A" w:rsidRPr="00DD4A12" w:rsidRDefault="00AE630A" w:rsidP="0043506B">
            <w:pPr>
              <w:ind w:firstLine="0"/>
              <w:jc w:val="left"/>
            </w:pPr>
            <w:r w:rsidRPr="00DD4A12">
              <w:t>Firefox OS</w:t>
            </w:r>
          </w:p>
        </w:tc>
      </w:tr>
      <w:tr w:rsidR="00AE630A" w:rsidRPr="00DD4A12" w14:paraId="6D35A0BE" w14:textId="77777777" w:rsidTr="002345C2">
        <w:tc>
          <w:tcPr>
            <w:tcW w:w="4247" w:type="dxa"/>
          </w:tcPr>
          <w:p w14:paraId="580417EC" w14:textId="77777777" w:rsidR="00AE630A" w:rsidRPr="00DD4A12" w:rsidRDefault="00AE630A" w:rsidP="0043506B">
            <w:pPr>
              <w:ind w:firstLine="0"/>
              <w:jc w:val="left"/>
            </w:pPr>
          </w:p>
        </w:tc>
        <w:tc>
          <w:tcPr>
            <w:tcW w:w="4247" w:type="dxa"/>
          </w:tcPr>
          <w:p w14:paraId="301693EC" w14:textId="77777777" w:rsidR="00AE630A" w:rsidRPr="00DD4A12" w:rsidRDefault="00AE630A" w:rsidP="0043506B">
            <w:pPr>
              <w:ind w:firstLine="0"/>
              <w:jc w:val="left"/>
            </w:pPr>
            <w:r w:rsidRPr="00DD4A12">
              <w:t xml:space="preserve">Black </w:t>
            </w:r>
            <w:proofErr w:type="spellStart"/>
            <w:r w:rsidRPr="00DD4A12">
              <w:t>Berry</w:t>
            </w:r>
            <w:proofErr w:type="spellEnd"/>
            <w:r w:rsidRPr="00DD4A12">
              <w:t xml:space="preserve"> OS</w:t>
            </w:r>
          </w:p>
        </w:tc>
      </w:tr>
    </w:tbl>
    <w:p w14:paraId="6A2527CF" w14:textId="77777777" w:rsidR="003F15A5" w:rsidRPr="00DD4A12" w:rsidRDefault="003F15A5" w:rsidP="003F15A5">
      <w:pPr>
        <w:ind w:firstLine="0"/>
      </w:pPr>
    </w:p>
    <w:p w14:paraId="5F6AC6E8" w14:textId="3BFEEE55" w:rsidR="00776938" w:rsidRPr="00DD4A12" w:rsidRDefault="003F15A5" w:rsidP="00CC0D00">
      <w:r w:rsidRPr="00DD4A12">
        <w:t xml:space="preserve">Opierajúc sa o štatistické údaje </w:t>
      </w:r>
      <w:r w:rsidR="00776938" w:rsidRPr="00DD4A12">
        <w:t>aj empirická časť práce s</w:t>
      </w:r>
      <w:r w:rsidR="00FD4BC7" w:rsidRPr="00DD4A12">
        <w:t xml:space="preserve">a bude </w:t>
      </w:r>
      <w:r w:rsidR="00776938" w:rsidRPr="00DD4A12">
        <w:t xml:space="preserve">používať vhodný </w:t>
      </w:r>
      <w:r w:rsidR="00FD4BC7" w:rsidRPr="00DD4A12">
        <w:t xml:space="preserve"> </w:t>
      </w:r>
      <w:r w:rsidR="00776938" w:rsidRPr="00DD4A12">
        <w:t>programovací jazyk a vývojové prostredie pre mobilné aplikácie, konkrétne pre Android aplikácie.</w:t>
      </w:r>
    </w:p>
    <w:p w14:paraId="287BA2C3" w14:textId="523C6C28" w:rsidR="00D308C1" w:rsidRPr="00DD4A12" w:rsidRDefault="00591444" w:rsidP="00591444">
      <w:pPr>
        <w:pStyle w:val="Nadpis2"/>
      </w:pPr>
      <w:bookmarkStart w:id="69" w:name="_Toc162902732"/>
      <w:r>
        <w:lastRenderedPageBreak/>
        <w:t>1.3</w:t>
      </w:r>
      <w:r>
        <w:tab/>
      </w:r>
      <w:r w:rsidR="00F30F07" w:rsidRPr="00DD4A12">
        <w:t>A</w:t>
      </w:r>
      <w:r w:rsidR="00FD4BC7" w:rsidRPr="00DD4A12">
        <w:t>ndroid</w:t>
      </w:r>
      <w:bookmarkEnd w:id="69"/>
      <w:r w:rsidR="00FD4BC7" w:rsidRPr="00DD4A12">
        <w:t xml:space="preserve"> </w:t>
      </w:r>
    </w:p>
    <w:p w14:paraId="56CFB10C" w14:textId="172EA963" w:rsidR="00D308C1" w:rsidRPr="00DD4A12" w:rsidRDefault="00D308C1" w:rsidP="005D60CA">
      <w:r w:rsidRPr="00DD4A12">
        <w:t xml:space="preserve">Operačný systém Android je založený na jadre Linux a jeho vývoj prebieha pod spoločnosťou Google. Primárne je určený pre smartfóny a tablety. Vzhľadom na svoju otvorenú povahu sa stal najrýchlejšie rastúcim mobilným operačným systémom. Táto otvorenosť ho urobila obľúbeným medzi mnohými spotrebiteľmi a vývojármi. Softvéroví vývojári môžu ľahko upravovať a pridávať vylepšené funkcie, aby vyhoveli najnovším požiadavkám mobilnej technológie. Používatelia Androidu sťahujú z obchodu Google </w:t>
      </w:r>
      <w:proofErr w:type="spellStart"/>
      <w:r w:rsidRPr="00DD4A12">
        <w:t>Play</w:t>
      </w:r>
      <w:proofErr w:type="spellEnd"/>
      <w:r w:rsidRPr="00DD4A12">
        <w:t xml:space="preserve"> viac ako 1,5 miliardy aplikácií a hier každý mesiac. Vďaka svojmu výkonnému vývojovému prostrediu majú používatelia a vývojári možnosť vytvárať vlastné aplikácie pre širokú škálu zariadení.</w:t>
      </w:r>
    </w:p>
    <w:p w14:paraId="5494A253" w14:textId="77777777" w:rsidR="005D60CA" w:rsidRDefault="00FD4BC7" w:rsidP="005D60CA">
      <w:r w:rsidRPr="00DD4A12">
        <w:t xml:space="preserve">V súčasnosti má Android 2,5 miliardy aktívnych </w:t>
      </w:r>
      <w:r w:rsidR="00675794">
        <w:t>po</w:t>
      </w:r>
      <w:r w:rsidRPr="00DD4A12">
        <w:t xml:space="preserve">užívateľov vo vyše viac ako 190 krajinách. Služba Google </w:t>
      </w:r>
      <w:proofErr w:type="spellStart"/>
      <w:r w:rsidRPr="00DD4A12">
        <w:t>Play</w:t>
      </w:r>
      <w:proofErr w:type="spellEnd"/>
      <w:r w:rsidRPr="00DD4A12">
        <w:t xml:space="preserve"> za posledné desaťročie enormne vzrástla a v roku 2020 dosiahla príjmy 38,6 miliardy USD. V roku 2020 bolo v obchode k dispozícii viac ako 2,9 milióna aplikácií, ktoré boli stiahnuté 108 miliárd krát (</w:t>
      </w:r>
      <w:proofErr w:type="spellStart"/>
      <w:r w:rsidR="00B430E2" w:rsidRPr="00DD4A12">
        <w:t>Curry</w:t>
      </w:r>
      <w:proofErr w:type="spellEnd"/>
      <w:r w:rsidRPr="00DD4A12">
        <w:t>, 2023).</w:t>
      </w:r>
    </w:p>
    <w:p w14:paraId="177D942C" w14:textId="65241CF2" w:rsidR="001D11BE" w:rsidRPr="00DD4A12" w:rsidRDefault="001D11BE" w:rsidP="005D60CA">
      <w:r w:rsidRPr="00DD4A12">
        <w:t xml:space="preserve">Z architektonického hľadiska je operačný systém Android rozdelený do štyroch vrstiev: </w:t>
      </w:r>
    </w:p>
    <w:p w14:paraId="34FF3D0D" w14:textId="77777777" w:rsidR="001D11BE" w:rsidRPr="00DD4A12" w:rsidRDefault="001D11BE" w:rsidP="005D60CA">
      <w:pPr>
        <w:pStyle w:val="Odrazky"/>
        <w:numPr>
          <w:ilvl w:val="0"/>
          <w:numId w:val="34"/>
        </w:numPr>
      </w:pPr>
      <w:r w:rsidRPr="00DD4A12">
        <w:t>jadro,</w:t>
      </w:r>
    </w:p>
    <w:p w14:paraId="5B52D31A" w14:textId="78B887F5" w:rsidR="001D11BE" w:rsidRPr="00DD4A12" w:rsidRDefault="001D11BE" w:rsidP="00EA2EF2">
      <w:pPr>
        <w:pStyle w:val="Odrazky"/>
        <w:numPr>
          <w:ilvl w:val="0"/>
          <w:numId w:val="34"/>
        </w:numPr>
      </w:pPr>
      <w:r w:rsidRPr="00DD4A12">
        <w:t>vrstva knižníc,</w:t>
      </w:r>
    </w:p>
    <w:p w14:paraId="5180AB55" w14:textId="5870C694" w:rsidR="001D11BE" w:rsidRPr="00DD4A12" w:rsidRDefault="001D11BE" w:rsidP="00EA2EF2">
      <w:pPr>
        <w:pStyle w:val="Odrazky"/>
        <w:numPr>
          <w:ilvl w:val="0"/>
          <w:numId w:val="34"/>
        </w:numPr>
      </w:pPr>
      <w:r w:rsidRPr="00DD4A12">
        <w:t xml:space="preserve">vrstva aplikačného </w:t>
      </w:r>
      <w:proofErr w:type="spellStart"/>
      <w:r w:rsidRPr="00DD4A12">
        <w:t>frameworku</w:t>
      </w:r>
      <w:proofErr w:type="spellEnd"/>
      <w:r w:rsidR="00965CBF" w:rsidRPr="00DD4A12">
        <w:t>,</w:t>
      </w:r>
    </w:p>
    <w:p w14:paraId="5C926BA6" w14:textId="56397F29" w:rsidR="001D11BE" w:rsidRPr="00DD4A12" w:rsidRDefault="001D11BE" w:rsidP="00EA2EF2">
      <w:pPr>
        <w:pStyle w:val="Odrazky"/>
        <w:numPr>
          <w:ilvl w:val="0"/>
          <w:numId w:val="34"/>
        </w:numPr>
      </w:pPr>
      <w:r w:rsidRPr="00DD4A12">
        <w:t>aplikačná vrstva</w:t>
      </w:r>
      <w:r w:rsidR="00776938" w:rsidRPr="00DD4A12">
        <w:t xml:space="preserve"> (</w:t>
      </w:r>
      <w:r w:rsidR="006E5472" w:rsidRPr="00DD4A12">
        <w:t>O</w:t>
      </w:r>
      <w:r w:rsidR="00776938" w:rsidRPr="00DD4A12">
        <w:t>brázok 1)</w:t>
      </w:r>
      <w:r w:rsidRPr="00DD4A12">
        <w:t xml:space="preserve">. </w:t>
      </w:r>
    </w:p>
    <w:p w14:paraId="53BE28C5" w14:textId="6513FB2C" w:rsidR="00F30F07" w:rsidRPr="00DD4A12" w:rsidRDefault="001D11BE" w:rsidP="001D11BE">
      <w:r w:rsidRPr="00DD4A12">
        <w:t xml:space="preserve">Jadro Androidu je modifikovanou verziou jadra Linux 2.6, ktoré je pravidelne aktualizované s rôznymi verziami Androidu. Knižnice poskytujú podporu pre grafiku, multimediálne schopnosti a ukladanie dát. Android </w:t>
      </w:r>
      <w:proofErr w:type="spellStart"/>
      <w:r w:rsidRPr="00DD4A12">
        <w:t>runtime</w:t>
      </w:r>
      <w:proofErr w:type="spellEnd"/>
      <w:r w:rsidRPr="00DD4A12">
        <w:t xml:space="preserve">, zakorenený vo vrstve knižníc, obsahuje virtuálny stroj </w:t>
      </w:r>
      <w:proofErr w:type="spellStart"/>
      <w:r w:rsidRPr="00DD4A12">
        <w:t>Dalvik</w:t>
      </w:r>
      <w:proofErr w:type="spellEnd"/>
      <w:r w:rsidRPr="00DD4A12">
        <w:t xml:space="preserve">, ktorý poháňa aplikácie. Ako náhradu za </w:t>
      </w:r>
      <w:proofErr w:type="spellStart"/>
      <w:r w:rsidRPr="00DD4A12">
        <w:t>Dalvik</w:t>
      </w:r>
      <w:proofErr w:type="spellEnd"/>
      <w:r w:rsidRPr="00DD4A12">
        <w:t xml:space="preserve"> Android predstavil nový Android </w:t>
      </w:r>
      <w:proofErr w:type="spellStart"/>
      <w:r w:rsidRPr="00DD4A12">
        <w:t>RunTime</w:t>
      </w:r>
      <w:proofErr w:type="spellEnd"/>
      <w:r w:rsidRPr="00DD4A12">
        <w:t xml:space="preserve"> s kompiláciou vopred, čo zlepšuje </w:t>
      </w:r>
      <w:r w:rsidR="00776938" w:rsidRPr="00DD4A12">
        <w:t xml:space="preserve">jeho </w:t>
      </w:r>
      <w:r w:rsidRPr="00DD4A12">
        <w:t>výkon. Všetky aplikácie využívajú aplikačné rozhranie aplikačného rámca na prístup k najnižšej úrovni architektúry.</w:t>
      </w:r>
    </w:p>
    <w:p w14:paraId="4E0BEBED" w14:textId="77777777" w:rsidR="005D7963" w:rsidRPr="00DD4A12" w:rsidRDefault="005D7963" w:rsidP="001D11BE"/>
    <w:p w14:paraId="2FC16AF7" w14:textId="50F4E6E2" w:rsidR="001D11BE" w:rsidRPr="00DD4A12" w:rsidRDefault="001D11BE" w:rsidP="00F30F07">
      <w:pPr>
        <w:ind w:firstLine="0"/>
        <w:jc w:val="center"/>
      </w:pPr>
      <w:r w:rsidRPr="00DD4A12">
        <w:rPr>
          <w:noProof/>
        </w:rPr>
        <w:lastRenderedPageBreak/>
        <w:drawing>
          <wp:inline distT="0" distB="0" distL="0" distR="0" wp14:anchorId="5E4A4E7B" wp14:editId="3F5B4785">
            <wp:extent cx="5400040" cy="3293745"/>
            <wp:effectExtent l="0" t="0" r="0" b="1905"/>
            <wp:docPr id="436637226" name="Obrázok 1" descr="Obrázok, na ktorom je text, snímka obrazovky, číslo,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637226" name="Obrázok 1" descr="Obrázok, na ktorom je text, snímka obrazovky, číslo, písmo&#10;&#10;Automaticky generovaný popis"/>
                    <pic:cNvPicPr/>
                  </pic:nvPicPr>
                  <pic:blipFill>
                    <a:blip r:embed="rId14"/>
                    <a:stretch>
                      <a:fillRect/>
                    </a:stretch>
                  </pic:blipFill>
                  <pic:spPr>
                    <a:xfrm>
                      <a:off x="0" y="0"/>
                      <a:ext cx="5400040" cy="3293745"/>
                    </a:xfrm>
                    <a:prstGeom prst="rect">
                      <a:avLst/>
                    </a:prstGeom>
                  </pic:spPr>
                </pic:pic>
              </a:graphicData>
            </a:graphic>
          </wp:inline>
        </w:drawing>
      </w:r>
    </w:p>
    <w:p w14:paraId="2769C45E" w14:textId="4B278F6B" w:rsidR="00F30F07" w:rsidRPr="005D60CA" w:rsidRDefault="00F30F07" w:rsidP="005D60CA">
      <w:pPr>
        <w:ind w:firstLine="0"/>
        <w:jc w:val="center"/>
        <w:rPr>
          <w:i/>
          <w:iCs/>
          <w:highlight w:val="yellow"/>
        </w:rPr>
      </w:pPr>
      <w:r w:rsidRPr="005D60CA">
        <w:rPr>
          <w:i/>
          <w:iCs/>
          <w:highlight w:val="yellow"/>
        </w:rPr>
        <w:t>Obrázok 1 Štruktúra operačného systému Android  (</w:t>
      </w:r>
      <w:proofErr w:type="spellStart"/>
      <w:r w:rsidR="001D11BE" w:rsidRPr="005D60CA">
        <w:rPr>
          <w:i/>
          <w:iCs/>
          <w:highlight w:val="yellow"/>
        </w:rPr>
        <w:t>Khan</w:t>
      </w:r>
      <w:proofErr w:type="spellEnd"/>
      <w:r w:rsidR="001D11BE" w:rsidRPr="005D60CA">
        <w:rPr>
          <w:i/>
          <w:iCs/>
          <w:highlight w:val="yellow"/>
        </w:rPr>
        <w:t>, 2015</w:t>
      </w:r>
      <w:r w:rsidRPr="005D60CA">
        <w:rPr>
          <w:i/>
          <w:iCs/>
          <w:highlight w:val="yellow"/>
        </w:rPr>
        <w:t>)</w:t>
      </w:r>
    </w:p>
    <w:p w14:paraId="5A4CCA77" w14:textId="0D9CD4B4" w:rsidR="00D469E5" w:rsidRPr="00DD4A12" w:rsidRDefault="00591444" w:rsidP="005D60CA">
      <w:pPr>
        <w:pStyle w:val="Nadpis2"/>
        <w:ind w:left="709" w:hanging="709"/>
      </w:pPr>
      <w:bookmarkStart w:id="70" w:name="_Toc162902733"/>
      <w:r>
        <w:t>1.4</w:t>
      </w:r>
      <w:r>
        <w:tab/>
      </w:r>
      <w:r w:rsidR="00D469E5" w:rsidRPr="00DD4A12">
        <w:t>Natívne aplikácie vs. mobilné webové aplikácie</w:t>
      </w:r>
      <w:bookmarkEnd w:id="70"/>
    </w:p>
    <w:p w14:paraId="2B48C41A" w14:textId="047F6F24" w:rsidR="006E5472" w:rsidRPr="00DD4A12" w:rsidRDefault="00B120BA" w:rsidP="005D60CA">
      <w:pPr>
        <w:rPr>
          <w:color w:val="222222"/>
          <w:shd w:val="clear" w:color="auto" w:fill="FFFFFF"/>
        </w:rPr>
      </w:pPr>
      <w:proofErr w:type="spellStart"/>
      <w:r w:rsidRPr="00DD4A12">
        <w:rPr>
          <w:color w:val="222222"/>
          <w:shd w:val="clear" w:color="auto" w:fill="FFFFFF"/>
        </w:rPr>
        <w:t>Rakestraw</w:t>
      </w:r>
      <w:proofErr w:type="spellEnd"/>
      <w:r w:rsidRPr="00DD4A12">
        <w:rPr>
          <w:color w:val="222222"/>
          <w:shd w:val="clear" w:color="auto" w:fill="FFFFFF"/>
        </w:rPr>
        <w:t xml:space="preserve"> (2013)</w:t>
      </w:r>
      <w:r w:rsidRPr="00DD4A12">
        <w:t xml:space="preserve"> zadefinoval </w:t>
      </w:r>
      <w:r w:rsidR="00D469E5" w:rsidRPr="00DD4A12">
        <w:t xml:space="preserve">dva hlavné typy mobilných aplikácii: </w:t>
      </w:r>
      <w:commentRangeStart w:id="71"/>
      <w:r w:rsidR="00D469E5" w:rsidRPr="00DD4A12">
        <w:t xml:space="preserve">natívne a mobilné webové. </w:t>
      </w:r>
      <w:commentRangeEnd w:id="71"/>
      <w:r w:rsidR="004D5102" w:rsidRPr="00DD4A12">
        <w:rPr>
          <w:rStyle w:val="Odkaznakomentr"/>
        </w:rPr>
        <w:commentReference w:id="71"/>
      </w:r>
      <w:r w:rsidR="00D469E5" w:rsidRPr="00DD4A12">
        <w:t xml:space="preserve">Natívne sú integrované priamo do operačného systému zariadenia a dokážu komunikovať s jeho hardvérom. Natívne aplikácie sú schopné využívať výhody lokálnych API s cieľom maximalizovať funkčnosť pri zachovaní efektívnosti. Mobilné webové aplikácie sú aplikácie, ktoré sa spúšťajú priamo z online rozhrania, ako je napríklad webová lokalita. Tieto aplikácie zvyčajne nedokážu manipulovať s hardvérom zariadenia a sú obmedzené na rozhrania API webovej aplikácie a nie na programové balíky nachádzajúce sa v telefóne. Mobilná webová lokalita je séria webových stránok vytvorených výlučne na účely zobrazenia vo webovom prehliadači mobilného zariadenia. Tieto stránky sú často vytvorené pomocou HTML, ale niektoré operačné systémy ako </w:t>
      </w:r>
      <w:proofErr w:type="spellStart"/>
      <w:r w:rsidR="00D469E5" w:rsidRPr="00DD4A12">
        <w:t>iOS</w:t>
      </w:r>
      <w:proofErr w:type="spellEnd"/>
      <w:r w:rsidR="00D469E5" w:rsidRPr="00DD4A12">
        <w:t xml:space="preserve"> alebo Android sú vybavené </w:t>
      </w:r>
      <w:proofErr w:type="spellStart"/>
      <w:r w:rsidR="00D469E5" w:rsidRPr="00DD4A12">
        <w:t>webkitom</w:t>
      </w:r>
      <w:proofErr w:type="spellEnd"/>
      <w:r w:rsidR="00D469E5" w:rsidRPr="00DD4A12">
        <w:t xml:space="preserve">. Tieto </w:t>
      </w:r>
      <w:proofErr w:type="spellStart"/>
      <w:r w:rsidR="00D469E5" w:rsidRPr="00DD4A12">
        <w:t>webkity</w:t>
      </w:r>
      <w:proofErr w:type="spellEnd"/>
      <w:r w:rsidR="00D469E5" w:rsidRPr="00DD4A12">
        <w:t xml:space="preserve"> umožňujú vykresľovanie webových stránok, ktoré rozširujú funkčnosť ďaleko nad rámec typických mobilných webových aplikácií; umožňujú manipuláciu s hardvérom, škálovanie používateľského rozhrania a ďalšie</w:t>
      </w:r>
      <w:r w:rsidR="00D469E5" w:rsidRPr="00DD4A12">
        <w:rPr>
          <w:color w:val="222222"/>
          <w:shd w:val="clear" w:color="auto" w:fill="FFFFFF"/>
        </w:rPr>
        <w:t>.</w:t>
      </w:r>
      <w:r w:rsidR="006E5472" w:rsidRPr="00DD4A12">
        <w:rPr>
          <w:color w:val="222222"/>
          <w:shd w:val="clear" w:color="auto" w:fill="FFFFFF"/>
        </w:rPr>
        <w:t xml:space="preserve"> </w:t>
      </w:r>
    </w:p>
    <w:p w14:paraId="5319B6C7" w14:textId="34FB4467" w:rsidR="00CB0A8B" w:rsidRPr="00DD4A12" w:rsidRDefault="00776938" w:rsidP="005D60CA">
      <w:r w:rsidRPr="00DD4A12">
        <w:rPr>
          <w:color w:val="222222"/>
          <w:shd w:val="clear" w:color="auto" w:fill="FFFFFF"/>
        </w:rPr>
        <w:t xml:space="preserve">Tabuľka 2 porovnáva </w:t>
      </w:r>
      <w:r w:rsidR="00CB0A8B" w:rsidRPr="00DD4A12">
        <w:t>natívne a mobilné webové aplikácie.</w:t>
      </w:r>
    </w:p>
    <w:p w14:paraId="4ECC7021" w14:textId="77777777" w:rsidR="00DA128A" w:rsidRPr="00DD4A12" w:rsidRDefault="00DA128A" w:rsidP="00776938"/>
    <w:p w14:paraId="71F945AF" w14:textId="77777777" w:rsidR="00DA128A" w:rsidRDefault="00DA128A" w:rsidP="00776938"/>
    <w:p w14:paraId="51B32747" w14:textId="77777777" w:rsidR="005D60CA" w:rsidRPr="00DD4A12" w:rsidRDefault="005D60CA" w:rsidP="00776938"/>
    <w:p w14:paraId="692B66E1" w14:textId="2194CA9D" w:rsidR="00CB0A8B" w:rsidRPr="005D60CA" w:rsidRDefault="00CB0A8B" w:rsidP="005D60CA">
      <w:pPr>
        <w:ind w:firstLine="0"/>
        <w:rPr>
          <w:i/>
          <w:iCs/>
          <w:highlight w:val="yellow"/>
        </w:rPr>
      </w:pPr>
      <w:r w:rsidRPr="005D60CA">
        <w:rPr>
          <w:i/>
          <w:iCs/>
          <w:highlight w:val="yellow"/>
        </w:rPr>
        <w:lastRenderedPageBreak/>
        <w:t>Tabuľka 2. Porovnanie natívnych a mobilných webových aplikácii (</w:t>
      </w:r>
      <w:proofErr w:type="spellStart"/>
      <w:r w:rsidRPr="005D60CA">
        <w:rPr>
          <w:i/>
          <w:iCs/>
          <w:highlight w:val="yellow"/>
        </w:rPr>
        <w:t>Jobe</w:t>
      </w:r>
      <w:proofErr w:type="spellEnd"/>
      <w:r w:rsidRPr="005D60CA">
        <w:rPr>
          <w:i/>
          <w:iCs/>
          <w:highlight w:val="yellow"/>
        </w:rPr>
        <w:t>, 2013)</w:t>
      </w:r>
    </w:p>
    <w:tbl>
      <w:tblPr>
        <w:tblStyle w:val="Mriekatabuky"/>
        <w:tblW w:w="0" w:type="auto"/>
        <w:tblInd w:w="-5" w:type="dxa"/>
        <w:tblLook w:val="04A0" w:firstRow="1" w:lastRow="0" w:firstColumn="1" w:lastColumn="0" w:noHBand="0" w:noVBand="1"/>
      </w:tblPr>
      <w:tblGrid>
        <w:gridCol w:w="1580"/>
        <w:gridCol w:w="3318"/>
        <w:gridCol w:w="3601"/>
      </w:tblGrid>
      <w:tr w:rsidR="00D469E5" w:rsidRPr="00DD4A12" w14:paraId="393C45FE" w14:textId="77777777" w:rsidTr="0053373E">
        <w:tc>
          <w:tcPr>
            <w:tcW w:w="1580" w:type="dxa"/>
          </w:tcPr>
          <w:p w14:paraId="0EA976A8" w14:textId="77777777" w:rsidR="00D469E5" w:rsidRPr="00DD4A12" w:rsidRDefault="00D469E5">
            <w:pPr>
              <w:ind w:firstLine="0"/>
            </w:pPr>
          </w:p>
        </w:tc>
        <w:tc>
          <w:tcPr>
            <w:tcW w:w="3318" w:type="dxa"/>
          </w:tcPr>
          <w:p w14:paraId="1639C088" w14:textId="7569690F" w:rsidR="00D469E5" w:rsidRPr="005D60CA" w:rsidRDefault="00D469E5">
            <w:pPr>
              <w:ind w:firstLine="0"/>
              <w:rPr>
                <w:b/>
                <w:bCs/>
              </w:rPr>
            </w:pPr>
            <w:r w:rsidRPr="005D60CA">
              <w:rPr>
                <w:b/>
                <w:bCs/>
              </w:rPr>
              <w:t>Natívne aplikácie</w:t>
            </w:r>
          </w:p>
        </w:tc>
        <w:tc>
          <w:tcPr>
            <w:tcW w:w="3601" w:type="dxa"/>
          </w:tcPr>
          <w:p w14:paraId="409BEF68" w14:textId="0A667283" w:rsidR="00D469E5" w:rsidRPr="005D60CA" w:rsidRDefault="00D469E5">
            <w:pPr>
              <w:ind w:firstLine="0"/>
              <w:rPr>
                <w:b/>
                <w:bCs/>
              </w:rPr>
            </w:pPr>
            <w:r w:rsidRPr="005D60CA">
              <w:rPr>
                <w:b/>
                <w:bCs/>
              </w:rPr>
              <w:t>Mobilné webové aplikácie</w:t>
            </w:r>
          </w:p>
        </w:tc>
      </w:tr>
      <w:tr w:rsidR="00D469E5" w:rsidRPr="00DD4A12" w14:paraId="4EFA8730" w14:textId="77777777" w:rsidTr="0053373E">
        <w:tc>
          <w:tcPr>
            <w:tcW w:w="1580" w:type="dxa"/>
          </w:tcPr>
          <w:p w14:paraId="5855F99D" w14:textId="1BCAEFCC" w:rsidR="00D469E5" w:rsidRPr="00DD4A12" w:rsidRDefault="00D469E5" w:rsidP="00E95AAC">
            <w:pPr>
              <w:spacing w:line="240" w:lineRule="auto"/>
              <w:ind w:firstLine="0"/>
              <w:jc w:val="left"/>
            </w:pPr>
            <w:r w:rsidRPr="00DD4A12">
              <w:t xml:space="preserve">Vytvárať </w:t>
            </w:r>
            <w:proofErr w:type="spellStart"/>
            <w:r w:rsidRPr="00DD4A12">
              <w:t>vs</w:t>
            </w:r>
            <w:proofErr w:type="spellEnd"/>
            <w:r w:rsidRPr="00DD4A12">
              <w:t>. konzumovať obsah</w:t>
            </w:r>
          </w:p>
        </w:tc>
        <w:tc>
          <w:tcPr>
            <w:tcW w:w="3318" w:type="dxa"/>
          </w:tcPr>
          <w:p w14:paraId="7555DBCA" w14:textId="668585B9" w:rsidR="00D469E5" w:rsidRPr="00DD4A12" w:rsidRDefault="0062706A" w:rsidP="00E95AAC">
            <w:pPr>
              <w:spacing w:line="240" w:lineRule="auto"/>
              <w:ind w:firstLine="0"/>
              <w:jc w:val="left"/>
            </w:pPr>
            <w:commentRangeStart w:id="72"/>
            <w:r w:rsidRPr="00DD4A12">
              <w:t>Natívne</w:t>
            </w:r>
            <w:r w:rsidR="00D469E5" w:rsidRPr="00DD4A12">
              <w:t xml:space="preserve"> aplikácie sú vhodnejšie pre tvorbu obsahu kvôli výkonnosti a prístupu k hardvéru.</w:t>
            </w:r>
            <w:commentRangeEnd w:id="72"/>
            <w:r w:rsidR="004D5102" w:rsidRPr="00DD4A12">
              <w:rPr>
                <w:rStyle w:val="Odkaznakomentr"/>
              </w:rPr>
              <w:commentReference w:id="72"/>
            </w:r>
          </w:p>
        </w:tc>
        <w:tc>
          <w:tcPr>
            <w:tcW w:w="3601" w:type="dxa"/>
          </w:tcPr>
          <w:p w14:paraId="79DDD9D4" w14:textId="1D31948A" w:rsidR="00D469E5" w:rsidRPr="00DD4A12" w:rsidRDefault="00D469E5" w:rsidP="00E95AAC">
            <w:pPr>
              <w:spacing w:line="240" w:lineRule="auto"/>
              <w:ind w:firstLine="0"/>
              <w:jc w:val="left"/>
            </w:pPr>
            <w:r w:rsidRPr="00DD4A12">
              <w:t>Mobilné webové aplikácie sú menej vhodné pre tvorbu obsahu, ale rovnako vhodné pre konzumáciu obsahu.</w:t>
            </w:r>
          </w:p>
        </w:tc>
      </w:tr>
      <w:tr w:rsidR="00D469E5" w:rsidRPr="00DD4A12" w14:paraId="01AF5EE6" w14:textId="77777777" w:rsidTr="0053373E">
        <w:tc>
          <w:tcPr>
            <w:tcW w:w="1580" w:type="dxa"/>
          </w:tcPr>
          <w:p w14:paraId="7C2108F0" w14:textId="18BCFA40" w:rsidR="00D469E5" w:rsidRPr="00DD4A12" w:rsidRDefault="00D469E5" w:rsidP="00E95AAC">
            <w:pPr>
              <w:spacing w:line="240" w:lineRule="auto"/>
              <w:ind w:firstLine="0"/>
              <w:jc w:val="left"/>
            </w:pPr>
            <w:r w:rsidRPr="00DD4A12">
              <w:t>Používateľská skúsenosť</w:t>
            </w:r>
          </w:p>
        </w:tc>
        <w:tc>
          <w:tcPr>
            <w:tcW w:w="3318" w:type="dxa"/>
          </w:tcPr>
          <w:p w14:paraId="1A60CA7D" w14:textId="60F0621F" w:rsidR="00D469E5" w:rsidRPr="00DD4A12" w:rsidRDefault="00D469E5" w:rsidP="00E95AAC">
            <w:pPr>
              <w:spacing w:line="240" w:lineRule="auto"/>
              <w:ind w:firstLine="0"/>
              <w:jc w:val="left"/>
            </w:pPr>
            <w:r w:rsidRPr="00DD4A12">
              <w:t>Plynulá integrácia s natívnym operačným systémom</w:t>
            </w:r>
          </w:p>
        </w:tc>
        <w:tc>
          <w:tcPr>
            <w:tcW w:w="3601" w:type="dxa"/>
          </w:tcPr>
          <w:p w14:paraId="0E44D516" w14:textId="2BFA087E" w:rsidR="00D469E5" w:rsidRPr="00DD4A12" w:rsidRDefault="00D469E5" w:rsidP="00E95AAC">
            <w:pPr>
              <w:spacing w:line="240" w:lineRule="auto"/>
              <w:ind w:firstLine="0"/>
              <w:jc w:val="left"/>
            </w:pPr>
            <w:r w:rsidRPr="00DD4A12">
              <w:t>Obmedzená integrácia, vyžaduje externé rámce</w:t>
            </w:r>
          </w:p>
        </w:tc>
      </w:tr>
      <w:tr w:rsidR="002042AA" w:rsidRPr="00DD4A12" w14:paraId="74993D73" w14:textId="77777777" w:rsidTr="0053373E">
        <w:tc>
          <w:tcPr>
            <w:tcW w:w="1580" w:type="dxa"/>
          </w:tcPr>
          <w:p w14:paraId="53E907FE" w14:textId="3558EC34" w:rsidR="002042AA" w:rsidRPr="00DD4A12" w:rsidRDefault="002042AA" w:rsidP="00E95AAC">
            <w:pPr>
              <w:spacing w:line="240" w:lineRule="auto"/>
              <w:ind w:firstLine="0"/>
              <w:jc w:val="left"/>
            </w:pPr>
            <w:r w:rsidRPr="00DD4A12">
              <w:t>Frekvencia aktualizácii</w:t>
            </w:r>
          </w:p>
        </w:tc>
        <w:tc>
          <w:tcPr>
            <w:tcW w:w="3318" w:type="dxa"/>
          </w:tcPr>
          <w:p w14:paraId="2DE46D06" w14:textId="7F5B01C1" w:rsidR="002042AA" w:rsidRPr="00DD4A12" w:rsidRDefault="002042AA" w:rsidP="00E95AAC">
            <w:pPr>
              <w:spacing w:line="240" w:lineRule="auto"/>
              <w:ind w:firstLine="0"/>
              <w:jc w:val="left"/>
            </w:pPr>
            <w:r w:rsidRPr="00DD4A12">
              <w:t>Aktualizácie sú formálne prostredníctvom obchodov s aplikáciami</w:t>
            </w:r>
          </w:p>
        </w:tc>
        <w:tc>
          <w:tcPr>
            <w:tcW w:w="3601" w:type="dxa"/>
          </w:tcPr>
          <w:p w14:paraId="2F37392D" w14:textId="3BCCA1CA" w:rsidR="002042AA" w:rsidRPr="00DD4A12" w:rsidRDefault="002042AA" w:rsidP="00E95AAC">
            <w:pPr>
              <w:spacing w:line="240" w:lineRule="auto"/>
              <w:ind w:firstLine="0"/>
              <w:jc w:val="left"/>
            </w:pPr>
            <w:r w:rsidRPr="00DD4A12">
              <w:t>Aktualizácie sú viac neformálne a ekvivalentné aktualizáciám webových stránok</w:t>
            </w:r>
          </w:p>
        </w:tc>
      </w:tr>
      <w:tr w:rsidR="00D469E5" w:rsidRPr="00DD4A12" w14:paraId="5B771290" w14:textId="77777777" w:rsidTr="0053373E">
        <w:tc>
          <w:tcPr>
            <w:tcW w:w="1580" w:type="dxa"/>
          </w:tcPr>
          <w:p w14:paraId="0F2DE380" w14:textId="34375590" w:rsidR="00D469E5" w:rsidRPr="00DD4A12" w:rsidRDefault="00D469E5" w:rsidP="00E95AAC">
            <w:pPr>
              <w:spacing w:line="240" w:lineRule="auto"/>
              <w:ind w:firstLine="0"/>
              <w:jc w:val="left"/>
            </w:pPr>
            <w:r w:rsidRPr="00DD4A12">
              <w:t>Výkon</w:t>
            </w:r>
          </w:p>
        </w:tc>
        <w:tc>
          <w:tcPr>
            <w:tcW w:w="3318" w:type="dxa"/>
          </w:tcPr>
          <w:p w14:paraId="6E7D5EF8" w14:textId="49DEC096" w:rsidR="00D469E5" w:rsidRPr="00DD4A12" w:rsidRDefault="00D469E5" w:rsidP="00E95AAC">
            <w:pPr>
              <w:spacing w:line="240" w:lineRule="auto"/>
              <w:ind w:firstLine="0"/>
              <w:jc w:val="left"/>
            </w:pPr>
            <w:r w:rsidRPr="00DD4A12">
              <w:t>Maximálny výkon a prístup k hardvéru zariadenia</w:t>
            </w:r>
          </w:p>
        </w:tc>
        <w:tc>
          <w:tcPr>
            <w:tcW w:w="3601" w:type="dxa"/>
          </w:tcPr>
          <w:p w14:paraId="5AB13625" w14:textId="232DC70D" w:rsidR="00D469E5" w:rsidRPr="00DD4A12" w:rsidRDefault="00D469E5" w:rsidP="00E95AAC">
            <w:pPr>
              <w:spacing w:line="240" w:lineRule="auto"/>
              <w:ind w:firstLine="0"/>
              <w:jc w:val="left"/>
            </w:pPr>
            <w:r w:rsidRPr="00DD4A12">
              <w:t xml:space="preserve">Výkon závisí od vykresľovania </w:t>
            </w:r>
            <w:proofErr w:type="spellStart"/>
            <w:r w:rsidRPr="00DD4A12">
              <w:t>JavaScriptu</w:t>
            </w:r>
            <w:proofErr w:type="spellEnd"/>
            <w:r w:rsidRPr="00DD4A12">
              <w:t xml:space="preserve"> a mobilných webových prehliadačov, obmedzený prístup k hardvéru zariadenia</w:t>
            </w:r>
          </w:p>
        </w:tc>
      </w:tr>
      <w:tr w:rsidR="00D469E5" w:rsidRPr="00DD4A12" w14:paraId="43FBAAC2" w14:textId="77777777" w:rsidTr="0053373E">
        <w:tc>
          <w:tcPr>
            <w:tcW w:w="1580" w:type="dxa"/>
          </w:tcPr>
          <w:p w14:paraId="02101873" w14:textId="17C7671D" w:rsidR="00D469E5" w:rsidRPr="00DD4A12" w:rsidRDefault="00D469E5" w:rsidP="00E95AAC">
            <w:pPr>
              <w:spacing w:line="240" w:lineRule="auto"/>
              <w:ind w:firstLine="0"/>
              <w:jc w:val="left"/>
            </w:pPr>
            <w:r w:rsidRPr="00DD4A12">
              <w:t>Funkcionalita</w:t>
            </w:r>
          </w:p>
        </w:tc>
        <w:tc>
          <w:tcPr>
            <w:tcW w:w="3318" w:type="dxa"/>
          </w:tcPr>
          <w:p w14:paraId="3E86AA1A" w14:textId="6678A026" w:rsidR="00D469E5" w:rsidRPr="00DD4A12" w:rsidRDefault="00D469E5" w:rsidP="00E95AAC">
            <w:pPr>
              <w:spacing w:line="240" w:lineRule="auto"/>
              <w:ind w:firstLine="0"/>
              <w:jc w:val="left"/>
            </w:pPr>
            <w:r w:rsidRPr="00DD4A12">
              <w:t>Všetka funkcionalita v mobilnom operačnom systéme je dostupná</w:t>
            </w:r>
          </w:p>
        </w:tc>
        <w:tc>
          <w:tcPr>
            <w:tcW w:w="3601" w:type="dxa"/>
          </w:tcPr>
          <w:p w14:paraId="4F38755F" w14:textId="707D040C" w:rsidR="00D469E5" w:rsidRPr="00DD4A12" w:rsidRDefault="00D469E5" w:rsidP="00E95AAC">
            <w:pPr>
              <w:spacing w:line="240" w:lineRule="auto"/>
              <w:ind w:firstLine="0"/>
              <w:jc w:val="left"/>
            </w:pPr>
            <w:r w:rsidRPr="00DD4A12">
              <w:t>Väčšina funkcionality mobilného operačného systému je dostupná</w:t>
            </w:r>
          </w:p>
        </w:tc>
      </w:tr>
      <w:tr w:rsidR="00D469E5" w:rsidRPr="00DD4A12" w14:paraId="1799F9BF" w14:textId="77777777" w:rsidTr="0053373E">
        <w:tc>
          <w:tcPr>
            <w:tcW w:w="1580" w:type="dxa"/>
          </w:tcPr>
          <w:p w14:paraId="28D2A7E0" w14:textId="4C4A5C08" w:rsidR="00D469E5" w:rsidRPr="00DD4A12" w:rsidRDefault="00D469E5" w:rsidP="00E95AAC">
            <w:pPr>
              <w:spacing w:line="240" w:lineRule="auto"/>
              <w:ind w:firstLine="0"/>
              <w:jc w:val="left"/>
            </w:pPr>
            <w:r w:rsidRPr="00DD4A12">
              <w:t>Vývoj</w:t>
            </w:r>
          </w:p>
        </w:tc>
        <w:tc>
          <w:tcPr>
            <w:tcW w:w="3318" w:type="dxa"/>
          </w:tcPr>
          <w:p w14:paraId="347EF638" w14:textId="5B0FEFAE" w:rsidR="00D469E5" w:rsidRPr="00DD4A12" w:rsidRDefault="00D469E5" w:rsidP="00E95AAC">
            <w:pPr>
              <w:spacing w:line="240" w:lineRule="auto"/>
              <w:ind w:firstLine="0"/>
              <w:jc w:val="left"/>
            </w:pPr>
            <w:r w:rsidRPr="00DD4A12">
              <w:t>Vyžaduje špecifický vývoj pre každý mobilný operačný systém</w:t>
            </w:r>
          </w:p>
        </w:tc>
        <w:tc>
          <w:tcPr>
            <w:tcW w:w="3601" w:type="dxa"/>
          </w:tcPr>
          <w:p w14:paraId="05B8A4E1" w14:textId="4C456F40" w:rsidR="00D469E5" w:rsidRPr="00DD4A12" w:rsidRDefault="00D469E5" w:rsidP="00E95AAC">
            <w:pPr>
              <w:spacing w:line="240" w:lineRule="auto"/>
              <w:ind w:firstLine="0"/>
              <w:jc w:val="left"/>
            </w:pPr>
            <w:r w:rsidRPr="00DD4A12">
              <w:t>Otvorené webové jazyky a prehliadače umožňujú vývoj "Napíš raz, bež kdekoľvek"</w:t>
            </w:r>
          </w:p>
        </w:tc>
      </w:tr>
      <w:tr w:rsidR="00D469E5" w:rsidRPr="00DD4A12" w14:paraId="213F61AA" w14:textId="77777777" w:rsidTr="0053373E">
        <w:tc>
          <w:tcPr>
            <w:tcW w:w="1580" w:type="dxa"/>
          </w:tcPr>
          <w:p w14:paraId="090EDC19" w14:textId="25B44A5D" w:rsidR="00D469E5" w:rsidRPr="00DD4A12" w:rsidRDefault="00D469E5" w:rsidP="00E95AAC">
            <w:pPr>
              <w:spacing w:line="240" w:lineRule="auto"/>
              <w:ind w:firstLine="0"/>
              <w:jc w:val="left"/>
            </w:pPr>
            <w:r w:rsidRPr="00DD4A12">
              <w:t>Ziskovosť</w:t>
            </w:r>
          </w:p>
        </w:tc>
        <w:tc>
          <w:tcPr>
            <w:tcW w:w="3318" w:type="dxa"/>
          </w:tcPr>
          <w:p w14:paraId="1A1E580B" w14:textId="7172B52E" w:rsidR="00D469E5" w:rsidRPr="00DD4A12" w:rsidRDefault="00D469E5" w:rsidP="00E95AAC">
            <w:pPr>
              <w:spacing w:line="240" w:lineRule="auto"/>
              <w:ind w:firstLine="0"/>
              <w:jc w:val="left"/>
            </w:pPr>
            <w:r w:rsidRPr="00DD4A12">
              <w:t xml:space="preserve">Rámec na </w:t>
            </w:r>
            <w:proofErr w:type="spellStart"/>
            <w:r w:rsidRPr="00DD4A12">
              <w:t>monetizáciu</w:t>
            </w:r>
            <w:proofErr w:type="spellEnd"/>
            <w:r w:rsidRPr="00DD4A12">
              <w:t xml:space="preserve"> aplikácií je dostupný prostredníctvom obchodov s aplikáciami</w:t>
            </w:r>
          </w:p>
        </w:tc>
        <w:tc>
          <w:tcPr>
            <w:tcW w:w="3601" w:type="dxa"/>
          </w:tcPr>
          <w:p w14:paraId="192450E0" w14:textId="6FC653EF" w:rsidR="00D469E5" w:rsidRPr="00DD4A12" w:rsidRDefault="00D469E5" w:rsidP="00E95AAC">
            <w:pPr>
              <w:spacing w:line="240" w:lineRule="auto"/>
              <w:ind w:firstLine="0"/>
              <w:jc w:val="left"/>
            </w:pPr>
            <w:r w:rsidRPr="00DD4A12">
              <w:t xml:space="preserve">Nie je jasná, jednotná stratégia pre </w:t>
            </w:r>
            <w:proofErr w:type="spellStart"/>
            <w:r w:rsidRPr="00DD4A12">
              <w:t>monetizáciu</w:t>
            </w:r>
            <w:proofErr w:type="spellEnd"/>
          </w:p>
        </w:tc>
      </w:tr>
    </w:tbl>
    <w:p w14:paraId="551BBE4F" w14:textId="4B8832FB" w:rsidR="00CB0A8B" w:rsidRPr="00DD4A12" w:rsidRDefault="00CB0A8B" w:rsidP="005D60CA">
      <w:pPr>
        <w:spacing w:before="120"/>
        <w:ind w:firstLine="0"/>
      </w:pPr>
      <w:r w:rsidRPr="00DD4A12">
        <w:t xml:space="preserve">Sumarizácia  výhod a nevýhod natívnej a webovej aplikácie je uvedená v tabuľke </w:t>
      </w:r>
      <w:r w:rsidR="006E5472" w:rsidRPr="00DD4A12">
        <w:t>3</w:t>
      </w:r>
      <w:r w:rsidRPr="00DD4A12">
        <w:t>.</w:t>
      </w:r>
    </w:p>
    <w:p w14:paraId="036ED8AF" w14:textId="23A9AC0F" w:rsidR="00CB0A8B" w:rsidRPr="005D60CA" w:rsidRDefault="00CB0A8B" w:rsidP="00CB0A8B">
      <w:pPr>
        <w:ind w:firstLine="0"/>
        <w:rPr>
          <w:i/>
          <w:iCs/>
        </w:rPr>
      </w:pPr>
      <w:r w:rsidRPr="005D60CA">
        <w:rPr>
          <w:i/>
          <w:iCs/>
          <w:highlight w:val="yellow"/>
        </w:rPr>
        <w:t xml:space="preserve">Tabuľka </w:t>
      </w:r>
      <w:r w:rsidR="006E5472" w:rsidRPr="005D60CA">
        <w:rPr>
          <w:i/>
          <w:iCs/>
          <w:highlight w:val="yellow"/>
        </w:rPr>
        <w:t>3</w:t>
      </w:r>
      <w:r w:rsidRPr="005D60CA">
        <w:rPr>
          <w:i/>
          <w:iCs/>
          <w:highlight w:val="yellow"/>
        </w:rPr>
        <w:t>. Výhody a nevýhody natívnej a webovej aplikácie</w:t>
      </w:r>
    </w:p>
    <w:tbl>
      <w:tblPr>
        <w:tblStyle w:val="Mriekatabuky"/>
        <w:tblW w:w="0" w:type="auto"/>
        <w:tblLook w:val="04A0" w:firstRow="1" w:lastRow="0" w:firstColumn="1" w:lastColumn="0" w:noHBand="0" w:noVBand="1"/>
      </w:tblPr>
      <w:tblGrid>
        <w:gridCol w:w="1555"/>
        <w:gridCol w:w="3469"/>
        <w:gridCol w:w="3470"/>
      </w:tblGrid>
      <w:tr w:rsidR="00CB0A8B" w:rsidRPr="00DD4A12" w14:paraId="2C179289" w14:textId="77777777" w:rsidTr="00CB0A8B">
        <w:tc>
          <w:tcPr>
            <w:tcW w:w="1555" w:type="dxa"/>
          </w:tcPr>
          <w:p w14:paraId="24F60A97" w14:textId="4594231D" w:rsidR="00CB0A8B" w:rsidRPr="005D60CA" w:rsidRDefault="00697081" w:rsidP="00E95AAC">
            <w:pPr>
              <w:ind w:firstLine="0"/>
              <w:jc w:val="left"/>
              <w:rPr>
                <w:b/>
                <w:bCs/>
              </w:rPr>
            </w:pPr>
            <w:r w:rsidRPr="005D60CA">
              <w:rPr>
                <w:b/>
                <w:bCs/>
              </w:rPr>
              <w:t>Aplikácia</w:t>
            </w:r>
          </w:p>
        </w:tc>
        <w:tc>
          <w:tcPr>
            <w:tcW w:w="3469" w:type="dxa"/>
          </w:tcPr>
          <w:p w14:paraId="0E00F7C2" w14:textId="71893D97" w:rsidR="00CB0A8B" w:rsidRPr="005D60CA" w:rsidRDefault="00697081" w:rsidP="00E95AAC">
            <w:pPr>
              <w:ind w:firstLine="0"/>
              <w:jc w:val="left"/>
              <w:rPr>
                <w:b/>
                <w:bCs/>
              </w:rPr>
            </w:pPr>
            <w:r w:rsidRPr="005D60CA">
              <w:rPr>
                <w:b/>
                <w:bCs/>
              </w:rPr>
              <w:t>Výhody</w:t>
            </w:r>
          </w:p>
        </w:tc>
        <w:tc>
          <w:tcPr>
            <w:tcW w:w="3470" w:type="dxa"/>
          </w:tcPr>
          <w:p w14:paraId="562D8A18" w14:textId="375D997A" w:rsidR="00CB0A8B" w:rsidRPr="005D60CA" w:rsidRDefault="00697081" w:rsidP="00E95AAC">
            <w:pPr>
              <w:ind w:firstLine="0"/>
              <w:jc w:val="left"/>
              <w:rPr>
                <w:b/>
                <w:bCs/>
              </w:rPr>
            </w:pPr>
            <w:r w:rsidRPr="005D60CA">
              <w:rPr>
                <w:b/>
                <w:bCs/>
              </w:rPr>
              <w:t>Nevýhody</w:t>
            </w:r>
          </w:p>
        </w:tc>
      </w:tr>
      <w:tr w:rsidR="00CB0A8B" w:rsidRPr="00DD4A12" w14:paraId="2AC3697C" w14:textId="77777777" w:rsidTr="00CB0A8B">
        <w:tc>
          <w:tcPr>
            <w:tcW w:w="1555" w:type="dxa"/>
            <w:vAlign w:val="center"/>
          </w:tcPr>
          <w:p w14:paraId="1F5D671D" w14:textId="17ADF36A" w:rsidR="00CB0A8B" w:rsidRPr="00DD4A12" w:rsidRDefault="00697081" w:rsidP="00E95AAC">
            <w:pPr>
              <w:spacing w:line="240" w:lineRule="auto"/>
              <w:ind w:firstLine="0"/>
              <w:jc w:val="left"/>
            </w:pPr>
            <w:r w:rsidRPr="00DD4A12">
              <w:t>N</w:t>
            </w:r>
            <w:r w:rsidR="00CB0A8B" w:rsidRPr="00DD4A12">
              <w:t>atívna</w:t>
            </w:r>
          </w:p>
        </w:tc>
        <w:tc>
          <w:tcPr>
            <w:tcW w:w="3469" w:type="dxa"/>
          </w:tcPr>
          <w:p w14:paraId="1638C702" w14:textId="575B11A5"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 xml:space="preserve">lepší výkon a rýchlosť </w:t>
            </w:r>
          </w:p>
          <w:p w14:paraId="1B375159" w14:textId="259719E4"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ochrana a zabezpečenie vzhľadom na fakt,  že natívna aplikácia je schválená príslušnou platformou</w:t>
            </w:r>
          </w:p>
          <w:p w14:paraId="343890F5" w14:textId="5FF3C345"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 xml:space="preserve">možná aj práca </w:t>
            </w:r>
            <w:proofErr w:type="spellStart"/>
            <w:r w:rsidRPr="00DD4A12">
              <w:rPr>
                <w:color w:val="454545"/>
                <w:lang w:eastAsia="sk-SK"/>
              </w:rPr>
              <w:t>offline</w:t>
            </w:r>
            <w:proofErr w:type="spellEnd"/>
          </w:p>
          <w:p w14:paraId="3465B14D" w14:textId="77777777" w:rsidR="00CB0A8B" w:rsidRPr="00DD4A12" w:rsidRDefault="00CB0A8B" w:rsidP="005D60CA">
            <w:pPr>
              <w:numPr>
                <w:ilvl w:val="0"/>
                <w:numId w:val="35"/>
              </w:numPr>
              <w:shd w:val="clear" w:color="auto" w:fill="FFFFFF"/>
              <w:spacing w:line="240" w:lineRule="auto"/>
              <w:jc w:val="left"/>
            </w:pPr>
            <w:r w:rsidRPr="00DD4A12">
              <w:rPr>
                <w:color w:val="454545"/>
                <w:lang w:eastAsia="sk-SK"/>
              </w:rPr>
              <w:t>interaktívnosť</w:t>
            </w:r>
          </w:p>
          <w:p w14:paraId="5D49991A" w14:textId="0DC75DC9" w:rsidR="00CB0A8B" w:rsidRPr="00DD4A12" w:rsidRDefault="00CB0A8B" w:rsidP="005D60CA">
            <w:pPr>
              <w:numPr>
                <w:ilvl w:val="0"/>
                <w:numId w:val="35"/>
              </w:numPr>
              <w:shd w:val="clear" w:color="auto" w:fill="FFFFFF"/>
              <w:spacing w:line="240" w:lineRule="auto"/>
              <w:jc w:val="left"/>
            </w:pPr>
            <w:r w:rsidRPr="00DD4A12">
              <w:rPr>
                <w:color w:val="454545"/>
                <w:lang w:eastAsia="sk-SK"/>
              </w:rPr>
              <w:t>intuitívnosť. </w:t>
            </w:r>
          </w:p>
        </w:tc>
        <w:tc>
          <w:tcPr>
            <w:tcW w:w="3470" w:type="dxa"/>
          </w:tcPr>
          <w:p w14:paraId="4A2E9AC6" w14:textId="2A5B4FCA"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vyššie náklady na vývoj</w:t>
            </w:r>
          </w:p>
          <w:p w14:paraId="78F469E7" w14:textId="30C901EB"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vyžaduje si skúsených vývojárov</w:t>
            </w:r>
          </w:p>
          <w:p w14:paraId="538FCA2A" w14:textId="77777777"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neodporúča sa pre jednoduché aplikácie.</w:t>
            </w:r>
          </w:p>
          <w:p w14:paraId="6B8364EB" w14:textId="77777777" w:rsidR="00CB0A8B" w:rsidRPr="00DD4A12" w:rsidRDefault="00CB0A8B" w:rsidP="00E95AAC">
            <w:pPr>
              <w:spacing w:line="240" w:lineRule="auto"/>
              <w:ind w:firstLine="0"/>
              <w:jc w:val="left"/>
            </w:pPr>
          </w:p>
        </w:tc>
      </w:tr>
      <w:tr w:rsidR="00CB0A8B" w:rsidRPr="00DD4A12" w14:paraId="73229DD0" w14:textId="77777777" w:rsidTr="00697081">
        <w:tc>
          <w:tcPr>
            <w:tcW w:w="1555" w:type="dxa"/>
            <w:vAlign w:val="center"/>
          </w:tcPr>
          <w:p w14:paraId="25B272EB" w14:textId="066521ED" w:rsidR="00CB0A8B" w:rsidRPr="00DD4A12" w:rsidRDefault="00697081" w:rsidP="00E95AAC">
            <w:pPr>
              <w:spacing w:line="240" w:lineRule="auto"/>
              <w:ind w:firstLine="0"/>
              <w:jc w:val="left"/>
            </w:pPr>
            <w:r w:rsidRPr="00DD4A12">
              <w:t>W</w:t>
            </w:r>
            <w:r w:rsidR="00CB0A8B" w:rsidRPr="00DD4A12">
              <w:t>ebová</w:t>
            </w:r>
          </w:p>
        </w:tc>
        <w:tc>
          <w:tcPr>
            <w:tcW w:w="3469" w:type="dxa"/>
          </w:tcPr>
          <w:p w14:paraId="0AD226FC" w14:textId="39C3172C"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nákladovo efektívna</w:t>
            </w:r>
          </w:p>
          <w:p w14:paraId="3B2E4B8B" w14:textId="44638A72"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vyžaduje nízku údržbu</w:t>
            </w:r>
          </w:p>
          <w:p w14:paraId="7A14DD99" w14:textId="3274C2D7"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môže byť spustená v akomkoľvek formáte</w:t>
            </w:r>
          </w:p>
          <w:p w14:paraId="0D862913" w14:textId="77777777" w:rsidR="00CB0A8B" w:rsidRPr="00DD4A12" w:rsidRDefault="00CB0A8B" w:rsidP="005D60CA">
            <w:pPr>
              <w:numPr>
                <w:ilvl w:val="0"/>
                <w:numId w:val="35"/>
              </w:numPr>
              <w:shd w:val="clear" w:color="auto" w:fill="FFFFFF"/>
              <w:spacing w:line="240" w:lineRule="auto"/>
              <w:jc w:val="left"/>
              <w:rPr>
                <w:color w:val="454545"/>
                <w:lang w:eastAsia="sk-SK"/>
              </w:rPr>
            </w:pPr>
            <w:r w:rsidRPr="00DD4A12">
              <w:rPr>
                <w:color w:val="454545"/>
                <w:lang w:eastAsia="sk-SK"/>
              </w:rPr>
              <w:t>nevyžaduje manuálnu aktualizáciu.</w:t>
            </w:r>
          </w:p>
          <w:p w14:paraId="49EF760A" w14:textId="77777777" w:rsidR="00CB0A8B" w:rsidRPr="00DD4A12" w:rsidRDefault="00CB0A8B" w:rsidP="00E95AAC">
            <w:pPr>
              <w:spacing w:line="240" w:lineRule="auto"/>
              <w:ind w:left="360" w:firstLine="0"/>
              <w:jc w:val="left"/>
              <w:rPr>
                <w:color w:val="454545"/>
                <w:lang w:eastAsia="sk-SK"/>
              </w:rPr>
            </w:pPr>
          </w:p>
        </w:tc>
        <w:tc>
          <w:tcPr>
            <w:tcW w:w="3470" w:type="dxa"/>
          </w:tcPr>
          <w:p w14:paraId="687DD4C8" w14:textId="027611E1"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 xml:space="preserve">slabší </w:t>
            </w:r>
            <w:r w:rsidR="00675794">
              <w:rPr>
                <w:color w:val="454545"/>
                <w:lang w:eastAsia="sk-SK"/>
              </w:rPr>
              <w:t>po</w:t>
            </w:r>
            <w:r w:rsidRPr="00DD4A12">
              <w:rPr>
                <w:color w:val="454545"/>
                <w:lang w:eastAsia="sk-SK"/>
              </w:rPr>
              <w:t>užívateľský zážitok,</w:t>
            </w:r>
          </w:p>
          <w:p w14:paraId="3E58DC31" w14:textId="0F94946D"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nutnosť internetového pripojenia</w:t>
            </w:r>
          </w:p>
          <w:p w14:paraId="72040DFA" w14:textId="520ECF18"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v porovnaní s natívnymi aplikáciami pomalosť a spomalené reakcie</w:t>
            </w:r>
          </w:p>
          <w:p w14:paraId="20992948" w14:textId="1D2BC016"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obmedzená interakcia a menej intuitívne rozhranie</w:t>
            </w:r>
          </w:p>
          <w:p w14:paraId="02904137" w14:textId="31123353" w:rsidR="00CB0A8B" w:rsidRPr="00DD4A12" w:rsidRDefault="00CB0A8B" w:rsidP="005D60CA">
            <w:pPr>
              <w:numPr>
                <w:ilvl w:val="0"/>
                <w:numId w:val="36"/>
              </w:numPr>
              <w:shd w:val="clear" w:color="auto" w:fill="FFFFFF"/>
              <w:spacing w:line="240" w:lineRule="auto"/>
              <w:jc w:val="left"/>
              <w:rPr>
                <w:color w:val="454545"/>
                <w:lang w:eastAsia="sk-SK"/>
              </w:rPr>
            </w:pPr>
            <w:r w:rsidRPr="00DD4A12">
              <w:rPr>
                <w:color w:val="454545"/>
                <w:lang w:eastAsia="sk-SK"/>
              </w:rPr>
              <w:t xml:space="preserve">nie je možné nainštalovať cez </w:t>
            </w:r>
            <w:proofErr w:type="spellStart"/>
            <w:r w:rsidRPr="00DD4A12">
              <w:rPr>
                <w:color w:val="454545"/>
                <w:lang w:eastAsia="sk-SK"/>
              </w:rPr>
              <w:t>App</w:t>
            </w:r>
            <w:proofErr w:type="spellEnd"/>
            <w:r w:rsidRPr="00DD4A12">
              <w:rPr>
                <w:color w:val="454545"/>
                <w:lang w:eastAsia="sk-SK"/>
              </w:rPr>
              <w:t xml:space="preserve"> </w:t>
            </w:r>
            <w:proofErr w:type="spellStart"/>
            <w:r w:rsidRPr="00DD4A12">
              <w:rPr>
                <w:color w:val="454545"/>
                <w:lang w:eastAsia="sk-SK"/>
              </w:rPr>
              <w:t>Store</w:t>
            </w:r>
            <w:proofErr w:type="spellEnd"/>
            <w:r w:rsidRPr="00DD4A12">
              <w:rPr>
                <w:color w:val="454545"/>
                <w:lang w:eastAsia="sk-SK"/>
              </w:rPr>
              <w:t xml:space="preserve"> či Google </w:t>
            </w:r>
            <w:proofErr w:type="spellStart"/>
            <w:r w:rsidRPr="00DD4A12">
              <w:rPr>
                <w:color w:val="454545"/>
                <w:lang w:eastAsia="sk-SK"/>
              </w:rPr>
              <w:t>Play</w:t>
            </w:r>
            <w:proofErr w:type="spellEnd"/>
            <w:r w:rsidRPr="00DD4A12">
              <w:rPr>
                <w:color w:val="454545"/>
                <w:lang w:eastAsia="sk-SK"/>
              </w:rPr>
              <w:t>.</w:t>
            </w:r>
          </w:p>
        </w:tc>
      </w:tr>
    </w:tbl>
    <w:p w14:paraId="5398A9DB" w14:textId="0E8909ED" w:rsidR="00F71F4E" w:rsidRPr="00DD4A12" w:rsidRDefault="00F71F4E" w:rsidP="00645F56">
      <w:pPr>
        <w:rPr>
          <w:color w:val="222222"/>
          <w:shd w:val="clear" w:color="auto" w:fill="FFFFFF"/>
        </w:rPr>
      </w:pPr>
      <w:r w:rsidRPr="00DD4A12">
        <w:rPr>
          <w:color w:val="222222"/>
          <w:shd w:val="clear" w:color="auto" w:fill="FFFFFF"/>
        </w:rPr>
        <w:lastRenderedPageBreak/>
        <w:t xml:space="preserve">Hybridná webová aplikácia je aplikácia, ktorá nie je úplne mobilnou webovou aplikáciou ani natívnou aplikáciou. Je to  aplikácia napísaná pomocou webových technológii (HTML5, </w:t>
      </w:r>
      <w:proofErr w:type="spellStart"/>
      <w:r w:rsidRPr="00DD4A12">
        <w:rPr>
          <w:color w:val="222222"/>
          <w:shd w:val="clear" w:color="auto" w:fill="FFFFFF"/>
        </w:rPr>
        <w:t>JavaScriptovými</w:t>
      </w:r>
      <w:proofErr w:type="spellEnd"/>
      <w:r w:rsidRPr="00DD4A12">
        <w:rPr>
          <w:color w:val="222222"/>
          <w:shd w:val="clear" w:color="auto" w:fill="FFFFFF"/>
        </w:rPr>
        <w:t xml:space="preserve"> API a CSS), ale beží vnútri kontajnera natívnej aplikácie od tretích strán. Kľúčovými charakteristikami hybridnej aplikácie sú, že sú vyvinuté pomocou štandardných webových jazykov, ale zvyčajne majú prístup k natívnym API a hardvéru zariadenia. Niektoré z dobre známych a používaných hybridných mobilných </w:t>
      </w:r>
      <w:proofErr w:type="spellStart"/>
      <w:r w:rsidRPr="00DD4A12">
        <w:rPr>
          <w:color w:val="222222"/>
          <w:shd w:val="clear" w:color="auto" w:fill="FFFFFF"/>
        </w:rPr>
        <w:t>frameworkov</w:t>
      </w:r>
      <w:proofErr w:type="spellEnd"/>
      <w:r w:rsidRPr="00DD4A12">
        <w:rPr>
          <w:color w:val="222222"/>
          <w:shd w:val="clear" w:color="auto" w:fill="FFFFFF"/>
        </w:rPr>
        <w:t xml:space="preserve"> sú </w:t>
      </w:r>
      <w:proofErr w:type="spellStart"/>
      <w:r w:rsidRPr="00DD4A12">
        <w:rPr>
          <w:color w:val="222222"/>
          <w:shd w:val="clear" w:color="auto" w:fill="FFFFFF"/>
        </w:rPr>
        <w:t>PhoneGap</w:t>
      </w:r>
      <w:proofErr w:type="spellEnd"/>
      <w:r w:rsidRPr="00DD4A12">
        <w:rPr>
          <w:color w:val="222222"/>
          <w:shd w:val="clear" w:color="auto" w:fill="FFFFFF"/>
        </w:rPr>
        <w:t xml:space="preserve">, </w:t>
      </w:r>
      <w:proofErr w:type="spellStart"/>
      <w:r w:rsidRPr="00DD4A12">
        <w:rPr>
          <w:color w:val="222222"/>
          <w:shd w:val="clear" w:color="auto" w:fill="FFFFFF"/>
        </w:rPr>
        <w:t>Appcelerator</w:t>
      </w:r>
      <w:proofErr w:type="spellEnd"/>
      <w:r w:rsidRPr="00DD4A12">
        <w:rPr>
          <w:color w:val="222222"/>
          <w:shd w:val="clear" w:color="auto" w:fill="FFFFFF"/>
        </w:rPr>
        <w:t xml:space="preserve"> a </w:t>
      </w:r>
      <w:proofErr w:type="spellStart"/>
      <w:r w:rsidRPr="00DD4A12">
        <w:rPr>
          <w:color w:val="222222"/>
          <w:shd w:val="clear" w:color="auto" w:fill="FFFFFF"/>
        </w:rPr>
        <w:t>Appspresso</w:t>
      </w:r>
      <w:proofErr w:type="spellEnd"/>
      <w:r w:rsidRPr="00DD4A12">
        <w:rPr>
          <w:color w:val="222222"/>
          <w:shd w:val="clear" w:color="auto" w:fill="FFFFFF"/>
        </w:rPr>
        <w:t>.</w:t>
      </w:r>
    </w:p>
    <w:p w14:paraId="56A2A4D9" w14:textId="0D175807" w:rsidR="000A3C3E" w:rsidRPr="00DD4A12" w:rsidRDefault="000A3C3E" w:rsidP="005D60CA">
      <w:pPr>
        <w:pStyle w:val="Nadpis2"/>
        <w:numPr>
          <w:ilvl w:val="1"/>
          <w:numId w:val="17"/>
        </w:numPr>
        <w:ind w:left="709" w:hanging="709"/>
      </w:pPr>
      <w:bookmarkStart w:id="73" w:name="_Toc162902734"/>
      <w:r w:rsidRPr="00DD4A12">
        <w:t>Nákupný zoznam</w:t>
      </w:r>
      <w:bookmarkEnd w:id="73"/>
    </w:p>
    <w:p w14:paraId="47DC97B1" w14:textId="52DF4856" w:rsidR="000A3C3E" w:rsidRPr="00DD4A12" w:rsidRDefault="003759D1" w:rsidP="005D60CA">
      <w:r w:rsidRPr="00DD4A12">
        <w:t xml:space="preserve">Thomas a </w:t>
      </w:r>
      <w:proofErr w:type="spellStart"/>
      <w:r w:rsidRPr="00DD4A12">
        <w:t>Garland</w:t>
      </w:r>
      <w:proofErr w:type="spellEnd"/>
      <w:r w:rsidRPr="00DD4A12">
        <w:t xml:space="preserve"> (2004) tvrdia, že a</w:t>
      </w:r>
      <w:r w:rsidR="000A3C3E" w:rsidRPr="00DD4A12">
        <w:t>j v súčasnosti ľudia využívajú tradičné spôsoby tvorby nákupných zoznamov</w:t>
      </w:r>
      <w:r w:rsidR="005D60CA">
        <w:t xml:space="preserve"> </w:t>
      </w:r>
      <w:r w:rsidR="005D60CA" w:rsidRPr="005D60CA">
        <w:rPr>
          <w:highlight w:val="yellow"/>
        </w:rPr>
        <w:t>(obrázok 2</w:t>
      </w:r>
      <w:r w:rsidR="005D60CA">
        <w:rPr>
          <w:highlight w:val="yellow"/>
        </w:rPr>
        <w:t>a</w:t>
      </w:r>
      <w:r w:rsidR="005D60CA" w:rsidRPr="005D60CA">
        <w:rPr>
          <w:highlight w:val="yellow"/>
        </w:rPr>
        <w:t>)</w:t>
      </w:r>
      <w:r w:rsidR="005D60CA">
        <w:t xml:space="preserve"> </w:t>
      </w:r>
      <w:r w:rsidR="000A3C3E" w:rsidRPr="00DD4A12">
        <w:t>ako je ich písanie na papier alebo sa snažia o zapamätanie si nakupovaných položiek, čo</w:t>
      </w:r>
      <w:r w:rsidR="005D60CA">
        <w:t xml:space="preserve"> </w:t>
      </w:r>
      <w:r w:rsidR="000A3C3E" w:rsidRPr="00DD4A12">
        <w:t>je však dosť nespoľahlivé a vedie k strate času a peňazí.</w:t>
      </w:r>
    </w:p>
    <w:p w14:paraId="74B44E78" w14:textId="2EA1A0BF" w:rsidR="000A3C3E" w:rsidRPr="00DD4A12" w:rsidRDefault="000B3171" w:rsidP="000A3C3E">
      <w:proofErr w:type="spellStart"/>
      <w:r w:rsidRPr="00DD4A12">
        <w:t>Adaji</w:t>
      </w:r>
      <w:proofErr w:type="spellEnd"/>
      <w:r w:rsidRPr="00DD4A12">
        <w:t xml:space="preserve"> (2018) však pripomenul, že j</w:t>
      </w:r>
      <w:r w:rsidR="000A3C3E" w:rsidRPr="00DD4A12">
        <w:t>e však pravdepodobné, že ľudia si so sebou vezmú mobilné telefóny všade, kam prídu,</w:t>
      </w:r>
      <w:r w:rsidR="00DF0A23" w:rsidRPr="00DD4A12">
        <w:t xml:space="preserve"> p</w:t>
      </w:r>
      <w:r w:rsidR="000A3C3E" w:rsidRPr="00DD4A12">
        <w:t>reto je k dispozícii veľké množstvo digitálnych nástrojov a</w:t>
      </w:r>
      <w:r w:rsidR="005D60CA">
        <w:t> </w:t>
      </w:r>
      <w:r w:rsidR="000A3C3E" w:rsidRPr="00DD4A12">
        <w:t>aplikácií</w:t>
      </w:r>
      <w:r w:rsidR="005D60CA">
        <w:t xml:space="preserve"> </w:t>
      </w:r>
      <w:r w:rsidR="005D60CA" w:rsidRPr="005D60CA">
        <w:rPr>
          <w:highlight w:val="yellow"/>
        </w:rPr>
        <w:t>(obrázok 2b)</w:t>
      </w:r>
      <w:r w:rsidR="000A3C3E" w:rsidRPr="005D60CA">
        <w:rPr>
          <w:highlight w:val="yellow"/>
        </w:rPr>
        <w:t>.</w:t>
      </w:r>
    </w:p>
    <w:p w14:paraId="32095959" w14:textId="77777777" w:rsidR="005D60CA" w:rsidRDefault="00AF653A" w:rsidP="00AF653A">
      <w:pPr>
        <w:ind w:firstLine="0"/>
        <w:jc w:val="center"/>
        <w:rPr>
          <w:i/>
          <w:iCs/>
          <w:highlight w:val="yellow"/>
        </w:rPr>
      </w:pPr>
      <w:r w:rsidRPr="00DD4A12">
        <w:rPr>
          <w:noProof/>
        </w:rPr>
        <w:drawing>
          <wp:inline distT="0" distB="0" distL="0" distR="0" wp14:anchorId="3C0AC3D0" wp14:editId="33A00964">
            <wp:extent cx="5400040" cy="3031490"/>
            <wp:effectExtent l="0" t="0" r="0" b="0"/>
            <wp:docPr id="1527168931" name="Obrázok 1" descr="Obrázok, na ktorom je text, rukopis, kancelárske potreby, lis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168931" name="Obrázok 1" descr="Obrázok, na ktorom je text, rukopis, kancelárske potreby, list&#10;&#10;Automaticky generovaný popis"/>
                    <pic:cNvPicPr/>
                  </pic:nvPicPr>
                  <pic:blipFill>
                    <a:blip r:embed="rId19"/>
                    <a:stretch>
                      <a:fillRect/>
                    </a:stretch>
                  </pic:blipFill>
                  <pic:spPr>
                    <a:xfrm>
                      <a:off x="0" y="0"/>
                      <a:ext cx="5400040" cy="3031490"/>
                    </a:xfrm>
                    <a:prstGeom prst="rect">
                      <a:avLst/>
                    </a:prstGeom>
                  </pic:spPr>
                </pic:pic>
              </a:graphicData>
            </a:graphic>
          </wp:inline>
        </w:drawing>
      </w:r>
    </w:p>
    <w:p w14:paraId="7839D523" w14:textId="19B5147A" w:rsidR="005D60CA" w:rsidRPr="005D60CA" w:rsidRDefault="005D60CA" w:rsidP="005D60CA">
      <w:pPr>
        <w:pStyle w:val="Odsekzoznamu"/>
        <w:rPr>
          <w:highlight w:val="yellow"/>
        </w:rPr>
      </w:pPr>
      <w:r w:rsidRPr="005D60CA">
        <w:rPr>
          <w:highlight w:val="yellow"/>
        </w:rPr>
        <w:t xml:space="preserve">                  </w:t>
      </w:r>
      <w:r>
        <w:rPr>
          <w:highlight w:val="yellow"/>
        </w:rPr>
        <w:t xml:space="preserve">                                           </w:t>
      </w:r>
      <w:r w:rsidRPr="005D60CA">
        <w:rPr>
          <w:highlight w:val="yellow"/>
        </w:rPr>
        <w:t xml:space="preserve">                  b)</w:t>
      </w:r>
    </w:p>
    <w:p w14:paraId="77CAE5A2" w14:textId="28028F1D" w:rsidR="00AF653A" w:rsidRPr="005D60CA" w:rsidRDefault="00AF653A" w:rsidP="00AF653A">
      <w:pPr>
        <w:ind w:firstLine="0"/>
        <w:jc w:val="center"/>
        <w:rPr>
          <w:i/>
          <w:iCs/>
        </w:rPr>
      </w:pPr>
      <w:r w:rsidRPr="005D60CA">
        <w:rPr>
          <w:i/>
          <w:iCs/>
          <w:highlight w:val="yellow"/>
        </w:rPr>
        <w:t xml:space="preserve">Obrázok 2. Príklad nákupného zoznamu </w:t>
      </w:r>
      <w:r w:rsidR="005D60CA">
        <w:rPr>
          <w:i/>
          <w:iCs/>
          <w:highlight w:val="yellow"/>
        </w:rPr>
        <w:t xml:space="preserve">a) </w:t>
      </w:r>
      <w:r w:rsidRPr="005D60CA">
        <w:rPr>
          <w:i/>
          <w:iCs/>
          <w:highlight w:val="yellow"/>
        </w:rPr>
        <w:t>na papier a</w:t>
      </w:r>
      <w:r w:rsidR="005D60CA">
        <w:rPr>
          <w:i/>
          <w:iCs/>
          <w:highlight w:val="yellow"/>
        </w:rPr>
        <w:t xml:space="preserve"> b) </w:t>
      </w:r>
      <w:r w:rsidRPr="005D60CA">
        <w:rPr>
          <w:i/>
          <w:iCs/>
          <w:highlight w:val="yellow"/>
        </w:rPr>
        <w:t>v</w:t>
      </w:r>
      <w:r w:rsidR="005D60CA">
        <w:rPr>
          <w:i/>
          <w:iCs/>
          <w:highlight w:val="yellow"/>
        </w:rPr>
        <w:t xml:space="preserve"> mobilnej </w:t>
      </w:r>
      <w:r w:rsidRPr="005D60CA">
        <w:rPr>
          <w:i/>
          <w:iCs/>
          <w:highlight w:val="yellow"/>
        </w:rPr>
        <w:t>aplikácii (</w:t>
      </w:r>
      <w:proofErr w:type="spellStart"/>
      <w:r w:rsidRPr="005D60CA">
        <w:rPr>
          <w:i/>
          <w:iCs/>
          <w:highlight w:val="yellow"/>
        </w:rPr>
        <w:t>Katuk</w:t>
      </w:r>
      <w:proofErr w:type="spellEnd"/>
      <w:r w:rsidRPr="005D60CA">
        <w:rPr>
          <w:i/>
          <w:iCs/>
          <w:highlight w:val="yellow"/>
        </w:rPr>
        <w:t>, 2019)</w:t>
      </w:r>
    </w:p>
    <w:p w14:paraId="0D63C9AB" w14:textId="4E688805" w:rsidR="000A3C3E" w:rsidRPr="00DD4A12" w:rsidRDefault="000A3C3E" w:rsidP="00F96E78">
      <w:r w:rsidRPr="00DD4A12">
        <w:t>Nakupovanie potravín a životný štýl človeka boli zaujímavými pre mnohé</w:t>
      </w:r>
      <w:r w:rsidR="00F96E78" w:rsidRPr="00DD4A12">
        <w:t xml:space="preserve"> </w:t>
      </w:r>
      <w:r w:rsidRPr="00DD4A12">
        <w:t>výskumy s cieľom skúmania a odhalenia korelácií medzi vzormi ľudského správania a</w:t>
      </w:r>
      <w:r w:rsidR="00F96E78" w:rsidRPr="00DD4A12">
        <w:t xml:space="preserve"> </w:t>
      </w:r>
      <w:r w:rsidRPr="00DD4A12">
        <w:t>predajom. Niektoré štatistické štúdie sú založené na údajoch pre konkrétne špecifické</w:t>
      </w:r>
      <w:r w:rsidR="00F96E78" w:rsidRPr="00DD4A12">
        <w:t xml:space="preserve"> </w:t>
      </w:r>
      <w:r w:rsidRPr="00DD4A12">
        <w:lastRenderedPageBreak/>
        <w:t>regióny, kým iné diskutujú o koncepcii v širšom rozsahu. Tieto analýzy správania</w:t>
      </w:r>
      <w:r w:rsidR="00F96E78" w:rsidRPr="00DD4A12">
        <w:t xml:space="preserve"> </w:t>
      </w:r>
      <w:r w:rsidRPr="00DD4A12">
        <w:t>odhaľujú fakty, ktoré sú užitočnými informáciami k identifikácii procesne</w:t>
      </w:r>
      <w:r w:rsidR="00F96E78" w:rsidRPr="00DD4A12">
        <w:t xml:space="preserve"> </w:t>
      </w:r>
      <w:r w:rsidRPr="00DD4A12">
        <w:t>orientovaných požiadaviek a možné zlepšenia, ktoré môžu obohatiť používateľskú</w:t>
      </w:r>
      <w:r w:rsidR="00F96E78" w:rsidRPr="00DD4A12">
        <w:t xml:space="preserve"> </w:t>
      </w:r>
      <w:r w:rsidRPr="00DD4A12">
        <w:t>skúsenosť (</w:t>
      </w:r>
      <w:proofErr w:type="spellStart"/>
      <w:r w:rsidR="00E067DC" w:rsidRPr="00DD4A12">
        <w:t>Harsha</w:t>
      </w:r>
      <w:proofErr w:type="spellEnd"/>
      <w:r w:rsidRPr="00DD4A12">
        <w:t>, 2017).</w:t>
      </w:r>
    </w:p>
    <w:p w14:paraId="514A297F" w14:textId="77777777" w:rsidR="004D5102" w:rsidRPr="00DD4A12" w:rsidRDefault="004C6113" w:rsidP="00F96E78">
      <w:pPr>
        <w:rPr>
          <w:ins w:id="74" w:author="Sinus" w:date="2024-02-11T19:59:00Z"/>
        </w:rPr>
      </w:pPr>
      <w:proofErr w:type="spellStart"/>
      <w:r w:rsidRPr="00DD4A12">
        <w:t>Aiolfi</w:t>
      </w:r>
      <w:proofErr w:type="spellEnd"/>
      <w:r w:rsidRPr="00DD4A12">
        <w:t xml:space="preserve"> (2022) vo svojej práci uviedol, že z</w:t>
      </w:r>
      <w:r w:rsidR="000A3C3E" w:rsidRPr="00DD4A12">
        <w:t>a posledných pár rokov rozšírené mobilné pripojenie výrazne ovplyvnilo</w:t>
      </w:r>
      <w:r w:rsidR="00572091" w:rsidRPr="00DD4A12">
        <w:t xml:space="preserve"> </w:t>
      </w:r>
      <w:r w:rsidR="000A3C3E" w:rsidRPr="00DD4A12">
        <w:t>rozhodovací proces spotrebiteľov. Spotrebitelia používajú</w:t>
      </w:r>
      <w:r w:rsidR="00572091" w:rsidRPr="00DD4A12">
        <w:t xml:space="preserve"> </w:t>
      </w:r>
      <w:r w:rsidR="000A3C3E" w:rsidRPr="00DD4A12">
        <w:t>svoj mobil mimo predajne na zhromažďovanie informácií pred vstupom na miesto</w:t>
      </w:r>
      <w:r w:rsidR="00572091" w:rsidRPr="00DD4A12">
        <w:t xml:space="preserve"> </w:t>
      </w:r>
      <w:r w:rsidR="000A3C3E" w:rsidRPr="00DD4A12">
        <w:t>predaja. Naopak, spotrebitelia môžu použiť svoj mobilný obchod v obchode ako</w:t>
      </w:r>
      <w:r w:rsidR="00572091" w:rsidRPr="00DD4A12">
        <w:t xml:space="preserve"> </w:t>
      </w:r>
      <w:r w:rsidR="000A3C3E" w:rsidRPr="00DD4A12">
        <w:t>sprievodcu pri nakupovaní – napríklad na kontrolu svojich digitálnych nákupných</w:t>
      </w:r>
      <w:r w:rsidR="00572091" w:rsidRPr="00DD4A12">
        <w:t xml:space="preserve"> </w:t>
      </w:r>
      <w:r w:rsidR="000A3C3E" w:rsidRPr="00DD4A12">
        <w:t xml:space="preserve">zoznamov, porovnávanie cien online, nahliadanie do digitálnych letákov alebo používanie mobilných maloobchodných aplikácií. </w:t>
      </w:r>
    </w:p>
    <w:p w14:paraId="00336F43" w14:textId="6035C938" w:rsidR="000A221C" w:rsidRPr="00DD4A12" w:rsidRDefault="000A3C3E" w:rsidP="009C43EB">
      <w:r w:rsidRPr="00DD4A12">
        <w:t>Výskum PYMNTS (2019) uvádza, že</w:t>
      </w:r>
      <w:r w:rsidR="00572091" w:rsidRPr="00DD4A12">
        <w:t xml:space="preserve"> </w:t>
      </w:r>
      <w:r w:rsidRPr="00DD4A12">
        <w:t>spomedzi 2300 amerických spotrebiteľov 48 % vlastnia smartfóny, ktoré používajú pri</w:t>
      </w:r>
      <w:r w:rsidR="00572091" w:rsidRPr="00DD4A12">
        <w:t xml:space="preserve"> </w:t>
      </w:r>
      <w:r w:rsidRPr="00DD4A12">
        <w:t>nakupovaní v obchodoch alebo na činnosti súvisiace s nakupovaním. Napríklad 46,8 %</w:t>
      </w:r>
      <w:r w:rsidR="00572091" w:rsidRPr="00DD4A12">
        <w:t xml:space="preserve"> </w:t>
      </w:r>
      <w:r w:rsidRPr="00DD4A12">
        <w:t xml:space="preserve">ich používa na prístup k zľavám, 43,3 % na vyhľadávanie informácií o produktoch, </w:t>
      </w:r>
      <w:r w:rsidR="00572091" w:rsidRPr="00DD4A12">
        <w:t xml:space="preserve"> </w:t>
      </w:r>
      <w:r w:rsidRPr="00DD4A12">
        <w:t>33,6 % ich používa na porovnanie cien s konkurenciou a 31,1 % na kontrolu recenzií</w:t>
      </w:r>
      <w:r w:rsidR="00572091" w:rsidRPr="00DD4A12">
        <w:t xml:space="preserve"> </w:t>
      </w:r>
      <w:r w:rsidRPr="00DD4A12">
        <w:t xml:space="preserve">produktov. Okrem toho nedávny prieskum spoločnosti </w:t>
      </w:r>
      <w:proofErr w:type="spellStart"/>
      <w:r w:rsidRPr="00DD4A12">
        <w:t>Statista</w:t>
      </w:r>
      <w:proofErr w:type="spellEnd"/>
      <w:r w:rsidRPr="00DD4A12">
        <w:t xml:space="preserve"> (2020) uviedol, že</w:t>
      </w:r>
      <w:r w:rsidR="00572091" w:rsidRPr="00DD4A12">
        <w:t xml:space="preserve"> </w:t>
      </w:r>
      <w:r w:rsidRPr="00DD4A12">
        <w:t>približne 46 % spotrebiteľov na celom svete sa cíti pohodlne pri používaní vlastného</w:t>
      </w:r>
      <w:r w:rsidR="00572091" w:rsidRPr="00DD4A12">
        <w:t xml:space="preserve"> </w:t>
      </w:r>
      <w:r w:rsidRPr="00DD4A12">
        <w:t>mobilného telefónu na činnosti v obchode; konkrétne 73 % respondentov prieskumu sa</w:t>
      </w:r>
      <w:r w:rsidR="00572091" w:rsidRPr="00DD4A12">
        <w:t xml:space="preserve"> </w:t>
      </w:r>
      <w:r w:rsidRPr="00DD4A12">
        <w:t>cíti bezpečne pri používaní svojho mobilného zariadenia na činnosti súvisiace s nakupovaním, ako je napríklad vyhľadávanie informácií o produktoch v obchode.</w:t>
      </w:r>
    </w:p>
    <w:p w14:paraId="474BA8FD" w14:textId="3295461C" w:rsidR="00F43AAE" w:rsidRPr="00DD4A12" w:rsidRDefault="00F43AAE" w:rsidP="005079E3">
      <w:pPr>
        <w:rPr>
          <w:lang w:eastAsia="sk-SK"/>
        </w:rPr>
      </w:pPr>
      <w:r w:rsidRPr="00DD4A12">
        <w:rPr>
          <w:lang w:eastAsia="sk-SK"/>
        </w:rPr>
        <w:t xml:space="preserve">Nedávna štúdia </w:t>
      </w:r>
      <w:proofErr w:type="spellStart"/>
      <w:r w:rsidRPr="00DD4A12">
        <w:rPr>
          <w:lang w:eastAsia="sk-SK"/>
        </w:rPr>
        <w:t>Bellini</w:t>
      </w:r>
      <w:proofErr w:type="spellEnd"/>
      <w:r w:rsidRPr="00DD4A12">
        <w:rPr>
          <w:lang w:eastAsia="sk-SK"/>
        </w:rPr>
        <w:t xml:space="preserve"> a </w:t>
      </w:r>
      <w:proofErr w:type="spellStart"/>
      <w:r w:rsidRPr="00DD4A12">
        <w:rPr>
          <w:lang w:eastAsia="sk-SK"/>
        </w:rPr>
        <w:t>Aiolfiho</w:t>
      </w:r>
      <w:proofErr w:type="spellEnd"/>
      <w:r w:rsidRPr="00DD4A12">
        <w:rPr>
          <w:lang w:eastAsia="sk-SK"/>
        </w:rPr>
        <w:t xml:space="preserve"> (2017) zistila, že spotrebitelia, ktorí používajú smartfóny na prípravu nákupného zoznamu robia menej nákupov </w:t>
      </w:r>
      <w:r w:rsidR="0043506B">
        <w:rPr>
          <w:lang w:eastAsia="sk-SK"/>
        </w:rPr>
        <w:t>ako</w:t>
      </w:r>
      <w:r w:rsidRPr="00DD4A12">
        <w:rPr>
          <w:lang w:eastAsia="sk-SK"/>
        </w:rPr>
        <w:t xml:space="preserve"> spotrebitelia, ktorí mobilné zariadenia nepoužívajú. Zistilo sa, že smartfóny uľahčujú spotrebiteľom nákupy potravín a udržiavajú ich na správnej ceste počas nákupu.</w:t>
      </w:r>
    </w:p>
    <w:p w14:paraId="367B2526" w14:textId="2C1EB02F" w:rsidR="00F06347" w:rsidRPr="00DD4A12" w:rsidRDefault="00C2697F" w:rsidP="002471DA">
      <w:pPr>
        <w:pStyle w:val="Nadpis3"/>
      </w:pPr>
      <w:bookmarkStart w:id="75" w:name="_Toc162902735"/>
      <w:r>
        <w:t>1.5.1</w:t>
      </w:r>
      <w:r>
        <w:tab/>
      </w:r>
      <w:r w:rsidR="00F06347" w:rsidRPr="00DD4A12">
        <w:t>Počet produktov na nákupných zoznamoch</w:t>
      </w:r>
      <w:bookmarkEnd w:id="75"/>
    </w:p>
    <w:p w14:paraId="607723FB" w14:textId="53AF6822" w:rsidR="00F06347" w:rsidRPr="00DD4A12" w:rsidRDefault="001D3F52" w:rsidP="00F06347">
      <w:r w:rsidRPr="00DD4A12">
        <w:t>Podľa Schmidtovho výskumu (2012)</w:t>
      </w:r>
      <w:r w:rsidR="006E5472" w:rsidRPr="00DD4A12">
        <w:t xml:space="preserve">, výsledky ktorého sú na </w:t>
      </w:r>
      <w:r w:rsidRPr="00DD4A12">
        <w:t>o</w:t>
      </w:r>
      <w:r w:rsidR="00F06347" w:rsidRPr="00DD4A12">
        <w:t>br</w:t>
      </w:r>
      <w:r w:rsidRPr="00DD4A12">
        <w:t>áz</w:t>
      </w:r>
      <w:r w:rsidR="006E5472" w:rsidRPr="00DD4A12">
        <w:t>ku</w:t>
      </w:r>
      <w:r w:rsidRPr="00DD4A12">
        <w:t xml:space="preserve"> 2</w:t>
      </w:r>
      <w:r w:rsidR="006E5472" w:rsidRPr="00DD4A12">
        <w:t xml:space="preserve">, </w:t>
      </w:r>
      <w:r w:rsidR="00396FF3" w:rsidRPr="00DD4A12">
        <w:t xml:space="preserve">bolo zistené </w:t>
      </w:r>
      <w:r w:rsidR="00F06347" w:rsidRPr="00DD4A12">
        <w:t xml:space="preserve">frekvenčné rozdelenie počtu položiek na nákupných zoznamoch. Frekvenčné rozdelenie je </w:t>
      </w:r>
      <w:r w:rsidR="00396FF3" w:rsidRPr="00DD4A12">
        <w:t>„</w:t>
      </w:r>
      <w:r w:rsidR="00F06347" w:rsidRPr="00DD4A12">
        <w:t>naklonené</w:t>
      </w:r>
      <w:r w:rsidR="00396FF3" w:rsidRPr="00DD4A12">
        <w:t>“</w:t>
      </w:r>
      <w:r w:rsidR="00F06347" w:rsidRPr="00DD4A12">
        <w:t xml:space="preserve"> doprava a má tak rovnakú asymetrickú distribučnú charakteristiku ako tradičné rozdelenie príjmov. Väčšina spotrebiteľov si zapíše pomerne skromné množstvo produktov (medzi 4 a</w:t>
      </w:r>
      <w:r w:rsidR="00396FF3" w:rsidRPr="00DD4A12">
        <w:t>ž</w:t>
      </w:r>
      <w:r w:rsidR="00F06347" w:rsidRPr="00DD4A12">
        <w:t xml:space="preserve"> 15), zatiaľ čo malý počet spotrebiteľov si zapíše oveľa viac produktov. Horná hranica v</w:t>
      </w:r>
      <w:r w:rsidR="00396FF3" w:rsidRPr="00DD4A12">
        <w:t> tejto štúdii</w:t>
      </w:r>
      <w:r w:rsidR="00F06347" w:rsidRPr="00DD4A12">
        <w:t xml:space="preserve"> bola 60 položiek.</w:t>
      </w:r>
    </w:p>
    <w:p w14:paraId="3B71D6C9" w14:textId="0901D8AB" w:rsidR="00F06347" w:rsidRPr="00DD4A12" w:rsidRDefault="00F06347" w:rsidP="00F06347">
      <w:pPr>
        <w:ind w:firstLine="0"/>
      </w:pPr>
      <w:r w:rsidRPr="00DD4A12">
        <w:rPr>
          <w:noProof/>
        </w:rPr>
        <w:lastRenderedPageBreak/>
        <w:drawing>
          <wp:inline distT="0" distB="0" distL="0" distR="0" wp14:anchorId="43F05407" wp14:editId="1C5C1787">
            <wp:extent cx="5381625" cy="3019425"/>
            <wp:effectExtent l="0" t="0" r="9525" b="9525"/>
            <wp:docPr id="554921121" name="Obrázok 1" descr="Obrázok, na ktorom je text, rad, vývoj, snímka obrazov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921121" name="Obrázok 1" descr="Obrázok, na ktorom je text, rad, vývoj, snímka obrazovky"/>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3019425"/>
                    </a:xfrm>
                    <a:prstGeom prst="rect">
                      <a:avLst/>
                    </a:prstGeom>
                    <a:noFill/>
                    <a:ln>
                      <a:noFill/>
                    </a:ln>
                  </pic:spPr>
                </pic:pic>
              </a:graphicData>
            </a:graphic>
          </wp:inline>
        </w:drawing>
      </w:r>
    </w:p>
    <w:p w14:paraId="68B3CECC" w14:textId="5C087246" w:rsidR="00F06347" w:rsidRPr="005079E3" w:rsidRDefault="00F06347" w:rsidP="001D3F52">
      <w:pPr>
        <w:ind w:firstLine="0"/>
        <w:jc w:val="center"/>
        <w:rPr>
          <w:i/>
          <w:iCs/>
        </w:rPr>
      </w:pPr>
      <w:r w:rsidRPr="005079E3">
        <w:rPr>
          <w:i/>
          <w:iCs/>
          <w:highlight w:val="yellow"/>
        </w:rPr>
        <w:t xml:space="preserve">Obrázok </w:t>
      </w:r>
      <w:r w:rsidR="009A6E87" w:rsidRPr="005079E3">
        <w:rPr>
          <w:i/>
          <w:iCs/>
          <w:highlight w:val="yellow"/>
        </w:rPr>
        <w:t>4</w:t>
      </w:r>
      <w:r w:rsidRPr="005079E3">
        <w:rPr>
          <w:i/>
          <w:iCs/>
          <w:highlight w:val="yellow"/>
        </w:rPr>
        <w:t xml:space="preserve"> Počet položiek nákupných zoznamov (Schmidt, 2012)</w:t>
      </w:r>
    </w:p>
    <w:p w14:paraId="58F17F1A" w14:textId="5354B82C" w:rsidR="007C0CDC" w:rsidRPr="00DD4A12" w:rsidRDefault="00C2697F" w:rsidP="002471DA">
      <w:pPr>
        <w:pStyle w:val="Nadpis3"/>
      </w:pPr>
      <w:bookmarkStart w:id="76" w:name="_Toc162902736"/>
      <w:r>
        <w:t>1.5.2</w:t>
      </w:r>
      <w:r>
        <w:tab/>
      </w:r>
      <w:r w:rsidR="00DD6C6C" w:rsidRPr="00DD4A12">
        <w:t>Dôvody písania nákupného zoznamu</w:t>
      </w:r>
      <w:bookmarkEnd w:id="76"/>
    </w:p>
    <w:p w14:paraId="63959A21" w14:textId="7B886887" w:rsidR="00DD6C6C" w:rsidRPr="00DD4A12" w:rsidRDefault="00DD6C6C" w:rsidP="00DD6C6C">
      <w:r w:rsidRPr="00DD4A12">
        <w:t>Hlavným dôvodom, prečo sú položky zapísané do nákupného zoznamu</w:t>
      </w:r>
      <w:r w:rsidR="005079E3">
        <w:t xml:space="preserve"> </w:t>
      </w:r>
      <w:r w:rsidRPr="00DD4A12">
        <w:t xml:space="preserve">je, že sú </w:t>
      </w:r>
      <w:r w:rsidR="00396FF3" w:rsidRPr="00DD4A12">
        <w:t>z</w:t>
      </w:r>
      <w:r w:rsidR="005079E3">
        <w:t> </w:t>
      </w:r>
      <w:r w:rsidR="00396FF3" w:rsidRPr="00DD4A12">
        <w:t>nejakého</w:t>
      </w:r>
      <w:r w:rsidR="005079E3">
        <w:t xml:space="preserve"> </w:t>
      </w:r>
      <w:r w:rsidR="00396FF3" w:rsidRPr="00DD4A12">
        <w:t xml:space="preserve">dôvodu </w:t>
      </w:r>
      <w:r w:rsidRPr="00DD4A12">
        <w:t>potrebné. Najčastejšie spomínaný dôvod v rámci nákup</w:t>
      </w:r>
      <w:r w:rsidR="00396FF3" w:rsidRPr="00DD4A12">
        <w:t xml:space="preserve">ov </w:t>
      </w:r>
      <w:r w:rsidR="00FD444F" w:rsidRPr="00DD4A12">
        <w:t>respondentov</w:t>
      </w:r>
      <w:r w:rsidRPr="00DD4A12">
        <w:t xml:space="preserve"> bol, že položky boli zapísané do nákupného zoznamu, pretože doma </w:t>
      </w:r>
      <w:r w:rsidR="00396FF3" w:rsidRPr="00DD4A12">
        <w:t xml:space="preserve">chýbajú/spotrebovali sa </w:t>
      </w:r>
      <w:r w:rsidRPr="00DD4A12">
        <w:t xml:space="preserve">(78,6%). Pre približne tretinu </w:t>
      </w:r>
      <w:r w:rsidR="00396FF3" w:rsidRPr="00DD4A12">
        <w:t xml:space="preserve">nákupov </w:t>
      </w:r>
      <w:r w:rsidRPr="00DD4A12">
        <w:t>boli položky zapísané</w:t>
      </w:r>
      <w:r w:rsidR="00396FF3" w:rsidRPr="00DD4A12">
        <w:t xml:space="preserve"> z dôvodu, že </w:t>
      </w:r>
      <w:r w:rsidRPr="00DD4A12">
        <w:t xml:space="preserve">boli potrebné na špeciálnu udalosť, ako je napríklad večierok. </w:t>
      </w:r>
    </w:p>
    <w:p w14:paraId="25040D53" w14:textId="0837E642" w:rsidR="00DD6C6C" w:rsidRPr="00DD4A12" w:rsidRDefault="00DD6C6C" w:rsidP="00DD6C6C">
      <w:r w:rsidRPr="00DD4A12">
        <w:t xml:space="preserve">Dôvody, prečo boli položky zapísané do nákupných zoznamov podľa </w:t>
      </w:r>
      <w:proofErr w:type="spellStart"/>
      <w:r w:rsidRPr="00DD4A12">
        <w:t>Blockovho</w:t>
      </w:r>
      <w:proofErr w:type="spellEnd"/>
      <w:r w:rsidRPr="00DD4A12">
        <w:t xml:space="preserve"> prieskumu (1999):</w:t>
      </w:r>
    </w:p>
    <w:p w14:paraId="27800265" w14:textId="46785125" w:rsidR="00DD6C6C" w:rsidRPr="005079E3" w:rsidRDefault="00396FF3" w:rsidP="005079E3">
      <w:pPr>
        <w:pStyle w:val="Odsekzoznamu"/>
        <w:numPr>
          <w:ilvl w:val="0"/>
          <w:numId w:val="6"/>
        </w:numPr>
        <w:ind w:left="720"/>
        <w:jc w:val="left"/>
        <w:rPr>
          <w:b w:val="0"/>
          <w:bCs w:val="0"/>
          <w:i w:val="0"/>
          <w:iCs w:val="0"/>
        </w:rPr>
      </w:pPr>
      <w:r w:rsidRPr="005079E3">
        <w:rPr>
          <w:b w:val="0"/>
          <w:bCs w:val="0"/>
          <w:i w:val="0"/>
          <w:iCs w:val="0"/>
        </w:rPr>
        <w:t>zapísal som veci, pretože boli spotrebované (78,6 %),</w:t>
      </w:r>
    </w:p>
    <w:p w14:paraId="74E89CFA" w14:textId="60BCEE13" w:rsidR="00DD6C6C" w:rsidRPr="005079E3" w:rsidRDefault="00396FF3" w:rsidP="005079E3">
      <w:pPr>
        <w:pStyle w:val="Odsekzoznamu"/>
        <w:numPr>
          <w:ilvl w:val="0"/>
          <w:numId w:val="6"/>
        </w:numPr>
        <w:ind w:left="720"/>
        <w:jc w:val="left"/>
        <w:rPr>
          <w:b w:val="0"/>
          <w:bCs w:val="0"/>
          <w:i w:val="0"/>
          <w:iCs w:val="0"/>
        </w:rPr>
      </w:pPr>
      <w:r w:rsidRPr="005079E3">
        <w:rPr>
          <w:b w:val="0"/>
          <w:bCs w:val="0"/>
          <w:i w:val="0"/>
          <w:iCs w:val="0"/>
        </w:rPr>
        <w:t>zapísal som veci, na ktoré som mal kupón (46,8 %),</w:t>
      </w:r>
    </w:p>
    <w:p w14:paraId="1ADB1D2E" w14:textId="414E39BF" w:rsidR="00DD6C6C" w:rsidRPr="005079E3" w:rsidRDefault="00396FF3" w:rsidP="005079E3">
      <w:pPr>
        <w:pStyle w:val="Odsekzoznamu"/>
        <w:numPr>
          <w:ilvl w:val="0"/>
          <w:numId w:val="6"/>
        </w:numPr>
        <w:ind w:left="720"/>
        <w:jc w:val="left"/>
        <w:rPr>
          <w:b w:val="0"/>
          <w:bCs w:val="0"/>
          <w:i w:val="0"/>
          <w:iCs w:val="0"/>
        </w:rPr>
      </w:pPr>
      <w:r w:rsidRPr="005079E3">
        <w:rPr>
          <w:b w:val="0"/>
          <w:bCs w:val="0"/>
          <w:i w:val="0"/>
          <w:iCs w:val="0"/>
        </w:rPr>
        <w:t>zapísal som veci, ktoré som videl(a) v reklamných letákoch obchodu alebo v miestnych novinách (42,8 %),</w:t>
      </w:r>
    </w:p>
    <w:p w14:paraId="7E8DC6D3" w14:textId="362CAFC6" w:rsidR="00DD6C6C" w:rsidRPr="005079E3" w:rsidRDefault="00396FF3" w:rsidP="005079E3">
      <w:pPr>
        <w:pStyle w:val="Odsekzoznamu"/>
        <w:numPr>
          <w:ilvl w:val="0"/>
          <w:numId w:val="6"/>
        </w:numPr>
        <w:ind w:left="720"/>
        <w:jc w:val="left"/>
        <w:rPr>
          <w:b w:val="0"/>
          <w:bCs w:val="0"/>
          <w:i w:val="0"/>
          <w:iCs w:val="0"/>
        </w:rPr>
      </w:pPr>
      <w:r w:rsidRPr="005079E3">
        <w:rPr>
          <w:b w:val="0"/>
          <w:bCs w:val="0"/>
          <w:i w:val="0"/>
          <w:iCs w:val="0"/>
        </w:rPr>
        <w:t>zapísal som veci z dôvodu predvídaného očakávaného špeciálneho podujatia, ako je napríklad večierok alebo návšteva hostí (39,9 %).</w:t>
      </w:r>
    </w:p>
    <w:p w14:paraId="213D9F94" w14:textId="44201041" w:rsidR="00DD6C6C" w:rsidRPr="00DD4A12" w:rsidRDefault="00C2697F" w:rsidP="002471DA">
      <w:pPr>
        <w:pStyle w:val="Nadpis3"/>
      </w:pPr>
      <w:bookmarkStart w:id="77" w:name="_Toc162902737"/>
      <w:r>
        <w:t>1.5.3</w:t>
      </w:r>
      <w:r>
        <w:tab/>
      </w:r>
      <w:r w:rsidR="00CA76EB" w:rsidRPr="00DD4A12">
        <w:t>Užívateľské rozhranie</w:t>
      </w:r>
      <w:bookmarkEnd w:id="77"/>
    </w:p>
    <w:p w14:paraId="5FDDFB43" w14:textId="25E647D6" w:rsidR="00CA76EB" w:rsidRPr="00DD4A12" w:rsidRDefault="00CA76EB" w:rsidP="00CA76EB">
      <w:pPr>
        <w:ind w:left="360" w:firstLine="0"/>
      </w:pPr>
      <w:proofErr w:type="spellStart"/>
      <w:r w:rsidRPr="00DD4A12">
        <w:t>Chen</w:t>
      </w:r>
      <w:proofErr w:type="spellEnd"/>
      <w:r w:rsidRPr="00DD4A12">
        <w:t xml:space="preserve"> (2023)</w:t>
      </w:r>
      <w:r w:rsidR="008D34F4" w:rsidRPr="00DD4A12">
        <w:t xml:space="preserve"> vo svojom výskume</w:t>
      </w:r>
      <w:r w:rsidRPr="00DD4A12">
        <w:t xml:space="preserve"> porovnával základné typy užívateľského rozhrania:</w:t>
      </w:r>
    </w:p>
    <w:p w14:paraId="1F85FE6A" w14:textId="4C84D522" w:rsidR="00CA76EB" w:rsidRPr="00DD4A12" w:rsidRDefault="004125D3" w:rsidP="004125D3">
      <w:pPr>
        <w:pStyle w:val="Odrazky"/>
        <w:numPr>
          <w:ilvl w:val="0"/>
          <w:numId w:val="34"/>
        </w:numPr>
      </w:pPr>
      <w:r>
        <w:t>s</w:t>
      </w:r>
      <w:r w:rsidR="00CA76EB" w:rsidRPr="00DD4A12">
        <w:t>vetlý a tmavý mód</w:t>
      </w:r>
      <w:r>
        <w:t>,</w:t>
      </w:r>
    </w:p>
    <w:p w14:paraId="4F2CB9BB" w14:textId="7215E1D0" w:rsidR="00CA76EB" w:rsidRPr="00DD4A12" w:rsidRDefault="004125D3" w:rsidP="004125D3">
      <w:pPr>
        <w:pStyle w:val="Odrazky"/>
        <w:numPr>
          <w:ilvl w:val="0"/>
          <w:numId w:val="34"/>
        </w:numPr>
      </w:pPr>
      <w:r>
        <w:t>z</w:t>
      </w:r>
      <w:r w:rsidR="00CA76EB" w:rsidRPr="00DD4A12">
        <w:t>oznamový štýl a maticový štýl</w:t>
      </w:r>
      <w:r w:rsidR="00DF5115" w:rsidRPr="00DD4A12">
        <w:t>.</w:t>
      </w:r>
    </w:p>
    <w:p w14:paraId="7A82EE25" w14:textId="24CD6083" w:rsidR="00DF5115" w:rsidRPr="00DD4A12" w:rsidRDefault="00DF5115" w:rsidP="000545ED">
      <w:r w:rsidRPr="00DD4A12">
        <w:lastRenderedPageBreak/>
        <w:t xml:space="preserve">Výsledky odhalili, že ženy vykonávajú rýchlejšie vyhľadávanie informácií v svetlom móde, zatiaľ čo muži sú rýchlejší v tmavom móde (Obrázok 5). Rozloženie informácií ovplyvňuje vizuálnu vyhľadávaciu schopnosť a subjektívne hodnotenie používateľa; ženy uprednostňujú štýl zoznamu, zatiaľ čo muži uprednostňujú maticový štýl. Účastníci (ako muži, tak ženy) vnímali maticový štýl ako populárnejší v tmavom režime, avšak výsledok sa obrátil v svetlom režime. </w:t>
      </w:r>
    </w:p>
    <w:p w14:paraId="482D17F1" w14:textId="430BDC89" w:rsidR="00CA76EB" w:rsidRPr="00DD4A12" w:rsidRDefault="00CA76EB" w:rsidP="00CA76EB">
      <w:pPr>
        <w:ind w:left="360" w:firstLine="0"/>
        <w:jc w:val="center"/>
      </w:pPr>
      <w:r w:rsidRPr="00DD4A12">
        <w:rPr>
          <w:noProof/>
        </w:rPr>
        <w:drawing>
          <wp:inline distT="0" distB="0" distL="0" distR="0" wp14:anchorId="3918473E" wp14:editId="7371D655">
            <wp:extent cx="3915321" cy="4848902"/>
            <wp:effectExtent l="0" t="0" r="9525" b="8890"/>
            <wp:docPr id="276628749" name="Obrázok 1" descr="Obrázok, na ktorom je mobilný telefón, text, snímka obrazovky, mobilné zariadenie&#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628749" name="Obrázok 1" descr="Obrázok, na ktorom je mobilný telefón, text, snímka obrazovky, mobilné zariadenie&#10;&#10;Automaticky generovaný popis"/>
                    <pic:cNvPicPr/>
                  </pic:nvPicPr>
                  <pic:blipFill>
                    <a:blip r:embed="rId21"/>
                    <a:stretch>
                      <a:fillRect/>
                    </a:stretch>
                  </pic:blipFill>
                  <pic:spPr>
                    <a:xfrm>
                      <a:off x="0" y="0"/>
                      <a:ext cx="3915321" cy="4848902"/>
                    </a:xfrm>
                    <a:prstGeom prst="rect">
                      <a:avLst/>
                    </a:prstGeom>
                  </pic:spPr>
                </pic:pic>
              </a:graphicData>
            </a:graphic>
          </wp:inline>
        </w:drawing>
      </w:r>
    </w:p>
    <w:p w14:paraId="5B660D82" w14:textId="3BA7F84C" w:rsidR="00CA76EB" w:rsidRPr="000545ED" w:rsidRDefault="00CA76EB" w:rsidP="00CA76EB">
      <w:pPr>
        <w:ind w:left="360" w:firstLine="0"/>
        <w:jc w:val="center"/>
        <w:rPr>
          <w:i/>
          <w:iCs/>
        </w:rPr>
      </w:pPr>
      <w:r w:rsidRPr="000545ED">
        <w:rPr>
          <w:i/>
          <w:iCs/>
          <w:highlight w:val="yellow"/>
        </w:rPr>
        <w:t xml:space="preserve">Obrázok </w:t>
      </w:r>
      <w:r w:rsidR="00CB77C2" w:rsidRPr="000545ED">
        <w:rPr>
          <w:i/>
          <w:iCs/>
          <w:highlight w:val="yellow"/>
        </w:rPr>
        <w:t>5</w:t>
      </w:r>
      <w:r w:rsidRPr="000545ED">
        <w:rPr>
          <w:i/>
          <w:iCs/>
          <w:highlight w:val="yellow"/>
        </w:rPr>
        <w:t>. Definovanie užívateľského rozhrania</w:t>
      </w:r>
    </w:p>
    <w:p w14:paraId="036AA5C7" w14:textId="75FC4D90" w:rsidR="00CA76EB" w:rsidRPr="00DD4A12" w:rsidRDefault="00CA76EB" w:rsidP="000545ED">
      <w:r w:rsidRPr="00DD4A12">
        <w:t>Zistenia z výskumu môžu slúžiť ako dobrá referenčná hodnota pre vývoj používateľského zážitku pri návrhu užívateľského rozhrania mobilných nákupných aplikácií.</w:t>
      </w:r>
    </w:p>
    <w:p w14:paraId="255ABEFA" w14:textId="748F33FC" w:rsidR="00FB50EB" w:rsidRPr="00DD4A12" w:rsidRDefault="00AF27E7" w:rsidP="002471DA">
      <w:pPr>
        <w:pStyle w:val="Nadpis3"/>
      </w:pPr>
      <w:bookmarkStart w:id="78" w:name="_Toc162902738"/>
      <w:r>
        <w:t xml:space="preserve">1.5.4 </w:t>
      </w:r>
      <w:r w:rsidR="008B01D0" w:rsidRPr="00DD4A12">
        <w:t>Aplikácie na vytváranie nákupného zoznamu</w:t>
      </w:r>
      <w:bookmarkEnd w:id="78"/>
    </w:p>
    <w:p w14:paraId="4DDBC2B9" w14:textId="6FC36F58" w:rsidR="008B01D0" w:rsidRDefault="008B01D0" w:rsidP="008B01D0">
      <w:r w:rsidRPr="00DD4A12">
        <w:t xml:space="preserve">V Tabuľke </w:t>
      </w:r>
      <w:r w:rsidR="00DF5115" w:rsidRPr="00DD4A12">
        <w:t>4</w:t>
      </w:r>
      <w:r w:rsidRPr="00DD4A12">
        <w:t xml:space="preserve"> </w:t>
      </w:r>
      <w:proofErr w:type="spellStart"/>
      <w:r w:rsidRPr="00DD4A12">
        <w:t>Katuk</w:t>
      </w:r>
      <w:proofErr w:type="spellEnd"/>
      <w:r w:rsidRPr="00DD4A12">
        <w:t xml:space="preserve"> (2019) </w:t>
      </w:r>
      <w:r w:rsidR="008D3695" w:rsidRPr="00DD4A12">
        <w:t xml:space="preserve">porovnal </w:t>
      </w:r>
      <w:commentRangeStart w:id="79"/>
      <w:commentRangeEnd w:id="79"/>
      <w:r w:rsidR="004D5102" w:rsidRPr="000545ED">
        <w:commentReference w:id="79"/>
      </w:r>
      <w:r w:rsidRPr="00DD4A12">
        <w:t>mobilné aplikácie, ktoré pomáhajú spotrebiteľom pri ich nákupoch potravín.</w:t>
      </w:r>
    </w:p>
    <w:p w14:paraId="64C0B1B2" w14:textId="77777777" w:rsidR="000545ED" w:rsidRPr="00DD4A12" w:rsidRDefault="000545ED" w:rsidP="008B01D0"/>
    <w:p w14:paraId="34CDAC36" w14:textId="6A1EEABE" w:rsidR="006E5472" w:rsidRPr="00A959D8" w:rsidRDefault="006E5472" w:rsidP="00DF5115">
      <w:pPr>
        <w:ind w:firstLine="0"/>
        <w:rPr>
          <w:i/>
          <w:iCs/>
        </w:rPr>
      </w:pPr>
      <w:r w:rsidRPr="00A959D8">
        <w:rPr>
          <w:i/>
          <w:iCs/>
          <w:highlight w:val="yellow"/>
        </w:rPr>
        <w:lastRenderedPageBreak/>
        <w:t xml:space="preserve">Tabuľka </w:t>
      </w:r>
      <w:r w:rsidR="00DF5115" w:rsidRPr="00A959D8">
        <w:rPr>
          <w:i/>
          <w:iCs/>
          <w:highlight w:val="yellow"/>
        </w:rPr>
        <w:t>4</w:t>
      </w:r>
      <w:r w:rsidRPr="00A959D8">
        <w:rPr>
          <w:i/>
          <w:iCs/>
          <w:highlight w:val="yellow"/>
        </w:rPr>
        <w:t xml:space="preserve">. Zoznam aplikácii podľa </w:t>
      </w:r>
      <w:proofErr w:type="spellStart"/>
      <w:r w:rsidRPr="00A959D8">
        <w:rPr>
          <w:i/>
          <w:iCs/>
          <w:highlight w:val="yellow"/>
        </w:rPr>
        <w:t>Katuka</w:t>
      </w:r>
      <w:proofErr w:type="spellEnd"/>
    </w:p>
    <w:tbl>
      <w:tblPr>
        <w:tblStyle w:val="Mriekatabuky"/>
        <w:tblW w:w="0" w:type="auto"/>
        <w:tblInd w:w="-5" w:type="dxa"/>
        <w:tblLook w:val="04A0" w:firstRow="1" w:lastRow="0" w:firstColumn="1" w:lastColumn="0" w:noHBand="0" w:noVBand="1"/>
      </w:tblPr>
      <w:tblGrid>
        <w:gridCol w:w="2977"/>
        <w:gridCol w:w="5522"/>
      </w:tblGrid>
      <w:tr w:rsidR="00591EBD" w:rsidRPr="00DD4A12" w14:paraId="47CC1625" w14:textId="77777777" w:rsidTr="00591EBD">
        <w:tc>
          <w:tcPr>
            <w:tcW w:w="2977" w:type="dxa"/>
          </w:tcPr>
          <w:p w14:paraId="577E739F" w14:textId="4090BE74" w:rsidR="008B01D0" w:rsidRPr="00DD4A12" w:rsidRDefault="008B01D0" w:rsidP="006E5472">
            <w:pPr>
              <w:ind w:firstLine="0"/>
            </w:pPr>
            <w:r w:rsidRPr="00DD4A12">
              <w:t>Názov</w:t>
            </w:r>
          </w:p>
        </w:tc>
        <w:tc>
          <w:tcPr>
            <w:tcW w:w="5522" w:type="dxa"/>
          </w:tcPr>
          <w:p w14:paraId="2926926D" w14:textId="79283B85" w:rsidR="008B01D0" w:rsidRPr="00DD4A12" w:rsidRDefault="008B01D0" w:rsidP="006E5472">
            <w:pPr>
              <w:ind w:firstLine="0"/>
            </w:pPr>
            <w:r w:rsidRPr="00DD4A12">
              <w:t>Popis</w:t>
            </w:r>
          </w:p>
        </w:tc>
      </w:tr>
      <w:tr w:rsidR="00591EBD" w:rsidRPr="00DD4A12" w14:paraId="4FF24B6F" w14:textId="77777777" w:rsidTr="00591EBD">
        <w:tc>
          <w:tcPr>
            <w:tcW w:w="2977" w:type="dxa"/>
          </w:tcPr>
          <w:p w14:paraId="7B7A6C45" w14:textId="20D5BB09" w:rsidR="008B01D0" w:rsidRPr="00DD4A12" w:rsidRDefault="008B01D0" w:rsidP="00591EBD">
            <w:pPr>
              <w:ind w:firstLine="0"/>
            </w:pPr>
            <w:proofErr w:type="spellStart"/>
            <w:r w:rsidRPr="00DD4A12">
              <w:t>Smart</w:t>
            </w:r>
            <w:proofErr w:type="spellEnd"/>
            <w:r w:rsidR="00F4256A" w:rsidRPr="00DD4A12">
              <w:t xml:space="preserve"> </w:t>
            </w:r>
            <w:proofErr w:type="spellStart"/>
            <w:r w:rsidRPr="00DD4A12">
              <w:t>Grocer</w:t>
            </w:r>
            <w:proofErr w:type="spellEnd"/>
            <w:r w:rsidR="00F4256A" w:rsidRPr="00DD4A12">
              <w:t xml:space="preserve"> (</w:t>
            </w:r>
            <w:proofErr w:type="spellStart"/>
            <w:r w:rsidR="00F4256A" w:rsidRPr="00DD4A12">
              <w:t>Jain</w:t>
            </w:r>
            <w:proofErr w:type="spellEnd"/>
            <w:r w:rsidR="00F4256A" w:rsidRPr="00DD4A12">
              <w:t>, 2018)</w:t>
            </w:r>
          </w:p>
        </w:tc>
        <w:tc>
          <w:tcPr>
            <w:tcW w:w="5522" w:type="dxa"/>
          </w:tcPr>
          <w:p w14:paraId="0BFC2833" w14:textId="255BB5DC" w:rsidR="008B01D0" w:rsidRPr="00DD4A12" w:rsidRDefault="008B01D0" w:rsidP="008B01D0">
            <w:pPr>
              <w:ind w:left="360" w:firstLine="0"/>
            </w:pPr>
            <w:proofErr w:type="spellStart"/>
            <w:r w:rsidRPr="00DD4A12">
              <w:t>Smart</w:t>
            </w:r>
            <w:proofErr w:type="spellEnd"/>
            <w:r w:rsidRPr="00DD4A12">
              <w:t xml:space="preserve"> </w:t>
            </w:r>
            <w:proofErr w:type="spellStart"/>
            <w:r w:rsidRPr="00DD4A12">
              <w:t>Grocer</w:t>
            </w:r>
            <w:proofErr w:type="spellEnd"/>
            <w:r w:rsidRPr="00DD4A12">
              <w:t xml:space="preserve"> poskytuje </w:t>
            </w:r>
            <w:proofErr w:type="spellStart"/>
            <w:r w:rsidRPr="00DD4A12">
              <w:t>personalizovaný</w:t>
            </w:r>
            <w:proofErr w:type="spellEnd"/>
            <w:r w:rsidRPr="00DD4A12">
              <w:t xml:space="preserve"> systém  nákupného zoznamu tým, že zbiera históriu nákupov a rozpočet </w:t>
            </w:r>
            <w:r w:rsidR="00675794">
              <w:t>po</w:t>
            </w:r>
            <w:r w:rsidRPr="00DD4A12">
              <w:t xml:space="preserve">užívateľov a udržiava informácie o zásobách potravín vrátane položiek, ktoré </w:t>
            </w:r>
            <w:proofErr w:type="spellStart"/>
            <w:r w:rsidRPr="00DD4A12">
              <w:t>brzy</w:t>
            </w:r>
            <w:proofErr w:type="spellEnd"/>
            <w:r w:rsidRPr="00DD4A12">
              <w:t xml:space="preserve"> vyprší, a položiek na predaj v preferovanom potravinovom obchode.</w:t>
            </w:r>
          </w:p>
          <w:p w14:paraId="22639118" w14:textId="5DCB539A" w:rsidR="008B01D0" w:rsidRPr="00DD4A12" w:rsidDel="004D5102" w:rsidRDefault="008B01D0" w:rsidP="004D5102">
            <w:pPr>
              <w:ind w:left="360" w:firstLine="0"/>
              <w:rPr>
                <w:del w:id="80" w:author="Sinus" w:date="2024-02-11T20:02:00Z"/>
              </w:rPr>
            </w:pPr>
            <w:r w:rsidRPr="00DD4A12">
              <w:t xml:space="preserve">Systém môže automaticky generovať nákupný zoznam na základe receptu, ktorý </w:t>
            </w:r>
            <w:r w:rsidR="00675794">
              <w:t>po</w:t>
            </w:r>
            <w:r w:rsidRPr="00DD4A12">
              <w:t>užívatelia vybrali po vytvorení</w:t>
            </w:r>
            <w:r w:rsidR="00497095">
              <w:t xml:space="preserve"> </w:t>
            </w:r>
          </w:p>
          <w:p w14:paraId="22988350" w14:textId="60C208DA" w:rsidR="008B01D0" w:rsidRPr="00DD4A12" w:rsidRDefault="008B01D0" w:rsidP="008B01D0">
            <w:pPr>
              <w:ind w:left="360" w:firstLine="0"/>
            </w:pPr>
            <w:r w:rsidRPr="00DD4A12">
              <w:t>týždenného plánu jedál.</w:t>
            </w:r>
          </w:p>
        </w:tc>
      </w:tr>
      <w:tr w:rsidR="00591EBD" w:rsidRPr="00DD4A12" w14:paraId="480ABBD7" w14:textId="77777777" w:rsidTr="00591EBD">
        <w:tc>
          <w:tcPr>
            <w:tcW w:w="2977" w:type="dxa"/>
          </w:tcPr>
          <w:p w14:paraId="1D44C415" w14:textId="51951AEA" w:rsidR="008B01D0" w:rsidRPr="00DD4A12" w:rsidRDefault="008B01D0" w:rsidP="00497095">
            <w:pPr>
              <w:ind w:firstLine="0"/>
              <w:jc w:val="left"/>
            </w:pPr>
            <w:proofErr w:type="spellStart"/>
            <w:r w:rsidRPr="00DD4A12">
              <w:t>MyNutriCart</w:t>
            </w:r>
            <w:proofErr w:type="spellEnd"/>
            <w:r w:rsidR="003D36EB" w:rsidRPr="00DD4A12">
              <w:t xml:space="preserve"> (</w:t>
            </w:r>
            <w:proofErr w:type="spellStart"/>
            <w:r w:rsidR="003D36EB" w:rsidRPr="00DD4A12">
              <w:t>López</w:t>
            </w:r>
            <w:proofErr w:type="spellEnd"/>
            <w:r w:rsidR="003D36EB" w:rsidRPr="00DD4A12">
              <w:t>, 2017)</w:t>
            </w:r>
          </w:p>
        </w:tc>
        <w:tc>
          <w:tcPr>
            <w:tcW w:w="5522" w:type="dxa"/>
          </w:tcPr>
          <w:p w14:paraId="72231C8A" w14:textId="123BFDD6" w:rsidR="008B01D0" w:rsidRPr="00DD4A12" w:rsidRDefault="008B01D0" w:rsidP="008B01D0">
            <w:pPr>
              <w:ind w:left="360" w:firstLine="0"/>
            </w:pPr>
            <w:proofErr w:type="spellStart"/>
            <w:r w:rsidRPr="00DD4A12">
              <w:t>MyNutriCart</w:t>
            </w:r>
            <w:proofErr w:type="spellEnd"/>
            <w:r w:rsidRPr="00DD4A12">
              <w:t xml:space="preserve"> je systém, ktorý si kládol za cieľ zlepšiť potraviny zakúpené v potravinových obchodoch s ohľadom na rozpočet </w:t>
            </w:r>
            <w:r w:rsidR="00675794">
              <w:t>po</w:t>
            </w:r>
            <w:r w:rsidRPr="00DD4A12">
              <w:t xml:space="preserve">užívateľa a zároveň dosiahnuť zdravú stravu odporúčanú Smernicami pre Američanov v oblasti výživy. Systém môže generovať nákupný zoznam zdravých potravín, ktoré zodpovedajú zdravotnému stavu </w:t>
            </w:r>
            <w:r w:rsidR="00675794">
              <w:t>po</w:t>
            </w:r>
            <w:r w:rsidRPr="00DD4A12">
              <w:t>užívateľov a členov rodiny.</w:t>
            </w:r>
          </w:p>
        </w:tc>
      </w:tr>
      <w:tr w:rsidR="00591EBD" w:rsidRPr="00DD4A12" w14:paraId="77852CC0" w14:textId="77777777" w:rsidTr="00591EBD">
        <w:tc>
          <w:tcPr>
            <w:tcW w:w="2977" w:type="dxa"/>
          </w:tcPr>
          <w:p w14:paraId="5ED4FB8C" w14:textId="0B1114BB" w:rsidR="008B01D0" w:rsidRPr="00DD4A12" w:rsidRDefault="008B01D0" w:rsidP="00497095">
            <w:pPr>
              <w:ind w:firstLine="0"/>
              <w:jc w:val="left"/>
            </w:pPr>
            <w:proofErr w:type="spellStart"/>
            <w:r w:rsidRPr="00DD4A12">
              <w:t>The</w:t>
            </w:r>
            <w:proofErr w:type="spellEnd"/>
            <w:r w:rsidRPr="00DD4A12">
              <w:t xml:space="preserve"> </w:t>
            </w:r>
            <w:proofErr w:type="spellStart"/>
            <w:r w:rsidRPr="00DD4A12">
              <w:t>Smart</w:t>
            </w:r>
            <w:proofErr w:type="spellEnd"/>
            <w:r w:rsidRPr="00DD4A12">
              <w:t xml:space="preserve"> </w:t>
            </w:r>
            <w:proofErr w:type="spellStart"/>
            <w:r w:rsidRPr="00DD4A12">
              <w:t>Shopping</w:t>
            </w:r>
            <w:proofErr w:type="spellEnd"/>
            <w:r w:rsidRPr="00DD4A12">
              <w:t xml:space="preserve"> List</w:t>
            </w:r>
            <w:r w:rsidR="00CC57DA" w:rsidRPr="00DD4A12">
              <w:t xml:space="preserve"> (</w:t>
            </w:r>
            <w:proofErr w:type="spellStart"/>
            <w:r w:rsidR="00CC57DA" w:rsidRPr="00DD4A12">
              <w:t>DeSimone</w:t>
            </w:r>
            <w:proofErr w:type="spellEnd"/>
            <w:r w:rsidR="00CC57DA" w:rsidRPr="00DD4A12">
              <w:t>, 2017)</w:t>
            </w:r>
          </w:p>
        </w:tc>
        <w:tc>
          <w:tcPr>
            <w:tcW w:w="5522" w:type="dxa"/>
          </w:tcPr>
          <w:p w14:paraId="1E736586" w14:textId="59046CA6" w:rsidR="008B01D0" w:rsidRPr="00DD4A12" w:rsidRDefault="008B01D0" w:rsidP="008B01D0">
            <w:pPr>
              <w:ind w:left="360" w:firstLine="0"/>
            </w:pPr>
            <w:proofErr w:type="spellStart"/>
            <w:r w:rsidRPr="00DD4A12">
              <w:t>The</w:t>
            </w:r>
            <w:proofErr w:type="spellEnd"/>
            <w:r w:rsidRPr="00DD4A12">
              <w:t xml:space="preserve"> </w:t>
            </w:r>
            <w:proofErr w:type="spellStart"/>
            <w:r w:rsidRPr="00DD4A12">
              <w:t>Smart</w:t>
            </w:r>
            <w:proofErr w:type="spellEnd"/>
            <w:r w:rsidRPr="00DD4A12">
              <w:t xml:space="preserve"> </w:t>
            </w:r>
            <w:proofErr w:type="spellStart"/>
            <w:r w:rsidRPr="00DD4A12">
              <w:t>Shopping</w:t>
            </w:r>
            <w:proofErr w:type="spellEnd"/>
            <w:r w:rsidRPr="00DD4A12">
              <w:t xml:space="preserve"> List uľahčuje vytváranie nákupného zoznamu poskytovaním základných funkcií pridávania, odoberania alebo odškrtnutia položiek z</w:t>
            </w:r>
          </w:p>
          <w:p w14:paraId="2BC31EE6" w14:textId="2285AAD9" w:rsidR="008B01D0" w:rsidRPr="00DD4A12" w:rsidRDefault="008B01D0" w:rsidP="008B01D0">
            <w:pPr>
              <w:ind w:left="360" w:firstLine="0"/>
            </w:pPr>
            <w:r w:rsidRPr="00DD4A12">
              <w:t xml:space="preserve">nákupného zoznamu. Slúži tiež ako systém odporúčaní, ktorý odporúča </w:t>
            </w:r>
            <w:r w:rsidR="00675794">
              <w:t>po</w:t>
            </w:r>
            <w:r w:rsidRPr="00DD4A12">
              <w:t>užívateľom potravinový obchod, ktorý by mohol mať najlepšie ponuky na základe zoznamu potravín uvedeného v zozname. Poskytuje tiež pripomienku o možných chýbajúcich alebo zabudnutých položkách.</w:t>
            </w:r>
          </w:p>
        </w:tc>
      </w:tr>
      <w:tr w:rsidR="00591EBD" w:rsidRPr="00DD4A12" w14:paraId="4EF8BBC8" w14:textId="77777777" w:rsidTr="00591EBD">
        <w:tc>
          <w:tcPr>
            <w:tcW w:w="2977" w:type="dxa"/>
          </w:tcPr>
          <w:p w14:paraId="79E9B958" w14:textId="77777777" w:rsidR="00497095" w:rsidRDefault="008B01D0" w:rsidP="00497095">
            <w:pPr>
              <w:ind w:firstLine="0"/>
              <w:jc w:val="left"/>
            </w:pPr>
            <w:r w:rsidRPr="00DD4A12">
              <w:t>AR-</w:t>
            </w:r>
            <w:proofErr w:type="spellStart"/>
            <w:r w:rsidRPr="00DD4A12">
              <w:t>Assisted</w:t>
            </w:r>
            <w:proofErr w:type="spellEnd"/>
            <w:r w:rsidRPr="00DD4A12">
              <w:t xml:space="preserve"> Mobile </w:t>
            </w:r>
            <w:proofErr w:type="spellStart"/>
            <w:r w:rsidRPr="00DD4A12">
              <w:t>Grocery</w:t>
            </w:r>
            <w:proofErr w:type="spellEnd"/>
            <w:r w:rsidRPr="00DD4A12">
              <w:t xml:space="preserve"> </w:t>
            </w:r>
            <w:proofErr w:type="spellStart"/>
            <w:r w:rsidRPr="00DD4A12">
              <w:t>Shopping</w:t>
            </w:r>
            <w:proofErr w:type="spellEnd"/>
            <w:r w:rsidR="00CC57DA" w:rsidRPr="00DD4A12">
              <w:t xml:space="preserve"> </w:t>
            </w:r>
          </w:p>
          <w:p w14:paraId="4B12C1BA" w14:textId="5C531216" w:rsidR="008B01D0" w:rsidRPr="00DD4A12" w:rsidRDefault="00CC57DA" w:rsidP="00497095">
            <w:pPr>
              <w:ind w:firstLine="0"/>
              <w:jc w:val="left"/>
            </w:pPr>
            <w:r w:rsidRPr="00DD4A12">
              <w:t>(</w:t>
            </w:r>
            <w:proofErr w:type="spellStart"/>
            <w:r w:rsidRPr="00DD4A12">
              <w:t>Ahn</w:t>
            </w:r>
            <w:proofErr w:type="spellEnd"/>
            <w:r w:rsidRPr="00DD4A12">
              <w:t>, 2015)</w:t>
            </w:r>
          </w:p>
        </w:tc>
        <w:tc>
          <w:tcPr>
            <w:tcW w:w="5522" w:type="dxa"/>
          </w:tcPr>
          <w:p w14:paraId="35E931D3" w14:textId="7CF811D5" w:rsidR="008B01D0" w:rsidRPr="00DD4A12" w:rsidRDefault="008B01D0" w:rsidP="008B01D0">
            <w:pPr>
              <w:ind w:left="360" w:firstLine="0"/>
            </w:pPr>
            <w:r w:rsidRPr="00DD4A12">
              <w:t>AR-</w:t>
            </w:r>
            <w:proofErr w:type="spellStart"/>
            <w:r w:rsidRPr="00DD4A12">
              <w:t>Assisted</w:t>
            </w:r>
            <w:proofErr w:type="spellEnd"/>
            <w:r w:rsidRPr="00DD4A12">
              <w:t xml:space="preserve"> Mobile </w:t>
            </w:r>
            <w:proofErr w:type="spellStart"/>
            <w:r w:rsidRPr="00DD4A12">
              <w:t>Grocery</w:t>
            </w:r>
            <w:proofErr w:type="spellEnd"/>
            <w:r w:rsidRPr="00DD4A12">
              <w:t xml:space="preserve"> </w:t>
            </w:r>
            <w:proofErr w:type="spellStart"/>
            <w:r w:rsidRPr="00DD4A12">
              <w:t>Shopping</w:t>
            </w:r>
            <w:proofErr w:type="spellEnd"/>
            <w:r w:rsidRPr="00DD4A12">
              <w:t xml:space="preserve"> </w:t>
            </w:r>
            <w:proofErr w:type="spellStart"/>
            <w:r w:rsidRPr="00DD4A12">
              <w:t>app</w:t>
            </w:r>
            <w:proofErr w:type="spellEnd"/>
            <w:r w:rsidRPr="00DD4A12">
              <w:t xml:space="preserve"> poskytuje </w:t>
            </w:r>
            <w:r w:rsidR="00675794">
              <w:t>po</w:t>
            </w:r>
            <w:r w:rsidRPr="00DD4A12">
              <w:t xml:space="preserve">užívateľom podporu pri navigácii po uliciach potravín v obchode. Technológia rozšírenej </w:t>
            </w:r>
            <w:r w:rsidRPr="00DD4A12">
              <w:lastRenderedPageBreak/>
              <w:t>reality je použitá na označenie potravín farbami na ulici, aby ukázala zdravé a nezdravé potraviny. Aplikácia skracuje čas</w:t>
            </w:r>
          </w:p>
          <w:p w14:paraId="299EDFB4" w14:textId="53D111C3" w:rsidR="008B01D0" w:rsidRPr="00DD4A12" w:rsidRDefault="00675794" w:rsidP="008B01D0">
            <w:pPr>
              <w:ind w:left="360" w:firstLine="0"/>
            </w:pPr>
            <w:r>
              <w:t>po</w:t>
            </w:r>
            <w:r w:rsidR="008B01D0" w:rsidRPr="00DD4A12">
              <w:t>užívateľov pri hľadaní zdravých a nezdravých potravín počas nákupov potravín.</w:t>
            </w:r>
          </w:p>
        </w:tc>
      </w:tr>
    </w:tbl>
    <w:p w14:paraId="5C692EA3" w14:textId="77777777" w:rsidR="00DF5115" w:rsidRPr="00DD4A12" w:rsidRDefault="00DF5115" w:rsidP="00623821">
      <w:pPr>
        <w:ind w:firstLine="0"/>
      </w:pPr>
    </w:p>
    <w:p w14:paraId="62AC0ACD" w14:textId="489FF028" w:rsidR="005A3389" w:rsidRPr="00DD4A12" w:rsidRDefault="00FB50EB">
      <w:pPr>
        <w:ind w:firstLine="0"/>
      </w:pPr>
      <w:r w:rsidRPr="00DD4A12">
        <w:br w:type="page"/>
      </w:r>
      <w:bookmarkStart w:id="81" w:name="_Toc309047440"/>
      <w:bookmarkStart w:id="82" w:name="_Toc309047486"/>
      <w:bookmarkStart w:id="83" w:name="_Toc309047603"/>
      <w:bookmarkStart w:id="84" w:name="_Toc339279017"/>
    </w:p>
    <w:p w14:paraId="1E719C44" w14:textId="16E4CD7E" w:rsidR="00A06321" w:rsidRPr="00DD4A12" w:rsidRDefault="00FF638D" w:rsidP="00C17163">
      <w:pPr>
        <w:pStyle w:val="Nadpis1"/>
      </w:pPr>
      <w:bookmarkStart w:id="85" w:name="_Toc162902739"/>
      <w:r w:rsidRPr="00DD4A12">
        <w:lastRenderedPageBreak/>
        <w:t>2</w:t>
      </w:r>
      <w:r w:rsidRPr="00DD4A12">
        <w:tab/>
        <w:t>C</w:t>
      </w:r>
      <w:r w:rsidR="00363F29" w:rsidRPr="00DD4A12">
        <w:t>iele</w:t>
      </w:r>
      <w:r w:rsidRPr="00DD4A12">
        <w:t xml:space="preserve"> </w:t>
      </w:r>
      <w:r w:rsidR="0088142C" w:rsidRPr="00DD4A12">
        <w:t>záverečnej p</w:t>
      </w:r>
      <w:r w:rsidR="00A06321" w:rsidRPr="00DD4A12">
        <w:t>ráce</w:t>
      </w:r>
      <w:bookmarkEnd w:id="81"/>
      <w:bookmarkEnd w:id="82"/>
      <w:bookmarkEnd w:id="83"/>
      <w:bookmarkEnd w:id="84"/>
      <w:bookmarkEnd w:id="85"/>
    </w:p>
    <w:p w14:paraId="1AD6332E" w14:textId="3D3E5E15" w:rsidR="00B31082" w:rsidRPr="00DD4A12" w:rsidRDefault="00B31082" w:rsidP="00725262">
      <w:pPr>
        <w:rPr>
          <w:lang w:eastAsia="sk-SK"/>
        </w:rPr>
      </w:pPr>
      <w:bookmarkStart w:id="86" w:name="_Toc309047441"/>
      <w:bookmarkStart w:id="87" w:name="_Toc309047487"/>
      <w:bookmarkStart w:id="88" w:name="_Toc309047604"/>
      <w:r w:rsidRPr="00DD4A12">
        <w:rPr>
          <w:lang w:eastAsia="sk-SK"/>
        </w:rPr>
        <w:t>Cieľom tejto bakalárskej</w:t>
      </w:r>
      <w:r w:rsidR="00725262" w:rsidRPr="00DD4A12">
        <w:rPr>
          <w:lang w:eastAsia="sk-SK"/>
        </w:rPr>
        <w:t xml:space="preserve"> práce je vytvoriť aplikáciu  na operačný systém Android, ktorá bude plniť funkciu nákupného zoznamu. Pre výmenu dát bude aplikácia komunikovať s</w:t>
      </w:r>
      <w:r w:rsidR="00A16A93" w:rsidRPr="00DD4A12">
        <w:rPr>
          <w:lang w:eastAsia="sk-SK"/>
        </w:rPr>
        <w:t xml:space="preserve"> Apache </w:t>
      </w:r>
      <w:r w:rsidR="00725262" w:rsidRPr="00DD4A12">
        <w:rPr>
          <w:lang w:eastAsia="sk-SK"/>
        </w:rPr>
        <w:t>serverom</w:t>
      </w:r>
      <w:r w:rsidR="00A16A93" w:rsidRPr="00DD4A12">
        <w:rPr>
          <w:lang w:eastAsia="sk-SK"/>
        </w:rPr>
        <w:t>, ktorý bude pristupovať k MySQL databáze</w:t>
      </w:r>
      <w:r w:rsidR="00725262" w:rsidRPr="00DD4A12">
        <w:rPr>
          <w:lang w:eastAsia="sk-SK"/>
        </w:rPr>
        <w:t>.</w:t>
      </w:r>
    </w:p>
    <w:p w14:paraId="5B079EF5" w14:textId="081AE0D5" w:rsidR="00292A63" w:rsidRPr="00DD4A12" w:rsidRDefault="00A959D8" w:rsidP="00497095">
      <w:pPr>
        <w:rPr>
          <w:lang w:eastAsia="sk-SK"/>
        </w:rPr>
      </w:pPr>
      <w:r w:rsidRPr="00A959D8">
        <w:rPr>
          <w:highlight w:val="yellow"/>
          <w:lang w:eastAsia="sk-SK"/>
        </w:rPr>
        <w:t>B</w:t>
      </w:r>
      <w:r w:rsidR="00497095" w:rsidRPr="00A959D8">
        <w:rPr>
          <w:highlight w:val="yellow"/>
          <w:lang w:eastAsia="sk-SK"/>
        </w:rPr>
        <w:t xml:space="preserve">oli stanovené </w:t>
      </w:r>
      <w:r w:rsidRPr="00A959D8">
        <w:rPr>
          <w:highlight w:val="yellow"/>
          <w:lang w:eastAsia="sk-SK"/>
        </w:rPr>
        <w:t xml:space="preserve">nasledovné </w:t>
      </w:r>
      <w:proofErr w:type="spellStart"/>
      <w:r w:rsidR="00497095" w:rsidRPr="00A959D8">
        <w:rPr>
          <w:highlight w:val="yellow"/>
          <w:lang w:eastAsia="sk-SK"/>
        </w:rPr>
        <w:t>p</w:t>
      </w:r>
      <w:r w:rsidR="002D3765" w:rsidRPr="00A959D8">
        <w:rPr>
          <w:highlight w:val="yellow"/>
          <w:lang w:eastAsia="sk-SK"/>
        </w:rPr>
        <w:t>od</w:t>
      </w:r>
      <w:r w:rsidR="003B22F6" w:rsidRPr="00A959D8">
        <w:rPr>
          <w:highlight w:val="yellow"/>
          <w:lang w:eastAsia="sk-SK"/>
        </w:rPr>
        <w:t>c</w:t>
      </w:r>
      <w:r w:rsidR="002D3765" w:rsidRPr="00A959D8">
        <w:rPr>
          <w:highlight w:val="yellow"/>
          <w:lang w:eastAsia="sk-SK"/>
        </w:rPr>
        <w:t>iele</w:t>
      </w:r>
      <w:proofErr w:type="spellEnd"/>
      <w:r w:rsidRPr="00A959D8">
        <w:rPr>
          <w:highlight w:val="yellow"/>
          <w:lang w:eastAsia="sk-SK"/>
        </w:rPr>
        <w:t xml:space="preserve">, v súlade s postupnosťou </w:t>
      </w:r>
      <w:r w:rsidR="00497095" w:rsidRPr="00A959D8">
        <w:rPr>
          <w:highlight w:val="yellow"/>
          <w:lang w:eastAsia="sk-SK"/>
        </w:rPr>
        <w:t xml:space="preserve">krokov </w:t>
      </w:r>
      <w:r w:rsidRPr="00A959D8">
        <w:rPr>
          <w:highlight w:val="yellow"/>
          <w:lang w:eastAsia="sk-SK"/>
        </w:rPr>
        <w:t>k dosiahnutiu zadefinovaného hlavného cieľa práce:</w:t>
      </w:r>
    </w:p>
    <w:p w14:paraId="4813FFD0" w14:textId="0A300DFE" w:rsidR="004D5102" w:rsidRPr="00497095" w:rsidRDefault="004D5102" w:rsidP="00497095">
      <w:pPr>
        <w:pStyle w:val="Odsekzoznamu"/>
        <w:numPr>
          <w:ilvl w:val="0"/>
          <w:numId w:val="40"/>
        </w:numPr>
        <w:ind w:left="714" w:hanging="357"/>
        <w:jc w:val="left"/>
        <w:rPr>
          <w:b w:val="0"/>
          <w:bCs w:val="0"/>
          <w:i w:val="0"/>
          <w:iCs w:val="0"/>
          <w:lang w:eastAsia="sk-SK"/>
        </w:rPr>
      </w:pPr>
      <w:r w:rsidRPr="00497095">
        <w:rPr>
          <w:b w:val="0"/>
          <w:bCs w:val="0"/>
          <w:i w:val="0"/>
          <w:iCs w:val="0"/>
          <w:lang w:eastAsia="sk-SK"/>
        </w:rPr>
        <w:t>návrh konceptu aplikácie pre tvorbu nákupných zoznamov</w:t>
      </w:r>
      <w:r w:rsidR="00A959D8">
        <w:rPr>
          <w:b w:val="0"/>
          <w:bCs w:val="0"/>
          <w:i w:val="0"/>
          <w:iCs w:val="0"/>
          <w:lang w:eastAsia="sk-SK"/>
        </w:rPr>
        <w:t>,</w:t>
      </w:r>
    </w:p>
    <w:p w14:paraId="7D18426F" w14:textId="70958F1B" w:rsidR="003827A7" w:rsidRPr="00497095" w:rsidRDefault="004D5102" w:rsidP="00497095">
      <w:pPr>
        <w:pStyle w:val="Odsekzoznamu"/>
        <w:numPr>
          <w:ilvl w:val="0"/>
          <w:numId w:val="40"/>
        </w:numPr>
        <w:ind w:left="714" w:hanging="357"/>
        <w:jc w:val="left"/>
        <w:rPr>
          <w:b w:val="0"/>
          <w:bCs w:val="0"/>
          <w:i w:val="0"/>
          <w:iCs w:val="0"/>
          <w:lang w:eastAsia="sk-SK"/>
        </w:rPr>
      </w:pPr>
      <w:r w:rsidRPr="00497095">
        <w:rPr>
          <w:b w:val="0"/>
          <w:bCs w:val="0"/>
          <w:i w:val="0"/>
          <w:iCs w:val="0"/>
          <w:lang w:eastAsia="sk-SK"/>
        </w:rPr>
        <w:t>definícia dátovej vrstvy</w:t>
      </w:r>
      <w:r w:rsidR="00A959D8">
        <w:rPr>
          <w:b w:val="0"/>
          <w:bCs w:val="0"/>
          <w:i w:val="0"/>
          <w:iCs w:val="0"/>
          <w:lang w:eastAsia="sk-SK"/>
        </w:rPr>
        <w:t>,</w:t>
      </w:r>
    </w:p>
    <w:p w14:paraId="37E69A1E" w14:textId="4CDA4CE6" w:rsidR="004D5102" w:rsidRPr="00497095" w:rsidRDefault="004D5102" w:rsidP="00497095">
      <w:pPr>
        <w:pStyle w:val="Odsekzoznamu"/>
        <w:numPr>
          <w:ilvl w:val="0"/>
          <w:numId w:val="40"/>
        </w:numPr>
        <w:ind w:left="714" w:hanging="357"/>
        <w:jc w:val="left"/>
        <w:rPr>
          <w:b w:val="0"/>
          <w:bCs w:val="0"/>
          <w:i w:val="0"/>
          <w:iCs w:val="0"/>
          <w:lang w:eastAsia="sk-SK"/>
        </w:rPr>
      </w:pPr>
      <w:r w:rsidRPr="00497095">
        <w:rPr>
          <w:b w:val="0"/>
          <w:bCs w:val="0"/>
          <w:i w:val="0"/>
          <w:iCs w:val="0"/>
          <w:lang w:eastAsia="sk-SK"/>
        </w:rPr>
        <w:t xml:space="preserve">vytvorenie skriptov </w:t>
      </w:r>
      <w:proofErr w:type="spellStart"/>
      <w:r w:rsidRPr="00A959D8">
        <w:rPr>
          <w:b w:val="0"/>
          <w:bCs w:val="0"/>
          <w:i w:val="0"/>
          <w:iCs w:val="0"/>
          <w:color w:val="C00000"/>
          <w:lang w:eastAsia="sk-SK"/>
        </w:rPr>
        <w:t>obluhujúcich</w:t>
      </w:r>
      <w:proofErr w:type="spellEnd"/>
      <w:r w:rsidRPr="00A959D8">
        <w:rPr>
          <w:b w:val="0"/>
          <w:bCs w:val="0"/>
          <w:i w:val="0"/>
          <w:iCs w:val="0"/>
          <w:color w:val="C00000"/>
          <w:lang w:eastAsia="sk-SK"/>
        </w:rPr>
        <w:t xml:space="preserve"> </w:t>
      </w:r>
      <w:proofErr w:type="spellStart"/>
      <w:r w:rsidRPr="00497095">
        <w:rPr>
          <w:b w:val="0"/>
          <w:bCs w:val="0"/>
          <w:i w:val="0"/>
          <w:iCs w:val="0"/>
          <w:lang w:eastAsia="sk-SK"/>
        </w:rPr>
        <w:t>endpointy</w:t>
      </w:r>
      <w:proofErr w:type="spellEnd"/>
      <w:r w:rsidRPr="00497095">
        <w:rPr>
          <w:b w:val="0"/>
          <w:bCs w:val="0"/>
          <w:i w:val="0"/>
          <w:iCs w:val="0"/>
          <w:lang w:eastAsia="sk-SK"/>
        </w:rPr>
        <w:t xml:space="preserve"> pr</w:t>
      </w:r>
      <w:r w:rsidR="0018743E" w:rsidRPr="00497095">
        <w:rPr>
          <w:b w:val="0"/>
          <w:bCs w:val="0"/>
          <w:i w:val="0"/>
          <w:iCs w:val="0"/>
          <w:lang w:eastAsia="sk-SK"/>
        </w:rPr>
        <w:t xml:space="preserve">e </w:t>
      </w:r>
      <w:r w:rsidRPr="00497095">
        <w:rPr>
          <w:b w:val="0"/>
          <w:bCs w:val="0"/>
          <w:i w:val="0"/>
          <w:iCs w:val="0"/>
          <w:lang w:eastAsia="sk-SK"/>
        </w:rPr>
        <w:t>prácu s</w:t>
      </w:r>
      <w:r w:rsidR="00A959D8">
        <w:rPr>
          <w:b w:val="0"/>
          <w:bCs w:val="0"/>
          <w:i w:val="0"/>
          <w:iCs w:val="0"/>
          <w:lang w:eastAsia="sk-SK"/>
        </w:rPr>
        <w:t> </w:t>
      </w:r>
      <w:r w:rsidRPr="00497095">
        <w:rPr>
          <w:b w:val="0"/>
          <w:bCs w:val="0"/>
          <w:i w:val="0"/>
          <w:iCs w:val="0"/>
          <w:lang w:eastAsia="sk-SK"/>
        </w:rPr>
        <w:t>údajmi</w:t>
      </w:r>
      <w:r w:rsidR="00A959D8">
        <w:rPr>
          <w:b w:val="0"/>
          <w:bCs w:val="0"/>
          <w:i w:val="0"/>
          <w:iCs w:val="0"/>
          <w:lang w:eastAsia="sk-SK"/>
        </w:rPr>
        <w:t>,</w:t>
      </w:r>
    </w:p>
    <w:p w14:paraId="3157264F" w14:textId="72913EDA" w:rsidR="00292A63" w:rsidRPr="00497095" w:rsidRDefault="00292A63" w:rsidP="00497095">
      <w:pPr>
        <w:pStyle w:val="Odsekzoznamu"/>
        <w:numPr>
          <w:ilvl w:val="0"/>
          <w:numId w:val="40"/>
        </w:numPr>
        <w:ind w:left="714" w:hanging="357"/>
        <w:jc w:val="left"/>
        <w:rPr>
          <w:b w:val="0"/>
          <w:bCs w:val="0"/>
          <w:i w:val="0"/>
          <w:iCs w:val="0"/>
          <w:lang w:eastAsia="sk-SK"/>
        </w:rPr>
      </w:pPr>
      <w:r w:rsidRPr="00497095">
        <w:rPr>
          <w:b w:val="0"/>
          <w:bCs w:val="0"/>
          <w:i w:val="0"/>
          <w:iCs w:val="0"/>
          <w:lang w:eastAsia="sk-SK"/>
        </w:rPr>
        <w:t>implementácia spojenia v mobilnej aplikácii s Apache serverom,</w:t>
      </w:r>
    </w:p>
    <w:p w14:paraId="33A29F44" w14:textId="1EBE67EE" w:rsidR="00292A63" w:rsidRPr="00497095" w:rsidRDefault="00292A63" w:rsidP="00497095">
      <w:pPr>
        <w:pStyle w:val="Odsekzoznamu"/>
        <w:numPr>
          <w:ilvl w:val="0"/>
          <w:numId w:val="40"/>
        </w:numPr>
        <w:ind w:left="714" w:hanging="357"/>
        <w:jc w:val="left"/>
        <w:rPr>
          <w:b w:val="0"/>
          <w:bCs w:val="0"/>
          <w:i w:val="0"/>
          <w:iCs w:val="0"/>
          <w:lang w:eastAsia="sk-SK"/>
        </w:rPr>
      </w:pPr>
      <w:r w:rsidRPr="00497095">
        <w:rPr>
          <w:b w:val="0"/>
          <w:bCs w:val="0"/>
          <w:i w:val="0"/>
          <w:iCs w:val="0"/>
          <w:lang w:eastAsia="sk-SK"/>
        </w:rPr>
        <w:t xml:space="preserve">návrh </w:t>
      </w:r>
      <w:r w:rsidR="004D5102" w:rsidRPr="00497095">
        <w:rPr>
          <w:b w:val="0"/>
          <w:bCs w:val="0"/>
          <w:i w:val="0"/>
          <w:iCs w:val="0"/>
          <w:lang w:eastAsia="sk-SK"/>
        </w:rPr>
        <w:t>po</w:t>
      </w:r>
      <w:r w:rsidRPr="00497095">
        <w:rPr>
          <w:b w:val="0"/>
          <w:bCs w:val="0"/>
          <w:i w:val="0"/>
          <w:iCs w:val="0"/>
          <w:lang w:eastAsia="sk-SK"/>
        </w:rPr>
        <w:t>užívateľského rozhrania mobilnej aplikácie,</w:t>
      </w:r>
    </w:p>
    <w:p w14:paraId="4BB744BF" w14:textId="3CB1F2AA" w:rsidR="00292A63" w:rsidRPr="00497095" w:rsidRDefault="00292A63" w:rsidP="00497095">
      <w:pPr>
        <w:pStyle w:val="Odsekzoznamu"/>
        <w:numPr>
          <w:ilvl w:val="0"/>
          <w:numId w:val="40"/>
        </w:numPr>
        <w:ind w:left="714" w:hanging="357"/>
        <w:jc w:val="left"/>
        <w:rPr>
          <w:b w:val="0"/>
          <w:bCs w:val="0"/>
          <w:i w:val="0"/>
          <w:iCs w:val="0"/>
          <w:lang w:eastAsia="sk-SK"/>
        </w:rPr>
      </w:pPr>
      <w:r w:rsidRPr="00497095">
        <w:rPr>
          <w:b w:val="0"/>
          <w:bCs w:val="0"/>
          <w:i w:val="0"/>
          <w:iCs w:val="0"/>
          <w:lang w:eastAsia="sk-SK"/>
        </w:rPr>
        <w:t xml:space="preserve">implementácia </w:t>
      </w:r>
      <w:r w:rsidR="004D5102" w:rsidRPr="00497095">
        <w:rPr>
          <w:b w:val="0"/>
          <w:bCs w:val="0"/>
          <w:i w:val="0"/>
          <w:iCs w:val="0"/>
          <w:lang w:eastAsia="sk-SK"/>
        </w:rPr>
        <w:t>aplikácie,</w:t>
      </w:r>
    </w:p>
    <w:p w14:paraId="4E28BB45" w14:textId="713B579B" w:rsidR="00FB5004" w:rsidRPr="00497095" w:rsidRDefault="004D5102" w:rsidP="00497095">
      <w:pPr>
        <w:pStyle w:val="Odsekzoznamu"/>
        <w:numPr>
          <w:ilvl w:val="0"/>
          <w:numId w:val="40"/>
        </w:numPr>
        <w:ind w:left="714" w:hanging="357"/>
        <w:jc w:val="left"/>
        <w:rPr>
          <w:b w:val="0"/>
          <w:bCs w:val="0"/>
          <w:i w:val="0"/>
          <w:iCs w:val="0"/>
          <w:lang w:eastAsia="sk-SK"/>
        </w:rPr>
      </w:pPr>
      <w:bookmarkStart w:id="89" w:name="_Toc339279018"/>
      <w:bookmarkStart w:id="90" w:name="_Toc309047444"/>
      <w:bookmarkStart w:id="91" w:name="_Toc309047490"/>
      <w:bookmarkStart w:id="92" w:name="_Toc309047607"/>
      <w:bookmarkStart w:id="93" w:name="_Toc339279022"/>
      <w:bookmarkEnd w:id="86"/>
      <w:bookmarkEnd w:id="87"/>
      <w:bookmarkEnd w:id="88"/>
      <w:r w:rsidRPr="00497095">
        <w:rPr>
          <w:b w:val="0"/>
          <w:bCs w:val="0"/>
          <w:i w:val="0"/>
          <w:iCs w:val="0"/>
          <w:lang w:eastAsia="sk-SK"/>
        </w:rPr>
        <w:t>testovanie aplikácie a testovanie používateľského rozhrania ľudským používateľmi.</w:t>
      </w:r>
    </w:p>
    <w:p w14:paraId="74A1A31C" w14:textId="77777777" w:rsidR="00FB5004" w:rsidRPr="00DD4A12" w:rsidRDefault="00FB5004">
      <w:pPr>
        <w:ind w:firstLine="0"/>
        <w:rPr>
          <w:lang w:eastAsia="sk-SK"/>
        </w:rPr>
      </w:pPr>
      <w:r w:rsidRPr="00DD4A12">
        <w:rPr>
          <w:lang w:eastAsia="sk-SK"/>
        </w:rPr>
        <w:br w:type="page"/>
      </w:r>
    </w:p>
    <w:p w14:paraId="2F7793E7" w14:textId="04A922BD" w:rsidR="00A959D8" w:rsidRDefault="00A959D8" w:rsidP="00387499">
      <w:pPr>
        <w:pStyle w:val="Nadpis1"/>
      </w:pPr>
      <w:bookmarkStart w:id="94" w:name="_Toc115533887"/>
      <w:bookmarkStart w:id="95" w:name="_Toc162902740"/>
      <w:bookmarkStart w:id="96" w:name="_Hlk162897124"/>
      <w:bookmarkEnd w:id="89"/>
      <w:r>
        <w:lastRenderedPageBreak/>
        <w:t>3</w:t>
      </w:r>
      <w:r>
        <w:tab/>
        <w:t>Návrh a metodika</w:t>
      </w:r>
      <w:bookmarkEnd w:id="94"/>
      <w:bookmarkEnd w:id="95"/>
    </w:p>
    <w:p w14:paraId="4ABA8644" w14:textId="67A65006" w:rsidR="00A959D8" w:rsidRDefault="00A959D8" w:rsidP="00A959D8">
      <w:pPr>
        <w:pStyle w:val="Nadpis2"/>
        <w:jc w:val="left"/>
      </w:pPr>
      <w:bookmarkStart w:id="97" w:name="_Toc115533888"/>
      <w:bookmarkStart w:id="98" w:name="_Toc162902741"/>
      <w:bookmarkEnd w:id="96"/>
      <w:r>
        <w:t xml:space="preserve">3.1 </w:t>
      </w:r>
      <w:r>
        <w:tab/>
        <w:t>Návrh softvéru</w:t>
      </w:r>
      <w:bookmarkEnd w:id="97"/>
      <w:bookmarkEnd w:id="98"/>
    </w:p>
    <w:p w14:paraId="7D59EF13" w14:textId="0B61B8E1" w:rsidR="001051CC" w:rsidRPr="00E40094" w:rsidRDefault="00E40094" w:rsidP="00E40094">
      <w:r w:rsidRPr="00C0299E">
        <w:rPr>
          <w:highlight w:val="lightGray"/>
        </w:rPr>
        <w:t xml:space="preserve">Cieľom aplikácie je vytvoriť systém, ktorý umožňuje každému používateľovi možnosť vytvoriť a spravovať vlastný účet. </w:t>
      </w:r>
      <w:r w:rsidR="00E76004" w:rsidRPr="00C0299E">
        <w:rPr>
          <w:highlight w:val="lightGray"/>
        </w:rPr>
        <w:t>Po úspešnom prihlásení používateľa do aplikácie by mal užívateľ vidieť všetky nákupné zoznamy, ku ktorým má prístup.</w:t>
      </w:r>
      <w:r w:rsidR="001051CC" w:rsidRPr="00C0299E">
        <w:rPr>
          <w:highlight w:val="lightGray"/>
        </w:rPr>
        <w:t xml:space="preserve"> </w:t>
      </w:r>
      <w:r w:rsidR="001051CC" w:rsidRPr="00C0299E">
        <w:rPr>
          <w:highlight w:val="lightGray"/>
        </w:rPr>
        <w:t xml:space="preserve">Buď tie, ktoré sám vytvoril alebo tie, ktoré mu boli nezdieľané inými užívateľmi. </w:t>
      </w:r>
      <w:r w:rsidR="001051CC" w:rsidRPr="00C0299E">
        <w:rPr>
          <w:highlight w:val="lightGray"/>
        </w:rPr>
        <w:t xml:space="preserve">Tieto zoznamy môže ľubovoľne upravovať, mazať alebo pridávať nové. </w:t>
      </w:r>
      <w:r w:rsidR="00E76004" w:rsidRPr="00C0299E">
        <w:rPr>
          <w:highlight w:val="lightGray"/>
        </w:rPr>
        <w:t xml:space="preserve">Súčasťou zoznamu sú položky zoznamu. Tie môžu byť </w:t>
      </w:r>
      <w:r w:rsidR="001051CC" w:rsidRPr="00C0299E">
        <w:rPr>
          <w:highlight w:val="lightGray"/>
        </w:rPr>
        <w:t>priradené priamo do zoznamu alebo zoskupené do kategórii. Kategória je teda nejaká skupina položiek zoznamu, ktorú užívateľ môže vytvárať, mazať, pridávať, presúvať a odstraňovať z nej položky. Každý zoznam spolu s položkami a kategóriami môže používateľ zdieľať s inými používateľmi.</w:t>
      </w:r>
    </w:p>
    <w:p w14:paraId="02FBDEE0" w14:textId="77777777" w:rsidR="00E40094" w:rsidRPr="00E40094" w:rsidRDefault="00E40094" w:rsidP="00E40094"/>
    <w:p w14:paraId="25BB2442" w14:textId="297DD2B5" w:rsidR="00104879" w:rsidRPr="00A959D8" w:rsidRDefault="00A959D8" w:rsidP="002A7B58">
      <w:pPr>
        <w:pStyle w:val="Nadpis3"/>
        <w:rPr>
          <w:highlight w:val="yellow"/>
        </w:rPr>
      </w:pPr>
      <w:bookmarkStart w:id="99" w:name="_Toc162902742"/>
      <w:r>
        <w:t xml:space="preserve">3.1.1 </w:t>
      </w:r>
      <w:r>
        <w:tab/>
      </w:r>
      <w:r w:rsidR="00104879" w:rsidRPr="00DD4A12">
        <w:t>Funkčné požiadavky</w:t>
      </w:r>
      <w:bookmarkEnd w:id="99"/>
    </w:p>
    <w:p w14:paraId="2A7F2929" w14:textId="5B8C21D8" w:rsidR="00104879" w:rsidRPr="00DD4A12" w:rsidRDefault="00104879" w:rsidP="00A959D8">
      <w:r w:rsidRPr="002A7B58">
        <w:t>Od aplikácie sú očakávanie nasledovné funkčné požiadavky:</w:t>
      </w:r>
    </w:p>
    <w:p w14:paraId="691B71FF" w14:textId="04B758AC"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umožniť používateľom registrovať sa.</w:t>
      </w:r>
    </w:p>
    <w:p w14:paraId="5CF12185" w14:textId="0238DD4C"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umožniť používateľom prihlásiť sa.</w:t>
      </w:r>
    </w:p>
    <w:p w14:paraId="3410AC6C" w14:textId="43AE0C03"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umožniť vytvoriť nákupný zoznam.</w:t>
      </w:r>
    </w:p>
    <w:p w14:paraId="75BE5765" w14:textId="17070CA1" w:rsidR="00104879" w:rsidRPr="001334E1" w:rsidRDefault="00104879" w:rsidP="001334E1">
      <w:pPr>
        <w:pStyle w:val="Odsekzoznamu"/>
        <w:numPr>
          <w:ilvl w:val="0"/>
          <w:numId w:val="40"/>
        </w:numPr>
        <w:ind w:left="714" w:hanging="357"/>
        <w:jc w:val="both"/>
        <w:rPr>
          <w:b w:val="0"/>
          <w:bCs w:val="0"/>
          <w:i w:val="0"/>
          <w:iCs w:val="0"/>
          <w:lang w:eastAsia="sk-SK"/>
        </w:rPr>
      </w:pPr>
      <w:r w:rsidRPr="001334E1">
        <w:rPr>
          <w:b w:val="0"/>
          <w:bCs w:val="0"/>
          <w:i w:val="0"/>
          <w:iCs w:val="0"/>
          <w:lang w:eastAsia="sk-SK"/>
        </w:rPr>
        <w:t>Aplikácia by mala vytvoriť kategórie a podkategórie v nákupnom zozname.</w:t>
      </w:r>
    </w:p>
    <w:p w14:paraId="00EA0BF4" w14:textId="30317E12"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umožniť pridať položky do nákupného zoznamu.</w:t>
      </w:r>
    </w:p>
    <w:p w14:paraId="04FFD43B" w14:textId="2747F729"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umožniť editovať a odstraňovať položky nákupného zoznamu.</w:t>
      </w:r>
    </w:p>
    <w:p w14:paraId="2488B56A" w14:textId="3C9CF731"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umožniť zdieľať nákupný zoznam iným používateľom.</w:t>
      </w:r>
    </w:p>
    <w:p w14:paraId="230B188E" w14:textId="5255178B" w:rsidR="00104879" w:rsidRPr="00DD4A12" w:rsidRDefault="00A959D8" w:rsidP="002471DA">
      <w:pPr>
        <w:pStyle w:val="Nadpis3"/>
      </w:pPr>
      <w:bookmarkStart w:id="100" w:name="_Toc162902743"/>
      <w:r>
        <w:t xml:space="preserve">3.1.2 </w:t>
      </w:r>
      <w:r>
        <w:tab/>
      </w:r>
      <w:r w:rsidR="00104879" w:rsidRPr="00DD4A12">
        <w:t>Nefunkčné požiadavky</w:t>
      </w:r>
      <w:bookmarkEnd w:id="100"/>
    </w:p>
    <w:p w14:paraId="7BB9CD0F" w14:textId="5C4AC742" w:rsidR="00104879" w:rsidRPr="00DD4A12" w:rsidRDefault="00104879" w:rsidP="00A959D8">
      <w:r w:rsidRPr="00DD4A12">
        <w:t>K očakávaným nefunkčným požiadavkám aplikácie patria:</w:t>
      </w:r>
    </w:p>
    <w:p w14:paraId="65204BDC" w14:textId="417A30DE" w:rsidR="00104879" w:rsidRPr="00A959D8" w:rsidRDefault="00104879"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fungovať na akomkoľvek zariadení s operačným systémom Android.</w:t>
      </w:r>
      <w:r w:rsidR="00C36630" w:rsidRPr="00A959D8">
        <w:rPr>
          <w:b w:val="0"/>
          <w:bCs w:val="0"/>
          <w:i w:val="0"/>
          <w:iCs w:val="0"/>
          <w:lang w:eastAsia="sk-SK"/>
        </w:rPr>
        <w:t xml:space="preserve"> </w:t>
      </w:r>
    </w:p>
    <w:p w14:paraId="11BD1472" w14:textId="504BC671" w:rsidR="00F67825" w:rsidRPr="00A959D8" w:rsidRDefault="00F67825"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byť stále dostupná pre používateľov, aby mohli zaznamenávať alebo upravovať svoje nákupy.</w:t>
      </w:r>
    </w:p>
    <w:p w14:paraId="16D040D7" w14:textId="0E8D106D" w:rsidR="00F67825" w:rsidRPr="00A959D8" w:rsidRDefault="00F67825"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mať silné zabezpečenie, aby bolo ťažké pre neoprávnené osoby získať prístup k osobným údajom a nákupným zoznamom používateľov.</w:t>
      </w:r>
    </w:p>
    <w:p w14:paraId="454A0229" w14:textId="56C94275" w:rsidR="00F67825" w:rsidRPr="00A959D8" w:rsidRDefault="00F67825" w:rsidP="00A959D8">
      <w:pPr>
        <w:pStyle w:val="Odsekzoznamu"/>
        <w:numPr>
          <w:ilvl w:val="0"/>
          <w:numId w:val="40"/>
        </w:numPr>
        <w:ind w:left="714" w:hanging="357"/>
        <w:jc w:val="both"/>
        <w:rPr>
          <w:b w:val="0"/>
          <w:bCs w:val="0"/>
          <w:i w:val="0"/>
          <w:iCs w:val="0"/>
          <w:lang w:eastAsia="sk-SK"/>
        </w:rPr>
      </w:pPr>
      <w:r w:rsidRPr="00A959D8">
        <w:rPr>
          <w:b w:val="0"/>
          <w:bCs w:val="0"/>
          <w:i w:val="0"/>
          <w:iCs w:val="0"/>
          <w:lang w:eastAsia="sk-SK"/>
        </w:rPr>
        <w:t>Aplikácia by mala mať schopnosť spracovať veľké množstvo nákupných zoznamov alebo veľkého počtu používateľov.</w:t>
      </w:r>
    </w:p>
    <w:p w14:paraId="169F38C2" w14:textId="250A6AB6" w:rsidR="00136676" w:rsidRPr="00DD4A12" w:rsidRDefault="00A959D8" w:rsidP="00A959D8">
      <w:pPr>
        <w:pStyle w:val="Nadpis2"/>
        <w:jc w:val="left"/>
      </w:pPr>
      <w:bookmarkStart w:id="101" w:name="_Toc162902744"/>
      <w:r>
        <w:lastRenderedPageBreak/>
        <w:t xml:space="preserve">3.2 </w:t>
      </w:r>
      <w:r w:rsidR="00136676" w:rsidRPr="00DD4A12">
        <w:t>Definovanie aktérov a prípadov použitia</w:t>
      </w:r>
      <w:bookmarkEnd w:id="101"/>
    </w:p>
    <w:p w14:paraId="0BCD0EDB" w14:textId="3FAE55E5" w:rsidR="00A959D8" w:rsidRDefault="00A54730" w:rsidP="00DE2225">
      <w:pPr>
        <w:rPr>
          <w:i/>
          <w:iCs/>
        </w:rPr>
      </w:pPr>
      <w:r w:rsidRPr="00DD4A12">
        <w:t xml:space="preserve">Vo všeobecnosti sú aktérmi vonkajšími entitami alebo systémami, ktoré interagujú so systémom alebo aplikáciou. V tomto konkrétnom prípade je jediným aktérom používateľ, ktorý má definované špecifikácie prípadov použitia v tabuľke </w:t>
      </w:r>
      <w:r w:rsidR="00473B88" w:rsidRPr="00DD4A12">
        <w:t>5</w:t>
      </w:r>
      <w:r w:rsidRPr="00DD4A12">
        <w:t>.</w:t>
      </w:r>
      <w:r w:rsidR="00E40094">
        <w:t xml:space="preserve"> </w:t>
      </w:r>
    </w:p>
    <w:p w14:paraId="58071EC8" w14:textId="77777777" w:rsidR="00A959D8" w:rsidRDefault="00A959D8" w:rsidP="00A959D8">
      <w:pPr>
        <w:ind w:firstLine="0"/>
        <w:jc w:val="left"/>
        <w:rPr>
          <w:i/>
          <w:iCs/>
        </w:rPr>
      </w:pPr>
    </w:p>
    <w:p w14:paraId="28C30EE4" w14:textId="54BFAAC5" w:rsidR="00A54730" w:rsidRPr="00A959D8" w:rsidRDefault="00A54730" w:rsidP="00A959D8">
      <w:pPr>
        <w:ind w:firstLine="0"/>
        <w:jc w:val="left"/>
        <w:rPr>
          <w:i/>
          <w:iCs/>
        </w:rPr>
      </w:pPr>
      <w:r w:rsidRPr="00A959D8">
        <w:rPr>
          <w:i/>
          <w:iCs/>
        </w:rPr>
        <w:t xml:space="preserve">Tabuľka </w:t>
      </w:r>
      <w:r w:rsidR="002643D6" w:rsidRPr="00A959D8">
        <w:rPr>
          <w:i/>
          <w:iCs/>
        </w:rPr>
        <w:t>5</w:t>
      </w:r>
      <w:r w:rsidRPr="00A959D8">
        <w:rPr>
          <w:i/>
          <w:iCs/>
        </w:rPr>
        <w:t xml:space="preserve"> Špecifikácia prípadov použitia pre používateľa</w:t>
      </w:r>
    </w:p>
    <w:tbl>
      <w:tblPr>
        <w:tblStyle w:val="Mriekatabuky"/>
        <w:tblW w:w="0" w:type="auto"/>
        <w:tblLook w:val="04A0" w:firstRow="1" w:lastRow="0" w:firstColumn="1" w:lastColumn="0" w:noHBand="0" w:noVBand="1"/>
      </w:tblPr>
      <w:tblGrid>
        <w:gridCol w:w="3681"/>
        <w:gridCol w:w="4813"/>
      </w:tblGrid>
      <w:tr w:rsidR="00847F15" w:rsidRPr="00A959D8" w14:paraId="5602242B" w14:textId="77777777" w:rsidTr="00A959D8">
        <w:tc>
          <w:tcPr>
            <w:tcW w:w="3681" w:type="dxa"/>
          </w:tcPr>
          <w:p w14:paraId="20941399" w14:textId="0431E749" w:rsidR="00847F15" w:rsidRPr="00A959D8" w:rsidRDefault="00847F15" w:rsidP="00847F15">
            <w:pPr>
              <w:ind w:firstLine="0"/>
              <w:rPr>
                <w:b/>
                <w:bCs/>
              </w:rPr>
            </w:pPr>
            <w:r w:rsidRPr="00A959D8">
              <w:rPr>
                <w:b/>
                <w:bCs/>
              </w:rPr>
              <w:t>Názov</w:t>
            </w:r>
          </w:p>
        </w:tc>
        <w:tc>
          <w:tcPr>
            <w:tcW w:w="4813" w:type="dxa"/>
          </w:tcPr>
          <w:p w14:paraId="6BC09432" w14:textId="10B7DBE6" w:rsidR="00847F15" w:rsidRPr="00A959D8" w:rsidRDefault="00847F15" w:rsidP="00847F15">
            <w:pPr>
              <w:ind w:firstLine="0"/>
              <w:rPr>
                <w:b/>
                <w:bCs/>
              </w:rPr>
            </w:pPr>
            <w:r w:rsidRPr="00A959D8">
              <w:rPr>
                <w:b/>
                <w:bCs/>
              </w:rPr>
              <w:t>Popis</w:t>
            </w:r>
          </w:p>
        </w:tc>
      </w:tr>
      <w:tr w:rsidR="00847F15" w:rsidRPr="00DD4A12" w14:paraId="3269B5B9" w14:textId="77777777" w:rsidTr="00A959D8">
        <w:tc>
          <w:tcPr>
            <w:tcW w:w="3681" w:type="dxa"/>
          </w:tcPr>
          <w:p w14:paraId="2B3275F1" w14:textId="1CCC944F" w:rsidR="00847F15" w:rsidRPr="00DD4A12" w:rsidRDefault="00847F15" w:rsidP="00847F15">
            <w:pPr>
              <w:ind w:firstLine="0"/>
            </w:pPr>
            <w:r w:rsidRPr="00DD4A12">
              <w:t>Registrovať sa</w:t>
            </w:r>
          </w:p>
        </w:tc>
        <w:tc>
          <w:tcPr>
            <w:tcW w:w="4813" w:type="dxa"/>
          </w:tcPr>
          <w:p w14:paraId="49E35CBE" w14:textId="769BFF72" w:rsidR="00847F15" w:rsidRPr="00DD4A12" w:rsidRDefault="00A54730" w:rsidP="00847F15">
            <w:pPr>
              <w:ind w:firstLine="0"/>
            </w:pPr>
            <w:r w:rsidRPr="00DD4A12">
              <w:t>Ako používateľ chcem mať možnosť registrovať sa</w:t>
            </w:r>
          </w:p>
        </w:tc>
      </w:tr>
      <w:tr w:rsidR="00847F15" w:rsidRPr="00DD4A12" w14:paraId="0923652F" w14:textId="77777777" w:rsidTr="00A959D8">
        <w:tc>
          <w:tcPr>
            <w:tcW w:w="3681" w:type="dxa"/>
          </w:tcPr>
          <w:p w14:paraId="1C6D45BD" w14:textId="6DDF88A1" w:rsidR="00847F15" w:rsidRPr="00DD4A12" w:rsidRDefault="00847F15" w:rsidP="00847F15">
            <w:pPr>
              <w:ind w:firstLine="0"/>
            </w:pPr>
            <w:r w:rsidRPr="00DD4A12">
              <w:t>Prihlásiť sa</w:t>
            </w:r>
          </w:p>
        </w:tc>
        <w:tc>
          <w:tcPr>
            <w:tcW w:w="4813" w:type="dxa"/>
          </w:tcPr>
          <w:p w14:paraId="27191ABC" w14:textId="01CBC8CF" w:rsidR="00847F15" w:rsidRPr="00DD4A12" w:rsidRDefault="00A54730" w:rsidP="00847F15">
            <w:pPr>
              <w:ind w:firstLine="0"/>
            </w:pPr>
            <w:r w:rsidRPr="00DD4A12">
              <w:t>Ako používateľ chcem mať možnosť prihlásiť sa</w:t>
            </w:r>
          </w:p>
        </w:tc>
      </w:tr>
      <w:tr w:rsidR="00847F15" w:rsidRPr="00DD4A12" w14:paraId="2027A8FC" w14:textId="77777777" w:rsidTr="00A959D8">
        <w:tc>
          <w:tcPr>
            <w:tcW w:w="3681" w:type="dxa"/>
          </w:tcPr>
          <w:p w14:paraId="28F552E8" w14:textId="77777777" w:rsidR="00847F15" w:rsidRPr="00DD4A12" w:rsidRDefault="00847F15" w:rsidP="00847F15">
            <w:pPr>
              <w:ind w:firstLine="0"/>
            </w:pPr>
            <w:r w:rsidRPr="00DD4A12">
              <w:t>Vytvoriť nákupný zoznam</w:t>
            </w:r>
          </w:p>
          <w:p w14:paraId="2DED691C" w14:textId="6C5937B7" w:rsidR="00847F15" w:rsidRPr="00DD4A12" w:rsidRDefault="00847F15" w:rsidP="00847F15">
            <w:pPr>
              <w:ind w:firstLine="0"/>
            </w:pPr>
          </w:p>
        </w:tc>
        <w:tc>
          <w:tcPr>
            <w:tcW w:w="4813" w:type="dxa"/>
          </w:tcPr>
          <w:p w14:paraId="07E61105" w14:textId="28B53327" w:rsidR="00847F15" w:rsidRPr="00DD4A12" w:rsidRDefault="00A54730" w:rsidP="00847F15">
            <w:pPr>
              <w:ind w:firstLine="0"/>
            </w:pPr>
            <w:r w:rsidRPr="00DD4A12">
              <w:t>Ako používateľ chcem mať možnosť vytvoriť nákupný zoznam</w:t>
            </w:r>
          </w:p>
        </w:tc>
      </w:tr>
      <w:tr w:rsidR="00A54730" w:rsidRPr="00DD4A12" w14:paraId="33059CC8" w14:textId="77777777" w:rsidTr="00A959D8">
        <w:tc>
          <w:tcPr>
            <w:tcW w:w="3681" w:type="dxa"/>
          </w:tcPr>
          <w:p w14:paraId="12DBC152" w14:textId="3E0DEA95" w:rsidR="00A54730" w:rsidRPr="00DD4A12" w:rsidRDefault="00A54730" w:rsidP="00A54730">
            <w:pPr>
              <w:ind w:firstLine="0"/>
            </w:pPr>
            <w:r w:rsidRPr="00DD4A12">
              <w:t>Editovať nákupný zoznam</w:t>
            </w:r>
          </w:p>
        </w:tc>
        <w:tc>
          <w:tcPr>
            <w:tcW w:w="4813" w:type="dxa"/>
          </w:tcPr>
          <w:p w14:paraId="13941566" w14:textId="2A48B6BD" w:rsidR="00A54730" w:rsidRPr="00DD4A12" w:rsidRDefault="00A54730" w:rsidP="00A54730">
            <w:pPr>
              <w:ind w:firstLine="0"/>
            </w:pPr>
            <w:r w:rsidRPr="00DD4A12">
              <w:t>Ako používateľ chcem mať možnosť editovať nákupný zoznam</w:t>
            </w:r>
          </w:p>
        </w:tc>
      </w:tr>
      <w:tr w:rsidR="00A54730" w:rsidRPr="00DD4A12" w14:paraId="0C934C97" w14:textId="77777777" w:rsidTr="00A959D8">
        <w:tc>
          <w:tcPr>
            <w:tcW w:w="3681" w:type="dxa"/>
          </w:tcPr>
          <w:p w14:paraId="2C8A9FEB" w14:textId="26EA4B39" w:rsidR="00A54730" w:rsidRPr="00DD4A12" w:rsidRDefault="00A54730" w:rsidP="00A54730">
            <w:pPr>
              <w:ind w:firstLine="0"/>
            </w:pPr>
            <w:r w:rsidRPr="00DD4A12">
              <w:t>Zmazať nákupný zoznam</w:t>
            </w:r>
          </w:p>
        </w:tc>
        <w:tc>
          <w:tcPr>
            <w:tcW w:w="4813" w:type="dxa"/>
          </w:tcPr>
          <w:p w14:paraId="5D25C213" w14:textId="39E4E0BA" w:rsidR="00A54730" w:rsidRPr="00DD4A12" w:rsidRDefault="00A54730" w:rsidP="00A54730">
            <w:pPr>
              <w:ind w:firstLine="0"/>
            </w:pPr>
            <w:r w:rsidRPr="00DD4A12">
              <w:t>Ako používateľ chcem mať možnosť zmazať  nákupný zoznam</w:t>
            </w:r>
          </w:p>
        </w:tc>
      </w:tr>
      <w:tr w:rsidR="00A54730" w:rsidRPr="00DD4A12" w14:paraId="524CB17C" w14:textId="77777777" w:rsidTr="00A959D8">
        <w:tc>
          <w:tcPr>
            <w:tcW w:w="3681" w:type="dxa"/>
          </w:tcPr>
          <w:p w14:paraId="09EDEFBC" w14:textId="1C7ED7CA" w:rsidR="00A54730" w:rsidRPr="00DD4A12" w:rsidRDefault="00A54730" w:rsidP="00A54730">
            <w:pPr>
              <w:ind w:firstLine="0"/>
            </w:pPr>
            <w:r w:rsidRPr="00DD4A12">
              <w:t>Zdieľať nákupný zoznam</w:t>
            </w:r>
          </w:p>
        </w:tc>
        <w:tc>
          <w:tcPr>
            <w:tcW w:w="4813" w:type="dxa"/>
          </w:tcPr>
          <w:p w14:paraId="0812BF97" w14:textId="463828EF" w:rsidR="00A54730" w:rsidRPr="00DD4A12" w:rsidRDefault="00A54730" w:rsidP="00A54730">
            <w:pPr>
              <w:ind w:firstLine="0"/>
            </w:pPr>
            <w:r w:rsidRPr="00DD4A12">
              <w:t>Ako používateľ chcem mať možnosť zdieľať nákupný zoznam</w:t>
            </w:r>
          </w:p>
        </w:tc>
      </w:tr>
      <w:tr w:rsidR="00A54730" w:rsidRPr="00DD4A12" w14:paraId="76B5C871" w14:textId="77777777" w:rsidTr="00A959D8">
        <w:tc>
          <w:tcPr>
            <w:tcW w:w="3681" w:type="dxa"/>
          </w:tcPr>
          <w:p w14:paraId="6341D3A3" w14:textId="63642122" w:rsidR="00A54730" w:rsidRPr="00DD4A12" w:rsidRDefault="00A54730" w:rsidP="00A54730">
            <w:pPr>
              <w:ind w:firstLine="0"/>
            </w:pPr>
            <w:r w:rsidRPr="00DD4A12">
              <w:t>Vytvoriť kategóriu alebo podkategóriu v zozname</w:t>
            </w:r>
          </w:p>
        </w:tc>
        <w:tc>
          <w:tcPr>
            <w:tcW w:w="4813" w:type="dxa"/>
          </w:tcPr>
          <w:p w14:paraId="6F60FC23" w14:textId="472F3158" w:rsidR="00A54730" w:rsidRPr="00DD4A12" w:rsidRDefault="00A54730" w:rsidP="00A54730">
            <w:pPr>
              <w:ind w:firstLine="0"/>
            </w:pPr>
            <w:r w:rsidRPr="00DD4A12">
              <w:t>Ako používateľ chcem mať možnosť vytvoriť kategóriu alebo podkategóriu v nákupnom zozname</w:t>
            </w:r>
          </w:p>
        </w:tc>
      </w:tr>
      <w:tr w:rsidR="00A54730" w:rsidRPr="00DD4A12" w14:paraId="61AC2726" w14:textId="77777777" w:rsidTr="00A959D8">
        <w:tc>
          <w:tcPr>
            <w:tcW w:w="3681" w:type="dxa"/>
          </w:tcPr>
          <w:p w14:paraId="36D78F76" w14:textId="27F41EDE" w:rsidR="00A54730" w:rsidRPr="00DD4A12" w:rsidRDefault="00A54730" w:rsidP="00A54730">
            <w:pPr>
              <w:ind w:firstLine="0"/>
            </w:pPr>
            <w:r w:rsidRPr="00DD4A12">
              <w:t>Zmazať kategóriu alebo podkategóriu v zozname</w:t>
            </w:r>
          </w:p>
        </w:tc>
        <w:tc>
          <w:tcPr>
            <w:tcW w:w="4813" w:type="dxa"/>
          </w:tcPr>
          <w:p w14:paraId="06A777D0" w14:textId="6263FE11" w:rsidR="00A54730" w:rsidRPr="00DD4A12" w:rsidRDefault="00A54730" w:rsidP="00A54730">
            <w:pPr>
              <w:ind w:firstLine="0"/>
            </w:pPr>
            <w:r w:rsidRPr="00DD4A12">
              <w:t>Ako používateľ chcem mať možnosť zmazať kategóriu alebo podkategóriu v nákupnom zozname</w:t>
            </w:r>
          </w:p>
        </w:tc>
      </w:tr>
      <w:tr w:rsidR="00A54730" w:rsidRPr="00DD4A12" w14:paraId="1C5E5489" w14:textId="77777777" w:rsidTr="00A959D8">
        <w:tc>
          <w:tcPr>
            <w:tcW w:w="3681" w:type="dxa"/>
          </w:tcPr>
          <w:p w14:paraId="4AD908A9" w14:textId="472BB7A3" w:rsidR="00A54730" w:rsidRPr="00DD4A12" w:rsidRDefault="00A54730" w:rsidP="00A54730">
            <w:pPr>
              <w:ind w:firstLine="0"/>
            </w:pPr>
            <w:r w:rsidRPr="00DD4A12">
              <w:t>Editovať kategóriu alebo podkategóriu v zozname</w:t>
            </w:r>
          </w:p>
        </w:tc>
        <w:tc>
          <w:tcPr>
            <w:tcW w:w="4813" w:type="dxa"/>
          </w:tcPr>
          <w:p w14:paraId="032E256C" w14:textId="776D336E" w:rsidR="00A54730" w:rsidRPr="00DD4A12" w:rsidRDefault="00A54730" w:rsidP="00A54730">
            <w:pPr>
              <w:ind w:firstLine="0"/>
            </w:pPr>
            <w:r w:rsidRPr="00DD4A12">
              <w:t>Ako používateľ chcem mať možnosť editovať kategóriu alebo podkategóriu v nákupnom zozname</w:t>
            </w:r>
          </w:p>
        </w:tc>
      </w:tr>
      <w:tr w:rsidR="00A54730" w:rsidRPr="00DD4A12" w14:paraId="55DA63A6" w14:textId="77777777" w:rsidTr="00A959D8">
        <w:tc>
          <w:tcPr>
            <w:tcW w:w="3681" w:type="dxa"/>
          </w:tcPr>
          <w:p w14:paraId="77A2DE08" w14:textId="5C0ED49C" w:rsidR="00A54730" w:rsidRPr="00DD4A12" w:rsidRDefault="00A54730" w:rsidP="00A54730">
            <w:pPr>
              <w:ind w:firstLine="0"/>
            </w:pPr>
            <w:r w:rsidRPr="00DD4A12">
              <w:t>Pridať položky zoznamu</w:t>
            </w:r>
          </w:p>
        </w:tc>
        <w:tc>
          <w:tcPr>
            <w:tcW w:w="4813" w:type="dxa"/>
          </w:tcPr>
          <w:p w14:paraId="3E2CC04F" w14:textId="5A610A68" w:rsidR="00A54730" w:rsidRPr="00DD4A12" w:rsidRDefault="00A54730" w:rsidP="00A54730">
            <w:pPr>
              <w:ind w:firstLine="0"/>
            </w:pPr>
            <w:r w:rsidRPr="00DD4A12">
              <w:t>Ako používateľ chcem mať možnosť pridať položky zoznamu</w:t>
            </w:r>
          </w:p>
        </w:tc>
      </w:tr>
      <w:tr w:rsidR="00A54730" w:rsidRPr="00DD4A12" w14:paraId="52D21BEA" w14:textId="77777777" w:rsidTr="00A959D8">
        <w:tc>
          <w:tcPr>
            <w:tcW w:w="3681" w:type="dxa"/>
          </w:tcPr>
          <w:p w14:paraId="542A99D5" w14:textId="53F85BF7" w:rsidR="00A54730" w:rsidRPr="00DD4A12" w:rsidRDefault="00A54730" w:rsidP="00A54730">
            <w:pPr>
              <w:ind w:firstLine="0"/>
            </w:pPr>
            <w:r w:rsidRPr="00DD4A12">
              <w:t>Odstrániť položky zoznamu</w:t>
            </w:r>
          </w:p>
        </w:tc>
        <w:tc>
          <w:tcPr>
            <w:tcW w:w="4813" w:type="dxa"/>
          </w:tcPr>
          <w:p w14:paraId="015C73C6" w14:textId="6CD46614" w:rsidR="00A54730" w:rsidRPr="00DD4A12" w:rsidRDefault="00A54730" w:rsidP="00A54730">
            <w:pPr>
              <w:ind w:firstLine="0"/>
            </w:pPr>
            <w:r w:rsidRPr="00DD4A12">
              <w:t>Ako používateľ chcem mať možnosť odstrániť položky zoznamu</w:t>
            </w:r>
          </w:p>
        </w:tc>
      </w:tr>
      <w:tr w:rsidR="00A54730" w:rsidRPr="00DD4A12" w14:paraId="3A00F01C" w14:textId="77777777" w:rsidTr="00A959D8">
        <w:tc>
          <w:tcPr>
            <w:tcW w:w="3681" w:type="dxa"/>
          </w:tcPr>
          <w:p w14:paraId="09551B8A" w14:textId="11147A36" w:rsidR="00A54730" w:rsidRPr="00DD4A12" w:rsidRDefault="00A54730" w:rsidP="00A54730">
            <w:pPr>
              <w:ind w:firstLine="0"/>
            </w:pPr>
            <w:r w:rsidRPr="00DD4A12">
              <w:lastRenderedPageBreak/>
              <w:t>Editovať položky zoznamu</w:t>
            </w:r>
          </w:p>
        </w:tc>
        <w:tc>
          <w:tcPr>
            <w:tcW w:w="4813" w:type="dxa"/>
          </w:tcPr>
          <w:p w14:paraId="210E3B2D" w14:textId="5FB49A69" w:rsidR="00A54730" w:rsidRPr="00DD4A12" w:rsidRDefault="00A54730" w:rsidP="00A54730">
            <w:pPr>
              <w:ind w:firstLine="0"/>
            </w:pPr>
            <w:r w:rsidRPr="00DD4A12">
              <w:t>Ako používateľ chcem mať možnosť editovať položky zoznamu</w:t>
            </w:r>
          </w:p>
        </w:tc>
      </w:tr>
    </w:tbl>
    <w:p w14:paraId="359DF287" w14:textId="77777777" w:rsidR="00C13FA7" w:rsidRPr="00DD4A12" w:rsidRDefault="00C13FA7" w:rsidP="00C13FA7">
      <w:pPr>
        <w:ind w:firstLine="0"/>
      </w:pPr>
    </w:p>
    <w:p w14:paraId="70C8E7F3" w14:textId="0CC4BFA1" w:rsidR="00466DFE" w:rsidRPr="00DD4A12" w:rsidRDefault="00466DFE" w:rsidP="00A959D8">
      <w:r w:rsidRPr="00DD4A12">
        <w:t>Na obrázku 6 je nakreslený diagram prípadov použitia.</w:t>
      </w:r>
    </w:p>
    <w:p w14:paraId="57A6248C" w14:textId="14D90B5C" w:rsidR="00466DFE" w:rsidRPr="00DD4A12" w:rsidRDefault="00466DFE" w:rsidP="00466DFE">
      <w:pPr>
        <w:ind w:firstLine="0"/>
        <w:jc w:val="center"/>
      </w:pPr>
      <w:r w:rsidRPr="00DD4A12">
        <w:rPr>
          <w:noProof/>
        </w:rPr>
        <w:drawing>
          <wp:inline distT="0" distB="0" distL="0" distR="0" wp14:anchorId="16B3E0EC" wp14:editId="36B9FD9F">
            <wp:extent cx="4185438" cy="4438650"/>
            <wp:effectExtent l="0" t="0" r="5715" b="0"/>
            <wp:docPr id="1230905127" name="Obrázok 2" descr="Obrázok, na ktorom je text, snímka obrazovky, diagram, rad&#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905127" name="Obrázok 2" descr="Obrázok, na ktorom je text, snímka obrazovky, diagram, rad&#10;&#10;Automaticky generovaný popi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0536" cy="4444057"/>
                    </a:xfrm>
                    <a:prstGeom prst="rect">
                      <a:avLst/>
                    </a:prstGeom>
                    <a:noFill/>
                    <a:ln>
                      <a:noFill/>
                    </a:ln>
                  </pic:spPr>
                </pic:pic>
              </a:graphicData>
            </a:graphic>
          </wp:inline>
        </w:drawing>
      </w:r>
    </w:p>
    <w:p w14:paraId="73C1A5F1" w14:textId="4C5978BA" w:rsidR="00466DFE" w:rsidRPr="00A959D8" w:rsidRDefault="00466DFE" w:rsidP="00466DFE">
      <w:pPr>
        <w:ind w:firstLine="0"/>
        <w:jc w:val="center"/>
        <w:rPr>
          <w:i/>
          <w:iCs/>
        </w:rPr>
      </w:pPr>
      <w:r w:rsidRPr="00A959D8">
        <w:rPr>
          <w:i/>
          <w:iCs/>
        </w:rPr>
        <w:t>Obrázok 6 Diagram prípadov použitia</w:t>
      </w:r>
    </w:p>
    <w:p w14:paraId="51E771B6" w14:textId="77777777" w:rsidR="00466DFE" w:rsidRPr="00DD4A12" w:rsidRDefault="00466DFE" w:rsidP="00466DFE">
      <w:pPr>
        <w:ind w:firstLine="0"/>
        <w:jc w:val="center"/>
      </w:pPr>
    </w:p>
    <w:p w14:paraId="05160271" w14:textId="2DACB75C" w:rsidR="006C3F75" w:rsidRPr="00DD4A12" w:rsidRDefault="00891688" w:rsidP="00891688">
      <w:pPr>
        <w:pStyle w:val="Nadpis2"/>
        <w:jc w:val="left"/>
      </w:pPr>
      <w:bookmarkStart w:id="102" w:name="_Toc162902745"/>
      <w:r>
        <w:t>3.3</w:t>
      </w:r>
      <w:r>
        <w:tab/>
      </w:r>
      <w:r w:rsidR="00466DFE" w:rsidRPr="00DD4A12">
        <w:t>Architektúr</w:t>
      </w:r>
      <w:r w:rsidR="002E7084" w:rsidRPr="00DD4A12">
        <w:t>a</w:t>
      </w:r>
      <w:bookmarkEnd w:id="102"/>
    </w:p>
    <w:p w14:paraId="121C4156" w14:textId="00AC54AC" w:rsidR="002F3CB4" w:rsidRPr="00DD4A12" w:rsidRDefault="00A97415" w:rsidP="002F3CB4">
      <w:r w:rsidRPr="00DD4A12">
        <w:t>Návrh architektúry pozostáva z viacerých vrstiev</w:t>
      </w:r>
      <w:r w:rsidR="00904E3A" w:rsidRPr="00DD4A12">
        <w:t>, ktoré sú na obrázku 7</w:t>
      </w:r>
      <w:r w:rsidRPr="00DD4A12">
        <w:t xml:space="preserve">. </w:t>
      </w:r>
      <w:r w:rsidR="00891688">
        <w:t xml:space="preserve">Medzi </w:t>
      </w:r>
      <w:proofErr w:type="spellStart"/>
      <w:r w:rsidR="00891688">
        <w:t>ne</w:t>
      </w:r>
      <w:proofErr w:type="spellEnd"/>
      <w:r w:rsidR="00891688">
        <w:t xml:space="preserve"> patria</w:t>
      </w:r>
      <w:r w:rsidRPr="00DD4A12">
        <w:t>:</w:t>
      </w:r>
    </w:p>
    <w:p w14:paraId="525431FB" w14:textId="2F8561C1" w:rsidR="002F3CB4" w:rsidRPr="002F3CB4" w:rsidRDefault="002F3CB4" w:rsidP="002F3CB4">
      <w:pPr>
        <w:pStyle w:val="Odsekzoznamu"/>
        <w:numPr>
          <w:ilvl w:val="0"/>
          <w:numId w:val="40"/>
        </w:numPr>
        <w:ind w:left="714" w:hanging="357"/>
        <w:jc w:val="both"/>
        <w:rPr>
          <w:b w:val="0"/>
          <w:bCs w:val="0"/>
          <w:i w:val="0"/>
          <w:iCs w:val="0"/>
          <w:lang w:eastAsia="sk-SK"/>
        </w:rPr>
      </w:pPr>
      <w:r w:rsidRPr="00891688">
        <w:rPr>
          <w:b w:val="0"/>
          <w:bCs w:val="0"/>
          <w:i w:val="0"/>
          <w:iCs w:val="0"/>
          <w:lang w:eastAsia="sk-SK"/>
        </w:rPr>
        <w:t>Android aplikácia</w:t>
      </w:r>
      <w:r w:rsidR="0060578A">
        <w:rPr>
          <w:b w:val="0"/>
          <w:bCs w:val="0"/>
          <w:i w:val="0"/>
          <w:iCs w:val="0"/>
          <w:lang w:eastAsia="sk-SK"/>
        </w:rPr>
        <w:t>,</w:t>
      </w:r>
    </w:p>
    <w:p w14:paraId="3E568815" w14:textId="61032FF8" w:rsidR="00A97415" w:rsidRPr="00F70EAA" w:rsidRDefault="009949B9" w:rsidP="00891688">
      <w:pPr>
        <w:pStyle w:val="Odsekzoznamu"/>
        <w:numPr>
          <w:ilvl w:val="0"/>
          <w:numId w:val="40"/>
        </w:numPr>
        <w:ind w:left="714" w:hanging="357"/>
        <w:jc w:val="both"/>
        <w:rPr>
          <w:b w:val="0"/>
          <w:bCs w:val="0"/>
          <w:i w:val="0"/>
          <w:iCs w:val="0"/>
          <w:highlight w:val="lightGray"/>
          <w:lang w:eastAsia="sk-SK"/>
        </w:rPr>
      </w:pPr>
      <w:proofErr w:type="spellStart"/>
      <w:r w:rsidRPr="00F70EAA">
        <w:rPr>
          <w:b w:val="0"/>
          <w:bCs w:val="0"/>
          <w:i w:val="0"/>
          <w:iCs w:val="0"/>
          <w:highlight w:val="lightGray"/>
          <w:lang w:eastAsia="sk-SK"/>
        </w:rPr>
        <w:t>Backendová</w:t>
      </w:r>
      <w:proofErr w:type="spellEnd"/>
      <w:r w:rsidRPr="00F70EAA">
        <w:rPr>
          <w:b w:val="0"/>
          <w:bCs w:val="0"/>
          <w:i w:val="0"/>
          <w:iCs w:val="0"/>
          <w:highlight w:val="lightGray"/>
          <w:lang w:eastAsia="sk-SK"/>
        </w:rPr>
        <w:t xml:space="preserve"> vrstva spolu s </w:t>
      </w:r>
      <w:proofErr w:type="spellStart"/>
      <w:r w:rsidRPr="00F70EAA">
        <w:rPr>
          <w:b w:val="0"/>
          <w:bCs w:val="0"/>
          <w:i w:val="0"/>
          <w:iCs w:val="0"/>
          <w:highlight w:val="lightGray"/>
          <w:lang w:eastAsia="sk-SK"/>
        </w:rPr>
        <w:t>endpointami</w:t>
      </w:r>
      <w:proofErr w:type="spellEnd"/>
      <w:r w:rsidRPr="00F70EAA">
        <w:rPr>
          <w:b w:val="0"/>
          <w:bCs w:val="0"/>
          <w:i w:val="0"/>
          <w:iCs w:val="0"/>
          <w:highlight w:val="lightGray"/>
          <w:lang w:eastAsia="sk-SK"/>
        </w:rPr>
        <w:t xml:space="preserve"> (API) </w:t>
      </w:r>
      <w:proofErr w:type="spellStart"/>
      <w:r w:rsidRPr="00F70EAA">
        <w:rPr>
          <w:b w:val="0"/>
          <w:bCs w:val="0"/>
          <w:i w:val="0"/>
          <w:iCs w:val="0"/>
          <w:highlight w:val="lightGray"/>
          <w:lang w:eastAsia="sk-SK"/>
        </w:rPr>
        <w:t>backendového</w:t>
      </w:r>
      <w:proofErr w:type="spellEnd"/>
      <w:r w:rsidRPr="00F70EAA">
        <w:rPr>
          <w:b w:val="0"/>
          <w:bCs w:val="0"/>
          <w:i w:val="0"/>
          <w:iCs w:val="0"/>
          <w:highlight w:val="lightGray"/>
          <w:lang w:eastAsia="sk-SK"/>
        </w:rPr>
        <w:t xml:space="preserve"> rozhrania</w:t>
      </w:r>
      <w:r w:rsidR="00A97415" w:rsidRPr="00F70EAA">
        <w:rPr>
          <w:b w:val="0"/>
          <w:bCs w:val="0"/>
          <w:i w:val="0"/>
          <w:iCs w:val="0"/>
          <w:highlight w:val="lightGray"/>
          <w:lang w:eastAsia="sk-SK"/>
        </w:rPr>
        <w:t>,</w:t>
      </w:r>
    </w:p>
    <w:p w14:paraId="3B312530" w14:textId="1DCB1A48" w:rsidR="00A97415" w:rsidRPr="00891688" w:rsidRDefault="0060578A" w:rsidP="00891688">
      <w:pPr>
        <w:pStyle w:val="Odsekzoznamu"/>
        <w:numPr>
          <w:ilvl w:val="0"/>
          <w:numId w:val="40"/>
        </w:numPr>
        <w:ind w:left="714" w:hanging="357"/>
        <w:jc w:val="both"/>
        <w:rPr>
          <w:b w:val="0"/>
          <w:bCs w:val="0"/>
          <w:i w:val="0"/>
          <w:iCs w:val="0"/>
          <w:lang w:eastAsia="sk-SK"/>
        </w:rPr>
      </w:pPr>
      <w:r w:rsidRPr="00891688">
        <w:rPr>
          <w:b w:val="0"/>
          <w:bCs w:val="0"/>
          <w:i w:val="0"/>
          <w:iCs w:val="0"/>
          <w:lang w:eastAsia="sk-SK"/>
        </w:rPr>
        <w:t>D</w:t>
      </w:r>
      <w:r w:rsidR="00A97415" w:rsidRPr="00891688">
        <w:rPr>
          <w:b w:val="0"/>
          <w:bCs w:val="0"/>
          <w:i w:val="0"/>
          <w:iCs w:val="0"/>
          <w:lang w:eastAsia="sk-SK"/>
        </w:rPr>
        <w:t>atabáz</w:t>
      </w:r>
      <w:r>
        <w:rPr>
          <w:b w:val="0"/>
          <w:bCs w:val="0"/>
          <w:i w:val="0"/>
          <w:iCs w:val="0"/>
          <w:lang w:eastAsia="sk-SK"/>
        </w:rPr>
        <w:t>a.</w:t>
      </w:r>
    </w:p>
    <w:p w14:paraId="36F83F14" w14:textId="573CF76D" w:rsidR="00622AF3" w:rsidRPr="00622AF3" w:rsidRDefault="00622AF3" w:rsidP="00622AF3">
      <w:pPr>
        <w:pStyle w:val="Odsekzoznamu"/>
        <w:numPr>
          <w:ilvl w:val="0"/>
          <w:numId w:val="0"/>
        </w:numPr>
        <w:spacing w:before="100" w:beforeAutospacing="1" w:after="100" w:afterAutospacing="1" w:line="240" w:lineRule="auto"/>
        <w:ind w:left="720"/>
        <w:jc w:val="left"/>
        <w:rPr>
          <w:lang w:val="en-US"/>
        </w:rPr>
      </w:pPr>
      <w:r>
        <w:rPr>
          <w:noProof/>
        </w:rPr>
        <w:lastRenderedPageBreak/>
        <w:drawing>
          <wp:inline distT="0" distB="0" distL="0" distR="0" wp14:anchorId="71291823" wp14:editId="14E2AE14">
            <wp:extent cx="5248275" cy="1543050"/>
            <wp:effectExtent l="0" t="0" r="9525" b="0"/>
            <wp:docPr id="554612021" name="Obrázok 3" descr="Obrázok, na ktorom je snímka obrazovky, diagram, dizajn,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612021" name="Obrázok 3" descr="Obrázok, na ktorom je snímka obrazovky, diagram, dizajn, písmo&#10;&#10;Automaticky generovaný popi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8275" cy="1543050"/>
                    </a:xfrm>
                    <a:prstGeom prst="rect">
                      <a:avLst/>
                    </a:prstGeom>
                    <a:noFill/>
                    <a:ln>
                      <a:noFill/>
                    </a:ln>
                  </pic:spPr>
                </pic:pic>
              </a:graphicData>
            </a:graphic>
          </wp:inline>
        </w:drawing>
      </w:r>
    </w:p>
    <w:p w14:paraId="40F0FF87" w14:textId="4405728C" w:rsidR="00622AF3" w:rsidRPr="00622AF3" w:rsidRDefault="00622AF3" w:rsidP="00622AF3">
      <w:pPr>
        <w:pStyle w:val="Odsekzoznamu"/>
        <w:numPr>
          <w:ilvl w:val="0"/>
          <w:numId w:val="0"/>
        </w:numPr>
        <w:spacing w:before="100" w:beforeAutospacing="1" w:after="100" w:afterAutospacing="1" w:line="240" w:lineRule="auto"/>
        <w:ind w:left="720"/>
        <w:jc w:val="left"/>
        <w:rPr>
          <w:lang w:val="en-US"/>
        </w:rPr>
      </w:pPr>
    </w:p>
    <w:p w14:paraId="6E856E9D" w14:textId="71A664E4" w:rsidR="00904E3A" w:rsidRPr="00DD4A12" w:rsidRDefault="00904E3A" w:rsidP="00904E3A">
      <w:pPr>
        <w:ind w:firstLine="0"/>
        <w:jc w:val="center"/>
      </w:pPr>
    </w:p>
    <w:p w14:paraId="3FB3AE2D" w14:textId="27F92EA4" w:rsidR="00904E3A" w:rsidRPr="00891688" w:rsidRDefault="00904E3A" w:rsidP="00904E3A">
      <w:pPr>
        <w:ind w:firstLine="0"/>
        <w:jc w:val="center"/>
        <w:rPr>
          <w:i/>
          <w:iCs/>
        </w:rPr>
      </w:pPr>
      <w:r w:rsidRPr="00891688">
        <w:rPr>
          <w:i/>
          <w:iCs/>
          <w:highlight w:val="yellow"/>
        </w:rPr>
        <w:t>Obrázok 7 Architektúra riešenia</w:t>
      </w:r>
    </w:p>
    <w:p w14:paraId="0585EA35" w14:textId="4133DA4B" w:rsidR="003100DE" w:rsidRPr="00DD4A12" w:rsidRDefault="00D3520C" w:rsidP="00891688">
      <w:r w:rsidRPr="00DD4A12">
        <w:t>Jedná sa o klasickú klient-server architektúru, v k</w:t>
      </w:r>
      <w:r w:rsidRPr="00F70EAA">
        <w:t>tor</w:t>
      </w:r>
      <w:r w:rsidR="002471DA" w:rsidRPr="00F70EAA">
        <w:t>ej</w:t>
      </w:r>
      <w:r w:rsidRPr="00DD4A12">
        <w:t xml:space="preserve"> klient (aplikácia) pošle požiadavky na server, ktorý následne spracováva tieto požiadavky a poskytuje klientovi odpovede. </w:t>
      </w:r>
      <w:r w:rsidR="002471DA">
        <w:t>Jedná sa o</w:t>
      </w:r>
      <w:r w:rsidRPr="00DD4A12">
        <w:t xml:space="preserve"> typický prístup pri vývoji webových aplikácií, kde klient môže byť webový</w:t>
      </w:r>
      <w:r w:rsidR="005908CB" w:rsidRPr="00DD4A12">
        <w:t xml:space="preserve"> prehliadač alebo</w:t>
      </w:r>
      <w:r w:rsidRPr="00DD4A12">
        <w:t xml:space="preserve"> Android aplikácia.</w:t>
      </w:r>
      <w:r w:rsidR="00021919" w:rsidRPr="00DD4A12">
        <w:t xml:space="preserve"> </w:t>
      </w:r>
      <w:r w:rsidR="005908CB" w:rsidRPr="00DD4A12">
        <w:t xml:space="preserve">Webový server je softvérový program, ktorý prijíma HTTP požiadavky od klientov a poskytuje odpovede. Server môže </w:t>
      </w:r>
      <w:r w:rsidR="002471DA" w:rsidRPr="00DD4A12">
        <w:t>hosťovať</w:t>
      </w:r>
      <w:r w:rsidR="005908CB" w:rsidRPr="00DD4A12">
        <w:t xml:space="preserve"> webové stránky, API alebo iné služby. Pri vývoji Android aplikácií ako klienta je bežné, aby server poskytoval API, ktoré aplikácia využíva na získanie alebo odoslanie dát.</w:t>
      </w:r>
    </w:p>
    <w:p w14:paraId="10A0B6B2" w14:textId="77777777" w:rsidR="00A97415" w:rsidRPr="00DD4A12" w:rsidRDefault="00A97415" w:rsidP="00891688">
      <w:r w:rsidRPr="00DD4A12">
        <w:t>MySQL je relačný databázový systém, ktorý ukladá dáta. Databázový server obsahuje tabuľky, ktoré obsahujú záznamy (riadky) s dátami.</w:t>
      </w:r>
    </w:p>
    <w:p w14:paraId="67931530" w14:textId="2C508CEC" w:rsidR="00A97415" w:rsidRPr="00DD4A12" w:rsidRDefault="00A97415" w:rsidP="00891688">
      <w:r w:rsidRPr="00DD4A12">
        <w:t xml:space="preserve">PHP skripty vytvárajú spojenie s MySQL serverom a vykonávajú SQL </w:t>
      </w:r>
      <w:r w:rsidRPr="002471DA">
        <w:rPr>
          <w:color w:val="C00000"/>
        </w:rPr>
        <w:t xml:space="preserve">dotazy </w:t>
      </w:r>
      <w:r w:rsidRPr="00DD4A12">
        <w:t>na čítanie, aktualizáciu alebo vytváranie údajov v databáze.</w:t>
      </w:r>
    </w:p>
    <w:p w14:paraId="769464DD" w14:textId="4515BF82" w:rsidR="00161A24" w:rsidRPr="00DD4A12" w:rsidRDefault="00161A24" w:rsidP="009F1F29">
      <w:pPr>
        <w:pStyle w:val="Nadpis2"/>
        <w:jc w:val="left"/>
      </w:pPr>
      <w:bookmarkStart w:id="103" w:name="_Toc162902746"/>
      <w:r w:rsidRPr="00DD4A12">
        <w:t xml:space="preserve">3.4 </w:t>
      </w:r>
      <w:r w:rsidR="002471DA">
        <w:tab/>
      </w:r>
      <w:r w:rsidRPr="00DD4A12">
        <w:t>Databázový model</w:t>
      </w:r>
      <w:bookmarkEnd w:id="103"/>
    </w:p>
    <w:p w14:paraId="2D4D9FBD" w14:textId="67259C0E" w:rsidR="00A97415" w:rsidRPr="00DD4A12" w:rsidRDefault="00A97415" w:rsidP="00370C93">
      <w:r w:rsidRPr="00DD4A12">
        <w:t xml:space="preserve">Na obrázku </w:t>
      </w:r>
      <w:r w:rsidR="00F81C51" w:rsidRPr="00DD4A12">
        <w:t>8</w:t>
      </w:r>
      <w:r w:rsidRPr="00DD4A12">
        <w:t xml:space="preserve"> bola navrhnutá databáza pomocou ER diagramu, kde základnými entitami je </w:t>
      </w:r>
      <w:r w:rsidR="00675794">
        <w:t>po</w:t>
      </w:r>
      <w:r w:rsidRPr="00DD4A12">
        <w:t>užívateľ, zoznam, kategória a položky v zozname.</w:t>
      </w:r>
      <w:r w:rsidR="00D95B53" w:rsidRPr="00DD4A12">
        <w:t xml:space="preserve"> Podstatou zdieľania listu medzi </w:t>
      </w:r>
      <w:r w:rsidR="00675794">
        <w:t>po</w:t>
      </w:r>
      <w:r w:rsidR="00D95B53" w:rsidRPr="00DD4A12">
        <w:t xml:space="preserve">užívateľmi predstavuje tabuľka pozvánok, ktorá umožňuje prístup ostatným </w:t>
      </w:r>
      <w:r w:rsidR="00675794">
        <w:t>po</w:t>
      </w:r>
      <w:r w:rsidR="00D95B53" w:rsidRPr="00DD4A12">
        <w:t>užívateľom (okrem vlastníka zoznamu) ku konkrétnemu zoznamu.</w:t>
      </w:r>
    </w:p>
    <w:p w14:paraId="15F5D294" w14:textId="2411610A" w:rsidR="00A97415" w:rsidRPr="00DD4A12" w:rsidRDefault="003F2D50" w:rsidP="00A97415">
      <w:pPr>
        <w:ind w:firstLine="0"/>
        <w:jc w:val="center"/>
      </w:pPr>
      <w:r w:rsidRPr="00DD4A12">
        <w:rPr>
          <w:noProof/>
        </w:rPr>
        <w:lastRenderedPageBreak/>
        <w:drawing>
          <wp:inline distT="0" distB="0" distL="0" distR="0" wp14:anchorId="0982BDF4" wp14:editId="403AFE9A">
            <wp:extent cx="5400040" cy="3312160"/>
            <wp:effectExtent l="0" t="0" r="0" b="2540"/>
            <wp:docPr id="137939752" name="Obrázok 1" descr="Obrázok, na ktorom je text, snímka obrazovky, diagram,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9752" name="Obrázok 1" descr="Obrázok, na ktorom je text, snímka obrazovky, diagram, číslo&#10;&#10;Automaticky generovaný popi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3312160"/>
                    </a:xfrm>
                    <a:prstGeom prst="rect">
                      <a:avLst/>
                    </a:prstGeom>
                    <a:noFill/>
                    <a:ln>
                      <a:noFill/>
                    </a:ln>
                  </pic:spPr>
                </pic:pic>
              </a:graphicData>
            </a:graphic>
          </wp:inline>
        </w:drawing>
      </w:r>
    </w:p>
    <w:p w14:paraId="57994089" w14:textId="6E60B43E" w:rsidR="00A97415" w:rsidRPr="002471DA" w:rsidRDefault="00A97415" w:rsidP="000E0A6A">
      <w:pPr>
        <w:ind w:firstLine="0"/>
        <w:jc w:val="center"/>
        <w:rPr>
          <w:i/>
          <w:iCs/>
        </w:rPr>
      </w:pPr>
      <w:r w:rsidRPr="002471DA">
        <w:rPr>
          <w:i/>
          <w:iCs/>
        </w:rPr>
        <w:t xml:space="preserve">Obrázok </w:t>
      </w:r>
      <w:r w:rsidR="00F81C51" w:rsidRPr="002471DA">
        <w:rPr>
          <w:i/>
          <w:iCs/>
        </w:rPr>
        <w:t>8</w:t>
      </w:r>
      <w:r w:rsidRPr="002471DA">
        <w:rPr>
          <w:i/>
          <w:iCs/>
        </w:rPr>
        <w:t xml:space="preserve"> Návrh databázy</w:t>
      </w:r>
    </w:p>
    <w:p w14:paraId="28BA29EC" w14:textId="172088F0" w:rsidR="00A97415" w:rsidRPr="00DD4A12" w:rsidRDefault="00D256C0" w:rsidP="009F1F29">
      <w:pPr>
        <w:pStyle w:val="Nadpis2"/>
        <w:jc w:val="left"/>
      </w:pPr>
      <w:bookmarkStart w:id="104" w:name="_Toc162902747"/>
      <w:r w:rsidRPr="00DD4A12">
        <w:t>3.</w:t>
      </w:r>
      <w:r w:rsidR="003D4FC5" w:rsidRPr="00DD4A12">
        <w:t>5</w:t>
      </w:r>
      <w:r w:rsidRPr="00DD4A12">
        <w:t xml:space="preserve"> </w:t>
      </w:r>
      <w:r w:rsidR="002471DA">
        <w:tab/>
      </w:r>
      <w:r w:rsidR="00291767" w:rsidRPr="00DD4A12">
        <w:t>Návrh užívateľského rozhrania</w:t>
      </w:r>
      <w:bookmarkEnd w:id="104"/>
    </w:p>
    <w:p w14:paraId="79493ABE" w14:textId="399AB4A0" w:rsidR="009D6B1D" w:rsidRPr="00DD4A12" w:rsidRDefault="00A97415" w:rsidP="000E0A6A">
      <w:r w:rsidRPr="00DD4A12">
        <w:t xml:space="preserve">Pomocou online nástroja </w:t>
      </w:r>
      <w:proofErr w:type="spellStart"/>
      <w:r w:rsidRPr="00DD4A12">
        <w:t>Figma</w:t>
      </w:r>
      <w:proofErr w:type="spellEnd"/>
      <w:r w:rsidRPr="00DD4A12">
        <w:t xml:space="preserve"> bolo navrhnuté užívateľské rozhranie. Keďže v aplikácii bude viacero obrazoviek (tzv. aktivít), bolo nutné navrhnúť každú zvlášť.</w:t>
      </w:r>
    </w:p>
    <w:p w14:paraId="4609404B" w14:textId="492AD51E" w:rsidR="00A97415" w:rsidRPr="00DD4A12" w:rsidRDefault="002471DA" w:rsidP="00921264">
      <w:pPr>
        <w:rPr>
          <w:b/>
          <w:bCs/>
        </w:rPr>
      </w:pPr>
      <w:r w:rsidRPr="002471DA">
        <w:rPr>
          <w:b/>
          <w:bCs/>
          <w:highlight w:val="yellow"/>
        </w:rPr>
        <w:t>a) P</w:t>
      </w:r>
      <w:r w:rsidR="00A97415" w:rsidRPr="002471DA">
        <w:rPr>
          <w:b/>
          <w:bCs/>
          <w:highlight w:val="yellow"/>
        </w:rPr>
        <w:t>rihlasovanie a registrácia</w:t>
      </w:r>
    </w:p>
    <w:p w14:paraId="6BF46266" w14:textId="3F86AA49" w:rsidR="00A97415" w:rsidRPr="00DD4A12" w:rsidRDefault="00A97415" w:rsidP="00A97415">
      <w:r w:rsidRPr="00DD4A12">
        <w:t xml:space="preserve">Tieto aktivity, zobrazené na obrázku </w:t>
      </w:r>
      <w:r w:rsidR="001B7190" w:rsidRPr="00DD4A12">
        <w:t>9</w:t>
      </w:r>
      <w:r w:rsidR="002471DA">
        <w:t>,</w:t>
      </w:r>
      <w:r w:rsidRPr="00DD4A12">
        <w:t xml:space="preserve"> definujú funkčné vlastnosti pre registráciu, prihlásenie a zabudnuté heslo.</w:t>
      </w:r>
    </w:p>
    <w:p w14:paraId="196FC523" w14:textId="225D2D28" w:rsidR="00A97415" w:rsidRPr="00DD4A12" w:rsidRDefault="00A97415" w:rsidP="009D6B1D">
      <w:pPr>
        <w:jc w:val="center"/>
      </w:pPr>
      <w:r w:rsidRPr="00DD4A12">
        <w:rPr>
          <w:noProof/>
        </w:rPr>
        <w:drawing>
          <wp:inline distT="0" distB="0" distL="0" distR="0" wp14:anchorId="393B4A96" wp14:editId="32A92EEA">
            <wp:extent cx="1333500" cy="2886075"/>
            <wp:effectExtent l="0" t="0" r="0" b="9525"/>
            <wp:docPr id="1244432249" name="Obrázok 6"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2" descr="Obrázok, na ktorom je text, snímka obrazovky, písmo, dizajn&#10;&#10;Automaticky generovaný popis"/>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33500" cy="2886075"/>
                    </a:xfrm>
                    <a:prstGeom prst="rect">
                      <a:avLst/>
                    </a:prstGeom>
                    <a:noFill/>
                    <a:ln>
                      <a:noFill/>
                    </a:ln>
                  </pic:spPr>
                </pic:pic>
              </a:graphicData>
            </a:graphic>
          </wp:inline>
        </w:drawing>
      </w:r>
      <w:r w:rsidR="009D6B1D" w:rsidRPr="00DD4A12">
        <w:t xml:space="preserve"> </w:t>
      </w:r>
      <w:r w:rsidRPr="00DD4A12">
        <w:rPr>
          <w:noProof/>
        </w:rPr>
        <w:drawing>
          <wp:inline distT="0" distB="0" distL="0" distR="0" wp14:anchorId="1F79995B" wp14:editId="5A8BC80E">
            <wp:extent cx="1333500" cy="2886075"/>
            <wp:effectExtent l="0" t="0" r="0" b="9525"/>
            <wp:docPr id="1184068688" name="Obrázok 5"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3" descr="Obrázok, na ktorom je text, snímka obrazovky, písmo, číslo&#10;&#10;Automaticky generovaný popi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33500" cy="2886075"/>
                    </a:xfrm>
                    <a:prstGeom prst="rect">
                      <a:avLst/>
                    </a:prstGeom>
                    <a:noFill/>
                    <a:ln>
                      <a:noFill/>
                    </a:ln>
                  </pic:spPr>
                </pic:pic>
              </a:graphicData>
            </a:graphic>
          </wp:inline>
        </w:drawing>
      </w:r>
      <w:r w:rsidR="009D6B1D" w:rsidRPr="00DD4A12">
        <w:t xml:space="preserve"> </w:t>
      </w:r>
    </w:p>
    <w:p w14:paraId="6FEAA0B6" w14:textId="56320AA5" w:rsidR="00A97415" w:rsidRPr="002471DA" w:rsidRDefault="00A97415" w:rsidP="009D6B1D">
      <w:pPr>
        <w:jc w:val="center"/>
        <w:rPr>
          <w:i/>
          <w:iCs/>
        </w:rPr>
      </w:pPr>
      <w:r w:rsidRPr="002471DA">
        <w:rPr>
          <w:i/>
          <w:iCs/>
          <w:highlight w:val="yellow"/>
        </w:rPr>
        <w:t xml:space="preserve">Obrázok </w:t>
      </w:r>
      <w:r w:rsidR="001B7190" w:rsidRPr="002471DA">
        <w:rPr>
          <w:i/>
          <w:iCs/>
          <w:highlight w:val="yellow"/>
        </w:rPr>
        <w:t>9</w:t>
      </w:r>
      <w:r w:rsidRPr="002471DA">
        <w:rPr>
          <w:i/>
          <w:iCs/>
          <w:highlight w:val="yellow"/>
        </w:rPr>
        <w:t xml:space="preserve"> Prihlasovanie a registrácia </w:t>
      </w:r>
      <w:r w:rsidR="00D82A8A" w:rsidRPr="002471DA">
        <w:rPr>
          <w:i/>
          <w:iCs/>
          <w:highlight w:val="yellow"/>
        </w:rPr>
        <w:t>po</w:t>
      </w:r>
      <w:r w:rsidRPr="002471DA">
        <w:rPr>
          <w:i/>
          <w:iCs/>
          <w:highlight w:val="yellow"/>
        </w:rPr>
        <w:t>užívateľa</w:t>
      </w:r>
    </w:p>
    <w:p w14:paraId="63A12D2E" w14:textId="77777777" w:rsidR="007F7855" w:rsidRPr="00DD4A12" w:rsidRDefault="007F7855" w:rsidP="009D6B1D">
      <w:pPr>
        <w:jc w:val="center"/>
      </w:pPr>
    </w:p>
    <w:p w14:paraId="17244D85" w14:textId="0CF80E2E" w:rsidR="00A97415" w:rsidRPr="00DD4A12" w:rsidRDefault="002471DA" w:rsidP="009D6B1D">
      <w:pPr>
        <w:rPr>
          <w:b/>
          <w:bCs/>
        </w:rPr>
      </w:pPr>
      <w:r w:rsidRPr="002471DA">
        <w:rPr>
          <w:b/>
          <w:bCs/>
          <w:highlight w:val="yellow"/>
        </w:rPr>
        <w:lastRenderedPageBreak/>
        <w:t xml:space="preserve">b) </w:t>
      </w:r>
      <w:r w:rsidR="00A97415" w:rsidRPr="002471DA">
        <w:rPr>
          <w:b/>
          <w:bCs/>
          <w:highlight w:val="yellow"/>
        </w:rPr>
        <w:t>Profil</w:t>
      </w:r>
    </w:p>
    <w:p w14:paraId="66BEB444" w14:textId="441F3F4B" w:rsidR="00A97415" w:rsidRPr="00DD4A12" w:rsidRDefault="00A97415" w:rsidP="00A97415">
      <w:r w:rsidRPr="00DD4A12">
        <w:t xml:space="preserve">Táto aktivita na obrázku </w:t>
      </w:r>
      <w:r w:rsidR="001B7190" w:rsidRPr="00DD4A12">
        <w:t>10</w:t>
      </w:r>
      <w:r w:rsidRPr="00DD4A12">
        <w:t xml:space="preserve"> zobrazuje základné informácie o </w:t>
      </w:r>
      <w:r w:rsidR="00D82A8A">
        <w:t>po</w:t>
      </w:r>
      <w:r w:rsidRPr="00DD4A12">
        <w:t>užívateľovi s možnosťou editácie profilu a resetovanie hesla.</w:t>
      </w:r>
    </w:p>
    <w:p w14:paraId="3D168373" w14:textId="77777777" w:rsidR="00A97415" w:rsidRPr="00DD4A12" w:rsidRDefault="00A97415" w:rsidP="009D6B1D">
      <w:pPr>
        <w:jc w:val="center"/>
      </w:pPr>
      <w:r w:rsidRPr="00DD4A12">
        <w:rPr>
          <w:noProof/>
        </w:rPr>
        <w:drawing>
          <wp:inline distT="0" distB="0" distL="0" distR="0" wp14:anchorId="0B23CDF6" wp14:editId="77A11754">
            <wp:extent cx="1333500" cy="2886075"/>
            <wp:effectExtent l="0" t="0" r="0" b="9525"/>
            <wp:docPr id="1397155672" name="Obrázok 3" descr="Obrázok, na ktorom je text, snímka obrazovky, písmo,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4" descr="Obrázok, na ktorom je text, snímka obrazovky, písmo, dizajn&#10;&#10;Automaticky generovaný popi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33500" cy="2886075"/>
                    </a:xfrm>
                    <a:prstGeom prst="rect">
                      <a:avLst/>
                    </a:prstGeom>
                    <a:noFill/>
                    <a:ln>
                      <a:noFill/>
                    </a:ln>
                  </pic:spPr>
                </pic:pic>
              </a:graphicData>
            </a:graphic>
          </wp:inline>
        </w:drawing>
      </w:r>
    </w:p>
    <w:p w14:paraId="2CC824F5" w14:textId="2C3F8D42" w:rsidR="00C74E36" w:rsidRPr="002471DA" w:rsidRDefault="00A97415" w:rsidP="00715C4A">
      <w:pPr>
        <w:jc w:val="center"/>
        <w:rPr>
          <w:i/>
          <w:iCs/>
        </w:rPr>
      </w:pPr>
      <w:r w:rsidRPr="002471DA">
        <w:rPr>
          <w:i/>
          <w:iCs/>
          <w:highlight w:val="yellow"/>
        </w:rPr>
        <w:t xml:space="preserve">Obrázok </w:t>
      </w:r>
      <w:r w:rsidR="001B7190" w:rsidRPr="002471DA">
        <w:rPr>
          <w:i/>
          <w:iCs/>
          <w:highlight w:val="yellow"/>
        </w:rPr>
        <w:t>10</w:t>
      </w:r>
      <w:r w:rsidRPr="002471DA">
        <w:rPr>
          <w:i/>
          <w:iCs/>
          <w:highlight w:val="yellow"/>
        </w:rPr>
        <w:t xml:space="preserve"> Profil a</w:t>
      </w:r>
      <w:r w:rsidR="0093108F" w:rsidRPr="002471DA">
        <w:rPr>
          <w:i/>
          <w:iCs/>
          <w:highlight w:val="yellow"/>
        </w:rPr>
        <w:t> </w:t>
      </w:r>
      <w:r w:rsidRPr="002471DA">
        <w:rPr>
          <w:i/>
          <w:iCs/>
          <w:highlight w:val="yellow"/>
        </w:rPr>
        <w:t>editácia</w:t>
      </w:r>
    </w:p>
    <w:p w14:paraId="46B664E3" w14:textId="68028E30" w:rsidR="00A97415" w:rsidRPr="00DD4A12" w:rsidRDefault="002471DA" w:rsidP="009D6B1D">
      <w:pPr>
        <w:rPr>
          <w:b/>
          <w:bCs/>
        </w:rPr>
      </w:pPr>
      <w:r w:rsidRPr="002471DA">
        <w:rPr>
          <w:b/>
          <w:bCs/>
          <w:highlight w:val="yellow"/>
        </w:rPr>
        <w:t xml:space="preserve">c) </w:t>
      </w:r>
      <w:r w:rsidR="00A97415" w:rsidRPr="002471DA">
        <w:rPr>
          <w:b/>
          <w:bCs/>
          <w:highlight w:val="yellow"/>
        </w:rPr>
        <w:t>Zoznamy a položky zoznamu</w:t>
      </w:r>
    </w:p>
    <w:p w14:paraId="45BA6BA7" w14:textId="27C09D00" w:rsidR="00A97415" w:rsidRPr="00DD4A12" w:rsidRDefault="00A97415" w:rsidP="00162693">
      <w:r w:rsidRPr="00DD4A12">
        <w:t xml:space="preserve">Návrh pre zoznamy a položky zoznam definovaný na obrázku </w:t>
      </w:r>
      <w:r w:rsidR="00C34E3C" w:rsidRPr="00DD4A12">
        <w:t>11</w:t>
      </w:r>
      <w:r w:rsidRPr="00DD4A12">
        <w:t xml:space="preserve"> zobrazuje zoznamy zoznamov a položky jednotlivých zoznamov. Je to najhlavnejšou časťou aplikácie.</w:t>
      </w:r>
    </w:p>
    <w:p w14:paraId="5F33C133" w14:textId="1E5825B3" w:rsidR="00A97415" w:rsidRPr="00DD4A12" w:rsidRDefault="00A97415" w:rsidP="009D6B1D">
      <w:pPr>
        <w:jc w:val="center"/>
      </w:pPr>
      <w:r w:rsidRPr="00DD4A12">
        <w:rPr>
          <w:noProof/>
        </w:rPr>
        <w:drawing>
          <wp:inline distT="0" distB="0" distL="0" distR="0" wp14:anchorId="75343F35" wp14:editId="7069CCA9">
            <wp:extent cx="1428750" cy="3086100"/>
            <wp:effectExtent l="0" t="0" r="0" b="0"/>
            <wp:docPr id="713047745" name="Obrázok 2" descr="Obrázok, na ktorom je text, snímka obrazovky, písmo,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1" descr="Obrázok, na ktorom je text, snímka obrazovky, písmo, číslo&#10;&#10;Automaticky generovaný popi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28750" cy="3086100"/>
                    </a:xfrm>
                    <a:prstGeom prst="rect">
                      <a:avLst/>
                    </a:prstGeom>
                    <a:noFill/>
                    <a:ln>
                      <a:noFill/>
                    </a:ln>
                  </pic:spPr>
                </pic:pic>
              </a:graphicData>
            </a:graphic>
          </wp:inline>
        </w:drawing>
      </w:r>
      <w:r w:rsidR="009D6B1D" w:rsidRPr="00DD4A12">
        <w:t xml:space="preserve"> </w:t>
      </w:r>
      <w:r w:rsidRPr="00DD4A12">
        <w:rPr>
          <w:noProof/>
        </w:rPr>
        <w:drawing>
          <wp:inline distT="0" distB="0" distL="0" distR="0" wp14:anchorId="25DD6BB4" wp14:editId="3A79990E">
            <wp:extent cx="1428750" cy="3086100"/>
            <wp:effectExtent l="0" t="0" r="0" b="0"/>
            <wp:docPr id="1536864365" name="Obrázok 1" descr="Obrázok, na ktorom je text, snímka obrazovky, čísl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ok 5" descr="Obrázok, na ktorom je text, snímka obrazovky, číslo, softvér&#10;&#10;Automaticky generovaný popis"/>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428750" cy="3086100"/>
                    </a:xfrm>
                    <a:prstGeom prst="rect">
                      <a:avLst/>
                    </a:prstGeom>
                    <a:noFill/>
                    <a:ln>
                      <a:noFill/>
                    </a:ln>
                  </pic:spPr>
                </pic:pic>
              </a:graphicData>
            </a:graphic>
          </wp:inline>
        </w:drawing>
      </w:r>
    </w:p>
    <w:p w14:paraId="05B0EF4D" w14:textId="1D1AF58B" w:rsidR="003876A8" w:rsidRPr="002471DA" w:rsidRDefault="00A97415" w:rsidP="003876A8">
      <w:pPr>
        <w:jc w:val="center"/>
        <w:rPr>
          <w:i/>
          <w:iCs/>
        </w:rPr>
      </w:pPr>
      <w:r w:rsidRPr="002471DA">
        <w:rPr>
          <w:i/>
          <w:iCs/>
          <w:highlight w:val="yellow"/>
        </w:rPr>
        <w:t xml:space="preserve">Obrázok </w:t>
      </w:r>
      <w:r w:rsidR="00C34E3C" w:rsidRPr="002471DA">
        <w:rPr>
          <w:i/>
          <w:iCs/>
          <w:highlight w:val="yellow"/>
        </w:rPr>
        <w:t>11</w:t>
      </w:r>
      <w:r w:rsidRPr="002471DA">
        <w:rPr>
          <w:i/>
          <w:iCs/>
          <w:highlight w:val="yellow"/>
        </w:rPr>
        <w:t xml:space="preserve"> Zoznamy</w:t>
      </w:r>
      <w:bookmarkStart w:id="105" w:name="_Toc195670726"/>
      <w:bookmarkStart w:id="106" w:name="_Toc195684474"/>
      <w:bookmarkEnd w:id="90"/>
      <w:bookmarkEnd w:id="91"/>
      <w:bookmarkEnd w:id="92"/>
      <w:bookmarkEnd w:id="93"/>
    </w:p>
    <w:p w14:paraId="71E1F96B" w14:textId="77777777" w:rsidR="002C1398" w:rsidRDefault="00F63319" w:rsidP="002C1398">
      <w:pPr>
        <w:pStyle w:val="Nadpis2"/>
        <w:jc w:val="left"/>
      </w:pPr>
      <w:bookmarkStart w:id="107" w:name="_Toc162902748"/>
      <w:r w:rsidRPr="00DD4A12">
        <w:lastRenderedPageBreak/>
        <w:t xml:space="preserve">3.6 </w:t>
      </w:r>
      <w:r w:rsidR="002471DA">
        <w:tab/>
      </w:r>
      <w:bookmarkEnd w:id="107"/>
      <w:r w:rsidR="002C1398">
        <w:t>Použité technológie</w:t>
      </w:r>
    </w:p>
    <w:p w14:paraId="052A6A25" w14:textId="77777777" w:rsidR="002C1398" w:rsidRDefault="002C1398" w:rsidP="002C1398">
      <w:pPr>
        <w:pStyle w:val="Nadpis3"/>
      </w:pPr>
      <w:bookmarkStart w:id="108" w:name="_Toc162902749"/>
      <w:r>
        <w:t xml:space="preserve">3.6.1 </w:t>
      </w:r>
      <w:r>
        <w:tab/>
        <w:t>JAVA</w:t>
      </w:r>
      <w:bookmarkEnd w:id="108"/>
    </w:p>
    <w:p w14:paraId="4736D30D" w14:textId="77777777" w:rsidR="002C1398" w:rsidRDefault="002C1398" w:rsidP="002C1398">
      <w:r>
        <w:t xml:space="preserve">Java je jedným z najpopulárnejších programovacích jazykov na vývoj Android aplikácií. Android používa vlastnú implementáciu Javy, známu ako Android </w:t>
      </w:r>
      <w:proofErr w:type="spellStart"/>
      <w:r>
        <w:t>Runtime</w:t>
      </w:r>
      <w:proofErr w:type="spellEnd"/>
      <w:r>
        <w:t xml:space="preserve"> (ART), pre vykonávanie Java kódu. </w:t>
      </w:r>
    </w:p>
    <w:p w14:paraId="1D4B69C0" w14:textId="77777777" w:rsidR="002C1398" w:rsidRDefault="002C1398" w:rsidP="002C1398">
      <w:r>
        <w:t>Java je všeobecný programovací jazyk, ktorý podporuje objektovo orientované programovanie (OOP). Z toho dôvodu môže byť využitý pre širokú škálu aplikácií a projektov.</w:t>
      </w:r>
    </w:p>
    <w:p w14:paraId="71249DEC" w14:textId="77777777" w:rsidR="002C1398" w:rsidRDefault="002C1398" w:rsidP="002C1398">
      <w:r>
        <w:t>Java má rozsiahlu komunitu vývojárov a množstvo dostupných knižníc, nástrojov a rámcov (</w:t>
      </w:r>
      <w:proofErr w:type="spellStart"/>
      <w:r>
        <w:t>frameworks</w:t>
      </w:r>
      <w:proofErr w:type="spellEnd"/>
      <w:r>
        <w:t xml:space="preserve">). V prípade Androidu sú k dispozícii Android SDK (Software </w:t>
      </w:r>
      <w:proofErr w:type="spellStart"/>
      <w:r>
        <w:t>Development</w:t>
      </w:r>
      <w:proofErr w:type="spellEnd"/>
      <w:r>
        <w:t xml:space="preserve"> </w:t>
      </w:r>
      <w:proofErr w:type="spellStart"/>
      <w:r>
        <w:t>Kit</w:t>
      </w:r>
      <w:proofErr w:type="spellEnd"/>
      <w:r>
        <w:t>) a mnoho ďalších nástrojov, ktoré uľahčujú vývoj.</w:t>
      </w:r>
    </w:p>
    <w:p w14:paraId="24CB6943" w14:textId="77777777" w:rsidR="002C1398" w:rsidRDefault="002C1398" w:rsidP="002C1398">
      <w:r>
        <w:t xml:space="preserve">Jedná sa o kompilovaný jazyk, ktorý je kompilovaný do </w:t>
      </w:r>
      <w:proofErr w:type="spellStart"/>
      <w:r>
        <w:t>medzičasového</w:t>
      </w:r>
      <w:proofErr w:type="spellEnd"/>
      <w:r>
        <w:t xml:space="preserve"> kódu (</w:t>
      </w:r>
      <w:proofErr w:type="spellStart"/>
      <w:r>
        <w:t>bytecode</w:t>
      </w:r>
      <w:proofErr w:type="spellEnd"/>
      <w:r>
        <w:t xml:space="preserve">) a potom interpretovaný Java </w:t>
      </w:r>
      <w:proofErr w:type="spellStart"/>
      <w:r>
        <w:t>Virtual</w:t>
      </w:r>
      <w:proofErr w:type="spellEnd"/>
      <w:r>
        <w:t xml:space="preserve"> </w:t>
      </w:r>
      <w:proofErr w:type="spellStart"/>
      <w:r>
        <w:t>Machine</w:t>
      </w:r>
      <w:proofErr w:type="spellEnd"/>
      <w:r>
        <w:t xml:space="preserve"> (JVM) alebo v prípade Androidu do Android </w:t>
      </w:r>
      <w:proofErr w:type="spellStart"/>
      <w:r>
        <w:t>Runtime</w:t>
      </w:r>
      <w:proofErr w:type="spellEnd"/>
      <w:r>
        <w:t xml:space="preserve"> (ART). Tým sa dosahuje vysoký výkon a optimalizácia kódu.</w:t>
      </w:r>
    </w:p>
    <w:p w14:paraId="2A91F300" w14:textId="77777777" w:rsidR="002C1398" w:rsidRDefault="002C1398" w:rsidP="002C1398">
      <w:r>
        <w:t>Okrem vývoja mobilných aplikácií na platforme Android, môže byť Java použitá na vytváranie webových aplikácií, desktopových aplikácií, herných aplikácií a ďalších druhov softvéru.</w:t>
      </w:r>
    </w:p>
    <w:p w14:paraId="3C2421AA" w14:textId="77777777" w:rsidR="002C1398" w:rsidRDefault="002C1398" w:rsidP="002C1398">
      <w:pPr>
        <w:pStyle w:val="Nadpis3"/>
      </w:pPr>
      <w:bookmarkStart w:id="109" w:name="_Toc162902750"/>
      <w:r>
        <w:t xml:space="preserve">3.6.2 </w:t>
      </w:r>
      <w:r>
        <w:tab/>
        <w:t>JSON</w:t>
      </w:r>
      <w:bookmarkEnd w:id="109"/>
    </w:p>
    <w:p w14:paraId="512C485B" w14:textId="77777777" w:rsidR="002C1398" w:rsidRDefault="002C1398" w:rsidP="002C1398">
      <w:r>
        <w:t xml:space="preserve">JSON (JavaScript </w:t>
      </w:r>
      <w:proofErr w:type="spellStart"/>
      <w:r>
        <w:t>Object</w:t>
      </w:r>
      <w:proofErr w:type="spellEnd"/>
      <w:r>
        <w:t xml:space="preserve"> </w:t>
      </w:r>
      <w:proofErr w:type="spellStart"/>
      <w:r>
        <w:t>Notation</w:t>
      </w:r>
      <w:proofErr w:type="spellEnd"/>
      <w:r>
        <w:t xml:space="preserve">) je jednoduchý textový formát určený na výmenu údajov. Je to ľahko čitateľný a ľahko </w:t>
      </w:r>
      <w:proofErr w:type="spellStart"/>
      <w:r>
        <w:t>zapisovateľný</w:t>
      </w:r>
      <w:proofErr w:type="spellEnd"/>
      <w:r>
        <w:t xml:space="preserve"> formát, ktorý je populárny pre použitie v dátových výmenách medzi programami. JSON je nezávislý od programovacieho jazyka, čo znamená, že ho môžete používať v rôznych jazykoch.</w:t>
      </w:r>
    </w:p>
    <w:p w14:paraId="2AE09D7B" w14:textId="77777777" w:rsidR="002C1398" w:rsidRDefault="002C1398" w:rsidP="002C1398">
      <w:r>
        <w:t>Formát JSON je založený na dvoch štruktúrach:</w:t>
      </w:r>
    </w:p>
    <w:p w14:paraId="06064A09" w14:textId="77777777" w:rsidR="002C1398" w:rsidRDefault="002C1398" w:rsidP="002C1398">
      <w:pPr>
        <w:pStyle w:val="Odsekzoznamu"/>
        <w:numPr>
          <w:ilvl w:val="0"/>
          <w:numId w:val="58"/>
        </w:numPr>
        <w:tabs>
          <w:tab w:val="left" w:pos="720"/>
        </w:tabs>
        <w:ind w:left="714" w:hanging="357"/>
        <w:jc w:val="both"/>
        <w:rPr>
          <w:b w:val="0"/>
          <w:bCs w:val="0"/>
          <w:i w:val="0"/>
          <w:iCs w:val="0"/>
          <w:lang w:eastAsia="sk-SK"/>
        </w:rPr>
      </w:pPr>
      <w:r>
        <w:rPr>
          <w:b w:val="0"/>
          <w:bCs w:val="0"/>
          <w:i w:val="0"/>
          <w:iCs w:val="0"/>
          <w:lang w:eastAsia="sk-SK"/>
        </w:rPr>
        <w:t>Zoznam (</w:t>
      </w:r>
      <w:proofErr w:type="spellStart"/>
      <w:r>
        <w:rPr>
          <w:b w:val="0"/>
          <w:bCs w:val="0"/>
          <w:i w:val="0"/>
          <w:iCs w:val="0"/>
          <w:lang w:eastAsia="sk-SK"/>
        </w:rPr>
        <w:t>Array</w:t>
      </w:r>
      <w:proofErr w:type="spellEnd"/>
      <w:r>
        <w:rPr>
          <w:b w:val="0"/>
          <w:bCs w:val="0"/>
          <w:i w:val="0"/>
          <w:iCs w:val="0"/>
          <w:lang w:eastAsia="sk-SK"/>
        </w:rPr>
        <w:t xml:space="preserve">): Usporiadaná kolekcia hodnôt, ktoré môžu byť čísla, reťazce, logické hodnoty, zoznamy, objekty alebo </w:t>
      </w:r>
      <w:proofErr w:type="spellStart"/>
      <w:r>
        <w:rPr>
          <w:b w:val="0"/>
          <w:bCs w:val="0"/>
          <w:i w:val="0"/>
          <w:iCs w:val="0"/>
          <w:lang w:eastAsia="sk-SK"/>
        </w:rPr>
        <w:t>null</w:t>
      </w:r>
      <w:proofErr w:type="spellEnd"/>
      <w:r>
        <w:rPr>
          <w:b w:val="0"/>
          <w:bCs w:val="0"/>
          <w:i w:val="0"/>
          <w:iCs w:val="0"/>
          <w:lang w:eastAsia="sk-SK"/>
        </w:rPr>
        <w:t>.</w:t>
      </w:r>
    </w:p>
    <w:p w14:paraId="3A52E049" w14:textId="77777777" w:rsidR="002C1398" w:rsidRDefault="002C1398" w:rsidP="002C1398">
      <w:pPr>
        <w:pStyle w:val="Odsekzoznamu"/>
        <w:numPr>
          <w:ilvl w:val="0"/>
          <w:numId w:val="58"/>
        </w:numPr>
        <w:tabs>
          <w:tab w:val="left" w:pos="720"/>
        </w:tabs>
        <w:ind w:left="714" w:hanging="357"/>
        <w:jc w:val="both"/>
        <w:rPr>
          <w:b w:val="0"/>
          <w:bCs w:val="0"/>
          <w:i w:val="0"/>
          <w:iCs w:val="0"/>
          <w:lang w:eastAsia="sk-SK"/>
        </w:rPr>
      </w:pPr>
      <w:r>
        <w:rPr>
          <w:b w:val="0"/>
          <w:bCs w:val="0"/>
          <w:i w:val="0"/>
          <w:iCs w:val="0"/>
          <w:lang w:eastAsia="sk-SK"/>
        </w:rPr>
        <w:t>Objekt (</w:t>
      </w:r>
      <w:proofErr w:type="spellStart"/>
      <w:r>
        <w:rPr>
          <w:b w:val="0"/>
          <w:bCs w:val="0"/>
          <w:i w:val="0"/>
          <w:iCs w:val="0"/>
          <w:lang w:eastAsia="sk-SK"/>
        </w:rPr>
        <w:t>Object</w:t>
      </w:r>
      <w:proofErr w:type="spellEnd"/>
      <w:r>
        <w:rPr>
          <w:b w:val="0"/>
          <w:bCs w:val="0"/>
          <w:i w:val="0"/>
          <w:iCs w:val="0"/>
          <w:lang w:eastAsia="sk-SK"/>
        </w:rPr>
        <w:t xml:space="preserve">): Neusporiadaná kolekcia párov kľúč-hodnota. Kľúče sú reťazce a hodnoty môžu byť čísla, reťazce, logické hodnoty, zoznamy, objekty alebo </w:t>
      </w:r>
      <w:proofErr w:type="spellStart"/>
      <w:r>
        <w:rPr>
          <w:b w:val="0"/>
          <w:bCs w:val="0"/>
          <w:i w:val="0"/>
          <w:iCs w:val="0"/>
          <w:lang w:eastAsia="sk-SK"/>
        </w:rPr>
        <w:t>null</w:t>
      </w:r>
      <w:proofErr w:type="spellEnd"/>
      <w:r>
        <w:rPr>
          <w:b w:val="0"/>
          <w:bCs w:val="0"/>
          <w:i w:val="0"/>
          <w:iCs w:val="0"/>
          <w:lang w:eastAsia="sk-SK"/>
        </w:rPr>
        <w:t>.</w:t>
      </w:r>
    </w:p>
    <w:p w14:paraId="18732005" w14:textId="77777777" w:rsidR="002C1398" w:rsidRDefault="002C1398" w:rsidP="002C1398">
      <w:r>
        <w:t>JSON sa často používa pri výmene dát medzi webovými službami a klientmi, pre ukladanie konfiguračných súborov a pre rôzne dátové štruktúry v programovaní. Je ľahko spracovateľný v mnohých programovacích jazykoch, a preto je veľmi obľúbený vo svete vývoja softvéru.</w:t>
      </w:r>
    </w:p>
    <w:p w14:paraId="13A02EF2" w14:textId="77777777" w:rsidR="002C1398" w:rsidRDefault="002C1398" w:rsidP="002C1398">
      <w:pPr>
        <w:pStyle w:val="Nadpis3"/>
      </w:pPr>
      <w:bookmarkStart w:id="110" w:name="_Toc162902751"/>
      <w:r>
        <w:lastRenderedPageBreak/>
        <w:t>3.6.3</w:t>
      </w:r>
      <w:r>
        <w:tab/>
        <w:t>PHP</w:t>
      </w:r>
      <w:bookmarkEnd w:id="110"/>
    </w:p>
    <w:p w14:paraId="0335A633" w14:textId="77777777" w:rsidR="002C1398" w:rsidRDefault="002C1398" w:rsidP="002C1398">
      <w:r>
        <w:t xml:space="preserve">PHP (Hypertext </w:t>
      </w:r>
      <w:proofErr w:type="spellStart"/>
      <w:r>
        <w:t>Preprocessor</w:t>
      </w:r>
      <w:proofErr w:type="spellEnd"/>
      <w:r>
        <w:t xml:space="preserve">) je serverový skriptovací jazyk, ktorý je často používaný na vytváranie dynamickej webovej stránky a spracovávanie dát na strane servera. Je to otvorený, skriptovací jazyk so syntaxou podobnou C, Java a </w:t>
      </w:r>
      <w:proofErr w:type="spellStart"/>
      <w:r>
        <w:t>Perl</w:t>
      </w:r>
      <w:proofErr w:type="spellEnd"/>
      <w:r>
        <w:t>, a je jedným z najobľúbenejších jazykov na webovom vývoji.</w:t>
      </w:r>
    </w:p>
    <w:p w14:paraId="3C35B36A" w14:textId="77777777" w:rsidR="002C1398" w:rsidRDefault="002C1398" w:rsidP="002C1398">
      <w:r>
        <w:t xml:space="preserve">PHP podporuje HTTP metódy ako GET, POST, PUT, DELETE a ďalšie. Pri tvorbe API je často využívaný </w:t>
      </w:r>
      <w:proofErr w:type="spellStart"/>
      <w:r>
        <w:t>RESTful</w:t>
      </w:r>
      <w:proofErr w:type="spellEnd"/>
      <w:r>
        <w:t xml:space="preserve"> prístup, ktorý definuje jasné operácie pre rôzne zdroje.</w:t>
      </w:r>
    </w:p>
    <w:p w14:paraId="7330CEE3" w14:textId="77777777" w:rsidR="002C1398" w:rsidRDefault="002C1398" w:rsidP="002C1398">
      <w:r>
        <w:t>Tvorba API (</w:t>
      </w:r>
      <w:proofErr w:type="spellStart"/>
      <w:r>
        <w:t>Application</w:t>
      </w:r>
      <w:proofErr w:type="spellEnd"/>
      <w:r>
        <w:t xml:space="preserve"> </w:t>
      </w:r>
      <w:proofErr w:type="spellStart"/>
      <w:r>
        <w:t>Programming</w:t>
      </w:r>
      <w:proofErr w:type="spellEnd"/>
      <w:r>
        <w:t xml:space="preserve"> Interface) v PHP môže byť dosiahnutá pomocou viacerých techník a nástrojov.</w:t>
      </w:r>
    </w:p>
    <w:p w14:paraId="327DC218" w14:textId="77777777" w:rsidR="002C1398" w:rsidRDefault="002C1398" w:rsidP="002C1398">
      <w:pPr>
        <w:pStyle w:val="Nadpis3"/>
      </w:pPr>
      <w:bookmarkStart w:id="111" w:name="_Toc162902752"/>
      <w:r>
        <w:t>3.6.4</w:t>
      </w:r>
      <w:r>
        <w:tab/>
        <w:t>MySQL</w:t>
      </w:r>
      <w:bookmarkEnd w:id="111"/>
    </w:p>
    <w:p w14:paraId="1D8BCE4A" w14:textId="77777777" w:rsidR="002C1398" w:rsidRDefault="002C1398" w:rsidP="002C1398">
      <w:r>
        <w:t xml:space="preserve">Pri výbere typu databázy sa naskytla otázka, či vybrať SQL alebo </w:t>
      </w:r>
      <w:proofErr w:type="spellStart"/>
      <w:r>
        <w:t>NoSQL</w:t>
      </w:r>
      <w:proofErr w:type="spellEnd"/>
      <w:r>
        <w:t xml:space="preserve"> databázu.</w:t>
      </w:r>
    </w:p>
    <w:p w14:paraId="1775AFDF" w14:textId="77777777" w:rsidR="002C1398" w:rsidRDefault="002C1398" w:rsidP="002C1398">
      <w:pPr>
        <w:ind w:firstLine="0"/>
      </w:pPr>
      <w:r>
        <w:t xml:space="preserve">Výhody relačných SQL databáz oproti nerelačným </w:t>
      </w:r>
      <w:proofErr w:type="spellStart"/>
      <w:r>
        <w:t>NoSQL</w:t>
      </w:r>
      <w:proofErr w:type="spellEnd"/>
      <w:r>
        <w:t xml:space="preserve"> databázam môžu byť v prípade tejto aplikácie nasledovné:</w:t>
      </w:r>
    </w:p>
    <w:p w14:paraId="18E8C053" w14:textId="77777777" w:rsidR="002C1398" w:rsidRDefault="002C1398" w:rsidP="002C1398">
      <w:pPr>
        <w:pStyle w:val="Odsekzoznamu"/>
        <w:numPr>
          <w:ilvl w:val="0"/>
          <w:numId w:val="58"/>
        </w:numPr>
        <w:tabs>
          <w:tab w:val="left" w:pos="720"/>
        </w:tabs>
        <w:ind w:left="714" w:hanging="357"/>
        <w:jc w:val="both"/>
        <w:rPr>
          <w:b w:val="0"/>
          <w:bCs w:val="0"/>
          <w:i w:val="0"/>
          <w:iCs w:val="0"/>
          <w:lang w:eastAsia="sk-SK"/>
        </w:rPr>
      </w:pPr>
      <w:r>
        <w:rPr>
          <w:b w:val="0"/>
          <w:bCs w:val="0"/>
          <w:i w:val="0"/>
          <w:iCs w:val="0"/>
          <w:lang w:eastAsia="sk-SK"/>
        </w:rPr>
        <w:t>Štruktúrované dáta - relačné databázy ako MySQL majú štruktúrovanú schému, ktorá umožňuje presne definovať tabuľky a vzťahy medzi nimi.</w:t>
      </w:r>
    </w:p>
    <w:p w14:paraId="3427007A" w14:textId="77777777" w:rsidR="002C1398" w:rsidRDefault="002C1398" w:rsidP="002C1398">
      <w:pPr>
        <w:pStyle w:val="Odsekzoznamu"/>
        <w:numPr>
          <w:ilvl w:val="0"/>
          <w:numId w:val="58"/>
        </w:numPr>
        <w:tabs>
          <w:tab w:val="left" w:pos="720"/>
        </w:tabs>
        <w:ind w:left="714" w:hanging="357"/>
        <w:jc w:val="both"/>
        <w:rPr>
          <w:b w:val="0"/>
          <w:bCs w:val="0"/>
          <w:i w:val="0"/>
          <w:iCs w:val="0"/>
          <w:lang w:eastAsia="sk-SK"/>
        </w:rPr>
      </w:pPr>
      <w:r>
        <w:rPr>
          <w:b w:val="0"/>
          <w:bCs w:val="0"/>
          <w:i w:val="0"/>
          <w:iCs w:val="0"/>
          <w:lang w:eastAsia="sk-SK"/>
        </w:rPr>
        <w:t xml:space="preserve">Komplexné dotazy a transakcie - relačné databázy poskytujú robustnú podporu pre zložité SQL dotazy a transakcie, zatiaľ čo </w:t>
      </w:r>
      <w:proofErr w:type="spellStart"/>
      <w:r>
        <w:rPr>
          <w:b w:val="0"/>
          <w:bCs w:val="0"/>
          <w:i w:val="0"/>
          <w:iCs w:val="0"/>
          <w:lang w:eastAsia="sk-SK"/>
        </w:rPr>
        <w:t>NoSQL</w:t>
      </w:r>
      <w:proofErr w:type="spellEnd"/>
      <w:r>
        <w:rPr>
          <w:b w:val="0"/>
          <w:bCs w:val="0"/>
          <w:i w:val="0"/>
          <w:iCs w:val="0"/>
          <w:lang w:eastAsia="sk-SK"/>
        </w:rPr>
        <w:t xml:space="preserve"> databázy sa často viac zameriavajú na rýchlosť a škálovateľnosť</w:t>
      </w:r>
    </w:p>
    <w:p w14:paraId="3EC76623" w14:textId="36E8171D" w:rsidR="00C17163" w:rsidRPr="002C1398" w:rsidRDefault="002C1398" w:rsidP="002C1398">
      <w:pPr>
        <w:pStyle w:val="Odsekzoznamu"/>
        <w:numPr>
          <w:ilvl w:val="0"/>
          <w:numId w:val="58"/>
        </w:numPr>
        <w:tabs>
          <w:tab w:val="left" w:pos="720"/>
        </w:tabs>
        <w:ind w:left="714" w:hanging="357"/>
        <w:jc w:val="both"/>
        <w:rPr>
          <w:b w:val="0"/>
          <w:bCs w:val="0"/>
          <w:i w:val="0"/>
          <w:iCs w:val="0"/>
          <w:lang w:eastAsia="sk-SK"/>
        </w:rPr>
      </w:pPr>
      <w:r>
        <w:rPr>
          <w:b w:val="0"/>
          <w:bCs w:val="0"/>
          <w:i w:val="0"/>
          <w:iCs w:val="0"/>
          <w:lang w:eastAsia="sk-SK"/>
        </w:rPr>
        <w:t>Relačné vzťahy medzi dátami – ak sú v aplikácii rôzne typy dát (napr. produkty, kategórie, používatelia), a tieto dáta majú medzi sebou definované vzťahy, relačné databázy sú ideálne na zachovanie týchto vzťahov.</w:t>
      </w:r>
    </w:p>
    <w:p w14:paraId="079A6C0A" w14:textId="147AFC21" w:rsidR="00C74E36" w:rsidRPr="00DD4A12" w:rsidRDefault="00C74E36" w:rsidP="002471DA">
      <w:pPr>
        <w:pStyle w:val="Nadpis3"/>
        <w:numPr>
          <w:ilvl w:val="2"/>
          <w:numId w:val="30"/>
        </w:numPr>
      </w:pPr>
      <w:r w:rsidRPr="00DD4A12">
        <w:br w:type="page"/>
      </w:r>
    </w:p>
    <w:p w14:paraId="0C4EB93D" w14:textId="77777777" w:rsidR="00C74E36" w:rsidRPr="00DD4A12" w:rsidRDefault="00C74E36" w:rsidP="009D6B1D">
      <w:pPr>
        <w:jc w:val="center"/>
      </w:pPr>
    </w:p>
    <w:p w14:paraId="660D5707" w14:textId="77777777" w:rsidR="00C17163" w:rsidRPr="00F85783" w:rsidRDefault="00C17163" w:rsidP="00C17163">
      <w:pPr>
        <w:pStyle w:val="Nadpis1"/>
      </w:pPr>
      <w:bookmarkStart w:id="112" w:name="_Toc115533890"/>
      <w:bookmarkStart w:id="113" w:name="_Toc162902753"/>
      <w:bookmarkStart w:id="114" w:name="_Toc115533891"/>
      <w:r w:rsidRPr="00F85783">
        <w:t>4</w:t>
      </w:r>
      <w:r w:rsidRPr="00F85783">
        <w:tab/>
        <w:t>Výsledky</w:t>
      </w:r>
      <w:bookmarkEnd w:id="112"/>
      <w:bookmarkEnd w:id="113"/>
    </w:p>
    <w:p w14:paraId="4FE40A89" w14:textId="77777777" w:rsidR="00BD326C" w:rsidRPr="00F85783" w:rsidRDefault="00BD326C" w:rsidP="00BD326C">
      <w:pPr>
        <w:pStyle w:val="Nadpis2"/>
      </w:pPr>
      <w:bookmarkStart w:id="115" w:name="_Toc339279023"/>
      <w:bookmarkStart w:id="116" w:name="_Toc162902754"/>
      <w:bookmarkEnd w:id="114"/>
      <w:r w:rsidRPr="00F85783">
        <w:t>4.1</w:t>
      </w:r>
      <w:r w:rsidRPr="00F85783">
        <w:tab/>
      </w:r>
      <w:bookmarkEnd w:id="115"/>
      <w:r>
        <w:t>Implementácia</w:t>
      </w:r>
      <w:bookmarkEnd w:id="116"/>
      <w:r w:rsidRPr="00F85783">
        <w:t xml:space="preserve"> </w:t>
      </w:r>
    </w:p>
    <w:p w14:paraId="13244E2C" w14:textId="0A48F40F" w:rsidR="00BD326C" w:rsidRDefault="00BD326C" w:rsidP="00BD326C">
      <w:pPr>
        <w:pStyle w:val="Nadpis3"/>
      </w:pPr>
      <w:bookmarkStart w:id="117" w:name="_Toc162902755"/>
      <w:r>
        <w:t>4.1.1</w:t>
      </w:r>
      <w:r>
        <w:tab/>
        <w:t xml:space="preserve">Tvorba </w:t>
      </w:r>
      <w:proofErr w:type="spellStart"/>
      <w:r>
        <w:t>endopintov</w:t>
      </w:r>
      <w:bookmarkEnd w:id="117"/>
      <w:proofErr w:type="spellEnd"/>
    </w:p>
    <w:p w14:paraId="580B22BE" w14:textId="54426B89" w:rsidR="00054C40" w:rsidRPr="00F70EAA" w:rsidRDefault="00054C40" w:rsidP="00C17163">
      <w:r w:rsidRPr="00DD4A12">
        <w:t xml:space="preserve">Pri implementácii </w:t>
      </w:r>
      <w:proofErr w:type="spellStart"/>
      <w:r w:rsidRPr="00DD4A12">
        <w:t>endpointov</w:t>
      </w:r>
      <w:proofErr w:type="spellEnd"/>
      <w:r w:rsidRPr="00DD4A12">
        <w:t xml:space="preserve"> sa vychádzalo z </w:t>
      </w:r>
      <w:r w:rsidR="000965AB">
        <w:t>HTTP</w:t>
      </w:r>
      <w:r w:rsidRPr="00DD4A12">
        <w:t xml:space="preserve"> metód POST a GET.</w:t>
      </w:r>
      <w:r w:rsidR="00C17163">
        <w:t xml:space="preserve"> </w:t>
      </w:r>
      <w:r w:rsidR="000965AB" w:rsidRPr="000965AB">
        <w:t>Metódy POST a GET sú dva hlavné spôsoby, ako prenášať dáta medzi klientom (</w:t>
      </w:r>
      <w:r w:rsidR="000965AB">
        <w:t>aplikácia</w:t>
      </w:r>
      <w:r w:rsidR="000965AB" w:rsidRPr="000965AB">
        <w:t xml:space="preserve">) a serverom v rámci protokolu HTTP (Hypertext Transfer </w:t>
      </w:r>
      <w:proofErr w:type="spellStart"/>
      <w:r w:rsidR="000965AB" w:rsidRPr="000965AB">
        <w:t>Protocol</w:t>
      </w:r>
      <w:proofErr w:type="spellEnd"/>
      <w:r w:rsidR="000965AB" w:rsidRPr="000965AB">
        <w:t>)</w:t>
      </w:r>
      <w:r w:rsidR="000965AB">
        <w:t xml:space="preserve">. </w:t>
      </w:r>
      <w:r w:rsidR="000965AB" w:rsidRPr="000965AB">
        <w:t xml:space="preserve">GET posiela dáta cez URL adresu, takže sú viditeľné a majú obmedzenú dĺžku. Používa sa na získanie údajov. Na druhej strane POST posiela dáta v tele požiadavky, čo znamená, že nie sú viditeľné v URL a nemajú obmedzenú dĺžku. To je užitočné pre </w:t>
      </w:r>
      <w:r w:rsidR="000965AB" w:rsidRPr="00F70EAA">
        <w:t>odosielanie väčších objemov dát a citlivých informácií, a pre zmenu stavu na serveri.</w:t>
      </w:r>
      <w:r w:rsidR="00C17163" w:rsidRPr="00F70EAA">
        <w:t xml:space="preserve"> Tabuľka  6 uvádza zoznam </w:t>
      </w:r>
      <w:proofErr w:type="spellStart"/>
      <w:r w:rsidR="00C17163" w:rsidRPr="00F70EAA">
        <w:t>endopointov</w:t>
      </w:r>
      <w:proofErr w:type="spellEnd"/>
      <w:r w:rsidR="00C17163" w:rsidRPr="00F70EAA">
        <w:t>.</w:t>
      </w:r>
    </w:p>
    <w:p w14:paraId="07B14519" w14:textId="42B481D5" w:rsidR="00054C40" w:rsidRPr="00C17163" w:rsidRDefault="00054C40" w:rsidP="00C17163">
      <w:pPr>
        <w:ind w:firstLine="0"/>
        <w:jc w:val="left"/>
        <w:rPr>
          <w:i/>
          <w:iCs/>
        </w:rPr>
      </w:pPr>
      <w:r w:rsidRPr="00F70EAA">
        <w:rPr>
          <w:i/>
          <w:iCs/>
        </w:rPr>
        <w:t xml:space="preserve">Tabuľka </w:t>
      </w:r>
      <w:r w:rsidR="00C17163" w:rsidRPr="00F70EAA">
        <w:rPr>
          <w:i/>
          <w:iCs/>
        </w:rPr>
        <w:t>6 Z</w:t>
      </w:r>
      <w:r w:rsidRPr="00F70EAA">
        <w:rPr>
          <w:i/>
          <w:iCs/>
        </w:rPr>
        <w:t>oznam</w:t>
      </w:r>
      <w:r w:rsidR="00C17163" w:rsidRPr="00F70EAA">
        <w:rPr>
          <w:i/>
          <w:iCs/>
        </w:rPr>
        <w:t xml:space="preserve"> </w:t>
      </w:r>
      <w:proofErr w:type="spellStart"/>
      <w:r w:rsidRPr="00F70EAA">
        <w:rPr>
          <w:i/>
          <w:iCs/>
        </w:rPr>
        <w:t>endpointov</w:t>
      </w:r>
      <w:proofErr w:type="spellEnd"/>
    </w:p>
    <w:tbl>
      <w:tblPr>
        <w:tblStyle w:val="Mriekatabuky"/>
        <w:tblW w:w="0" w:type="auto"/>
        <w:tblLook w:val="04A0" w:firstRow="1" w:lastRow="0" w:firstColumn="1" w:lastColumn="0" w:noHBand="0" w:noVBand="1"/>
      </w:tblPr>
      <w:tblGrid>
        <w:gridCol w:w="2352"/>
        <w:gridCol w:w="1027"/>
        <w:gridCol w:w="1163"/>
        <w:gridCol w:w="3952"/>
      </w:tblGrid>
      <w:tr w:rsidR="000965AB" w:rsidRPr="00DD4A12" w14:paraId="3B390D25" w14:textId="77777777" w:rsidTr="000965AB">
        <w:tc>
          <w:tcPr>
            <w:tcW w:w="2352" w:type="dxa"/>
          </w:tcPr>
          <w:p w14:paraId="556E9296" w14:textId="6FFC2909" w:rsidR="000965AB" w:rsidRPr="00C17163" w:rsidRDefault="000965AB" w:rsidP="00793AE5">
            <w:pPr>
              <w:ind w:firstLine="0"/>
              <w:rPr>
                <w:b/>
                <w:bCs/>
              </w:rPr>
            </w:pPr>
            <w:r w:rsidRPr="00C17163">
              <w:rPr>
                <w:b/>
                <w:bCs/>
              </w:rPr>
              <w:t>Názov</w:t>
            </w:r>
          </w:p>
        </w:tc>
        <w:tc>
          <w:tcPr>
            <w:tcW w:w="1027" w:type="dxa"/>
          </w:tcPr>
          <w:p w14:paraId="0DFA6215" w14:textId="0B474967" w:rsidR="000965AB" w:rsidRPr="00C17163" w:rsidRDefault="000965AB" w:rsidP="00793AE5">
            <w:pPr>
              <w:ind w:firstLine="0"/>
              <w:rPr>
                <w:b/>
                <w:bCs/>
              </w:rPr>
            </w:pPr>
            <w:r w:rsidRPr="00C17163">
              <w:rPr>
                <w:b/>
                <w:bCs/>
              </w:rPr>
              <w:t>Metóda</w:t>
            </w:r>
          </w:p>
        </w:tc>
        <w:tc>
          <w:tcPr>
            <w:tcW w:w="1163" w:type="dxa"/>
          </w:tcPr>
          <w:p w14:paraId="221D93A8" w14:textId="4FDC30B1" w:rsidR="000965AB" w:rsidRPr="00C17163" w:rsidRDefault="000965AB" w:rsidP="00793AE5">
            <w:pPr>
              <w:ind w:firstLine="0"/>
              <w:rPr>
                <w:b/>
                <w:bCs/>
              </w:rPr>
            </w:pPr>
            <w:r w:rsidRPr="00C17163">
              <w:rPr>
                <w:b/>
                <w:bCs/>
              </w:rPr>
              <w:t>Celok</w:t>
            </w:r>
          </w:p>
        </w:tc>
        <w:tc>
          <w:tcPr>
            <w:tcW w:w="3952" w:type="dxa"/>
          </w:tcPr>
          <w:p w14:paraId="59916E15" w14:textId="2878172B" w:rsidR="000965AB" w:rsidRPr="00C17163" w:rsidRDefault="000965AB" w:rsidP="00793AE5">
            <w:pPr>
              <w:ind w:firstLine="0"/>
              <w:rPr>
                <w:b/>
                <w:bCs/>
              </w:rPr>
            </w:pPr>
            <w:r w:rsidRPr="00C17163">
              <w:rPr>
                <w:b/>
                <w:bCs/>
              </w:rPr>
              <w:t>Popis</w:t>
            </w:r>
          </w:p>
        </w:tc>
      </w:tr>
      <w:tr w:rsidR="000965AB" w:rsidRPr="00DD4A12" w14:paraId="3E21D645" w14:textId="77777777" w:rsidTr="000965AB">
        <w:tc>
          <w:tcPr>
            <w:tcW w:w="2352" w:type="dxa"/>
          </w:tcPr>
          <w:p w14:paraId="16BA2567" w14:textId="0B2179D4" w:rsidR="000965AB" w:rsidRPr="00DD4A12" w:rsidRDefault="000965AB" w:rsidP="00793AE5">
            <w:pPr>
              <w:ind w:firstLine="0"/>
            </w:pPr>
            <w:proofErr w:type="spellStart"/>
            <w:r w:rsidRPr="00DD4A12">
              <w:t>login</w:t>
            </w:r>
            <w:proofErr w:type="spellEnd"/>
          </w:p>
        </w:tc>
        <w:tc>
          <w:tcPr>
            <w:tcW w:w="1027" w:type="dxa"/>
          </w:tcPr>
          <w:p w14:paraId="7E39958A" w14:textId="5704545E" w:rsidR="000965AB" w:rsidRPr="00DD4A12" w:rsidRDefault="000965AB" w:rsidP="00793AE5">
            <w:pPr>
              <w:ind w:firstLine="0"/>
            </w:pPr>
            <w:r w:rsidRPr="00DD4A12">
              <w:t>POST</w:t>
            </w:r>
          </w:p>
        </w:tc>
        <w:tc>
          <w:tcPr>
            <w:tcW w:w="1163" w:type="dxa"/>
          </w:tcPr>
          <w:p w14:paraId="64018AF7" w14:textId="4F1A6BF6" w:rsidR="000965AB" w:rsidRPr="00DD4A12" w:rsidRDefault="000965AB" w:rsidP="00793AE5">
            <w:pPr>
              <w:ind w:firstLine="0"/>
            </w:pPr>
            <w:r>
              <w:t>účet</w:t>
            </w:r>
          </w:p>
        </w:tc>
        <w:tc>
          <w:tcPr>
            <w:tcW w:w="3952" w:type="dxa"/>
          </w:tcPr>
          <w:p w14:paraId="022AC706" w14:textId="7DCBE879" w:rsidR="000965AB" w:rsidRPr="00DD4A12" w:rsidRDefault="000965AB" w:rsidP="00793AE5">
            <w:pPr>
              <w:ind w:firstLine="0"/>
            </w:pPr>
            <w:r w:rsidRPr="00DD4A12">
              <w:t xml:space="preserve">Prihlásenie </w:t>
            </w:r>
            <w:r w:rsidR="00D82A8A">
              <w:t>po</w:t>
            </w:r>
            <w:r w:rsidRPr="00DD4A12">
              <w:t>užívateľa na základe prihlasovacích údajov</w:t>
            </w:r>
          </w:p>
        </w:tc>
      </w:tr>
      <w:tr w:rsidR="000965AB" w:rsidRPr="00DD4A12" w14:paraId="6BCF0970" w14:textId="77777777" w:rsidTr="000965AB">
        <w:tc>
          <w:tcPr>
            <w:tcW w:w="2352" w:type="dxa"/>
          </w:tcPr>
          <w:p w14:paraId="3325EB89" w14:textId="7557DE6F" w:rsidR="000965AB" w:rsidRPr="00DD4A12" w:rsidRDefault="000965AB" w:rsidP="00793AE5">
            <w:pPr>
              <w:ind w:firstLine="0"/>
            </w:pPr>
            <w:r w:rsidRPr="00DD4A12">
              <w:t>register</w:t>
            </w:r>
          </w:p>
        </w:tc>
        <w:tc>
          <w:tcPr>
            <w:tcW w:w="1027" w:type="dxa"/>
          </w:tcPr>
          <w:p w14:paraId="50C9C8C6" w14:textId="31424C0F" w:rsidR="000965AB" w:rsidRPr="00DD4A12" w:rsidRDefault="000965AB" w:rsidP="00793AE5">
            <w:pPr>
              <w:ind w:firstLine="0"/>
            </w:pPr>
            <w:r w:rsidRPr="00DD4A12">
              <w:t>POST</w:t>
            </w:r>
          </w:p>
        </w:tc>
        <w:tc>
          <w:tcPr>
            <w:tcW w:w="1163" w:type="dxa"/>
          </w:tcPr>
          <w:p w14:paraId="028F856B" w14:textId="37CE0D84" w:rsidR="000965AB" w:rsidRPr="00DD4A12" w:rsidRDefault="000965AB" w:rsidP="00793AE5">
            <w:pPr>
              <w:ind w:firstLine="0"/>
            </w:pPr>
            <w:r>
              <w:t>účet</w:t>
            </w:r>
          </w:p>
        </w:tc>
        <w:tc>
          <w:tcPr>
            <w:tcW w:w="3952" w:type="dxa"/>
          </w:tcPr>
          <w:p w14:paraId="6828443F" w14:textId="12A26E0F" w:rsidR="000965AB" w:rsidRPr="00DD4A12" w:rsidRDefault="000965AB" w:rsidP="00793AE5">
            <w:pPr>
              <w:ind w:firstLine="0"/>
            </w:pPr>
            <w:r w:rsidRPr="00DD4A12">
              <w:t xml:space="preserve">Registrácia </w:t>
            </w:r>
            <w:r w:rsidR="00D82A8A">
              <w:t>po</w:t>
            </w:r>
            <w:r w:rsidRPr="00DD4A12">
              <w:t>užívateľa</w:t>
            </w:r>
          </w:p>
        </w:tc>
      </w:tr>
      <w:tr w:rsidR="000965AB" w:rsidRPr="00DD4A12" w14:paraId="1EC172B1" w14:textId="77777777" w:rsidTr="000965AB">
        <w:tc>
          <w:tcPr>
            <w:tcW w:w="2352" w:type="dxa"/>
          </w:tcPr>
          <w:p w14:paraId="591F667C" w14:textId="06A6CD61" w:rsidR="000965AB" w:rsidRPr="00DD4A12" w:rsidRDefault="000965AB" w:rsidP="00793AE5">
            <w:pPr>
              <w:ind w:firstLine="0"/>
            </w:pPr>
            <w:proofErr w:type="spellStart"/>
            <w:r w:rsidRPr="00DD4A12">
              <w:t>editAccount</w:t>
            </w:r>
            <w:proofErr w:type="spellEnd"/>
          </w:p>
        </w:tc>
        <w:tc>
          <w:tcPr>
            <w:tcW w:w="1027" w:type="dxa"/>
          </w:tcPr>
          <w:p w14:paraId="24AB79E4" w14:textId="46E2C514" w:rsidR="000965AB" w:rsidRPr="00DD4A12" w:rsidRDefault="000965AB" w:rsidP="00793AE5">
            <w:pPr>
              <w:ind w:firstLine="0"/>
            </w:pPr>
            <w:r w:rsidRPr="00DD4A12">
              <w:t>POST</w:t>
            </w:r>
          </w:p>
        </w:tc>
        <w:tc>
          <w:tcPr>
            <w:tcW w:w="1163" w:type="dxa"/>
          </w:tcPr>
          <w:p w14:paraId="6DEDC300" w14:textId="7213467E" w:rsidR="000965AB" w:rsidRPr="00DD4A12" w:rsidRDefault="000965AB" w:rsidP="00793AE5">
            <w:pPr>
              <w:ind w:firstLine="0"/>
            </w:pPr>
            <w:r>
              <w:t>účet</w:t>
            </w:r>
          </w:p>
        </w:tc>
        <w:tc>
          <w:tcPr>
            <w:tcW w:w="3952" w:type="dxa"/>
          </w:tcPr>
          <w:p w14:paraId="616FF2C6" w14:textId="56FE1EBB" w:rsidR="000965AB" w:rsidRPr="00DD4A12" w:rsidRDefault="000965AB" w:rsidP="00793AE5">
            <w:pPr>
              <w:ind w:firstLine="0"/>
            </w:pPr>
            <w:r w:rsidRPr="00DD4A12">
              <w:t>Editácia účtu</w:t>
            </w:r>
          </w:p>
        </w:tc>
      </w:tr>
      <w:tr w:rsidR="000965AB" w:rsidRPr="00DD4A12" w14:paraId="268A96F8" w14:textId="77777777" w:rsidTr="000965AB">
        <w:tc>
          <w:tcPr>
            <w:tcW w:w="2352" w:type="dxa"/>
          </w:tcPr>
          <w:p w14:paraId="40554E06" w14:textId="1A2023D2" w:rsidR="000965AB" w:rsidRPr="00DD4A12" w:rsidRDefault="000965AB" w:rsidP="00793AE5">
            <w:pPr>
              <w:ind w:firstLine="0"/>
            </w:pPr>
            <w:proofErr w:type="spellStart"/>
            <w:r w:rsidRPr="00DD4A12">
              <w:t>getAccountDetails</w:t>
            </w:r>
            <w:proofErr w:type="spellEnd"/>
          </w:p>
        </w:tc>
        <w:tc>
          <w:tcPr>
            <w:tcW w:w="1027" w:type="dxa"/>
          </w:tcPr>
          <w:p w14:paraId="239F0A42" w14:textId="5194AC2C" w:rsidR="000965AB" w:rsidRPr="00DD4A12" w:rsidRDefault="000965AB" w:rsidP="00793AE5">
            <w:pPr>
              <w:ind w:firstLine="0"/>
            </w:pPr>
            <w:r w:rsidRPr="00DD4A12">
              <w:t>GET</w:t>
            </w:r>
          </w:p>
        </w:tc>
        <w:tc>
          <w:tcPr>
            <w:tcW w:w="1163" w:type="dxa"/>
          </w:tcPr>
          <w:p w14:paraId="30872DAE" w14:textId="34901781" w:rsidR="000965AB" w:rsidRPr="00DD4A12" w:rsidRDefault="000965AB" w:rsidP="00793AE5">
            <w:pPr>
              <w:ind w:firstLine="0"/>
            </w:pPr>
            <w:r>
              <w:t>účet</w:t>
            </w:r>
          </w:p>
        </w:tc>
        <w:tc>
          <w:tcPr>
            <w:tcW w:w="3952" w:type="dxa"/>
          </w:tcPr>
          <w:p w14:paraId="275943CB" w14:textId="555ECA63" w:rsidR="000965AB" w:rsidRPr="00DD4A12" w:rsidRDefault="000965AB" w:rsidP="00793AE5">
            <w:pPr>
              <w:ind w:firstLine="0"/>
            </w:pPr>
            <w:r w:rsidRPr="00DD4A12">
              <w:t>Získanie dát o účte</w:t>
            </w:r>
          </w:p>
        </w:tc>
      </w:tr>
      <w:tr w:rsidR="000965AB" w:rsidRPr="00DD4A12" w14:paraId="089B429E" w14:textId="77777777" w:rsidTr="000965AB">
        <w:tc>
          <w:tcPr>
            <w:tcW w:w="2352" w:type="dxa"/>
          </w:tcPr>
          <w:p w14:paraId="6815811B" w14:textId="217534FC" w:rsidR="000965AB" w:rsidRPr="00DD4A12" w:rsidRDefault="000965AB" w:rsidP="000965AB">
            <w:pPr>
              <w:ind w:firstLine="0"/>
            </w:pPr>
            <w:proofErr w:type="spellStart"/>
            <w:r>
              <w:t>createCategory</w:t>
            </w:r>
            <w:proofErr w:type="spellEnd"/>
          </w:p>
        </w:tc>
        <w:tc>
          <w:tcPr>
            <w:tcW w:w="1027" w:type="dxa"/>
          </w:tcPr>
          <w:p w14:paraId="1C06D216" w14:textId="179B4BA0" w:rsidR="000965AB" w:rsidRPr="00DD4A12" w:rsidRDefault="000965AB" w:rsidP="000965AB">
            <w:pPr>
              <w:ind w:firstLine="0"/>
            </w:pPr>
            <w:r>
              <w:t>POST</w:t>
            </w:r>
          </w:p>
        </w:tc>
        <w:tc>
          <w:tcPr>
            <w:tcW w:w="1163" w:type="dxa"/>
          </w:tcPr>
          <w:p w14:paraId="4CB65156" w14:textId="731E3DD6" w:rsidR="000965AB" w:rsidRDefault="000965AB" w:rsidP="000965AB">
            <w:pPr>
              <w:ind w:firstLine="0"/>
            </w:pPr>
            <w:r>
              <w:t>kategória</w:t>
            </w:r>
          </w:p>
        </w:tc>
        <w:tc>
          <w:tcPr>
            <w:tcW w:w="3952" w:type="dxa"/>
          </w:tcPr>
          <w:p w14:paraId="095B24B1" w14:textId="161C2B2A" w:rsidR="000965AB" w:rsidRPr="00DD4A12" w:rsidRDefault="000965AB" w:rsidP="000965AB">
            <w:pPr>
              <w:ind w:firstLine="0"/>
            </w:pPr>
            <w:r>
              <w:t>Vytvorenie novej kategórie v zozname</w:t>
            </w:r>
          </w:p>
        </w:tc>
      </w:tr>
      <w:tr w:rsidR="000965AB" w:rsidRPr="00DD4A12" w14:paraId="4223B16E" w14:textId="77777777" w:rsidTr="000965AB">
        <w:tc>
          <w:tcPr>
            <w:tcW w:w="2352" w:type="dxa"/>
          </w:tcPr>
          <w:p w14:paraId="7798329A" w14:textId="309525DA" w:rsidR="000965AB" w:rsidRDefault="000965AB" w:rsidP="000965AB">
            <w:pPr>
              <w:ind w:firstLine="0"/>
            </w:pPr>
            <w:proofErr w:type="spellStart"/>
            <w:r>
              <w:t>deleteCategory</w:t>
            </w:r>
            <w:proofErr w:type="spellEnd"/>
          </w:p>
        </w:tc>
        <w:tc>
          <w:tcPr>
            <w:tcW w:w="1027" w:type="dxa"/>
          </w:tcPr>
          <w:p w14:paraId="24DA286C" w14:textId="6A601B82" w:rsidR="000965AB" w:rsidRDefault="000965AB" w:rsidP="000965AB">
            <w:pPr>
              <w:ind w:firstLine="0"/>
            </w:pPr>
            <w:r>
              <w:t>POST</w:t>
            </w:r>
          </w:p>
        </w:tc>
        <w:tc>
          <w:tcPr>
            <w:tcW w:w="1163" w:type="dxa"/>
          </w:tcPr>
          <w:p w14:paraId="604D6F0E" w14:textId="19373F0F" w:rsidR="000965AB" w:rsidRDefault="000965AB" w:rsidP="000965AB">
            <w:pPr>
              <w:ind w:firstLine="0"/>
            </w:pPr>
            <w:r>
              <w:t>kategória</w:t>
            </w:r>
          </w:p>
        </w:tc>
        <w:tc>
          <w:tcPr>
            <w:tcW w:w="3952" w:type="dxa"/>
          </w:tcPr>
          <w:p w14:paraId="15AA524B" w14:textId="4C73ED78" w:rsidR="000965AB" w:rsidRPr="00DD4A12" w:rsidRDefault="000965AB" w:rsidP="000965AB">
            <w:pPr>
              <w:ind w:firstLine="0"/>
            </w:pPr>
            <w:r>
              <w:t>Vymazanie kategórie</w:t>
            </w:r>
          </w:p>
        </w:tc>
      </w:tr>
      <w:tr w:rsidR="000965AB" w:rsidRPr="00DD4A12" w14:paraId="0EC1EE29" w14:textId="77777777" w:rsidTr="000965AB">
        <w:tc>
          <w:tcPr>
            <w:tcW w:w="2352" w:type="dxa"/>
          </w:tcPr>
          <w:p w14:paraId="150BAFC5" w14:textId="2E1005B7" w:rsidR="000965AB" w:rsidRDefault="000965AB" w:rsidP="000965AB">
            <w:pPr>
              <w:ind w:firstLine="0"/>
            </w:pPr>
            <w:proofErr w:type="spellStart"/>
            <w:r>
              <w:t>getCategories</w:t>
            </w:r>
            <w:proofErr w:type="spellEnd"/>
          </w:p>
        </w:tc>
        <w:tc>
          <w:tcPr>
            <w:tcW w:w="1027" w:type="dxa"/>
          </w:tcPr>
          <w:p w14:paraId="7C62D15C" w14:textId="6DA11935" w:rsidR="000965AB" w:rsidRDefault="000965AB" w:rsidP="000965AB">
            <w:pPr>
              <w:ind w:firstLine="0"/>
            </w:pPr>
            <w:r w:rsidRPr="00DD4A12">
              <w:t>GET</w:t>
            </w:r>
          </w:p>
        </w:tc>
        <w:tc>
          <w:tcPr>
            <w:tcW w:w="1163" w:type="dxa"/>
          </w:tcPr>
          <w:p w14:paraId="7606AA7C" w14:textId="407BBF1A" w:rsidR="000965AB" w:rsidRDefault="000965AB" w:rsidP="000965AB">
            <w:pPr>
              <w:ind w:firstLine="0"/>
            </w:pPr>
            <w:r>
              <w:t>kategória</w:t>
            </w:r>
          </w:p>
        </w:tc>
        <w:tc>
          <w:tcPr>
            <w:tcW w:w="3952" w:type="dxa"/>
          </w:tcPr>
          <w:p w14:paraId="78C73ED2" w14:textId="00B1D4D7" w:rsidR="000965AB" w:rsidRPr="00DD4A12" w:rsidRDefault="000965AB" w:rsidP="000965AB">
            <w:pPr>
              <w:ind w:firstLine="0"/>
            </w:pPr>
            <w:r>
              <w:t>Získanie všetky kategórie zoznamu</w:t>
            </w:r>
          </w:p>
        </w:tc>
      </w:tr>
      <w:tr w:rsidR="000965AB" w:rsidRPr="00DD4A12" w14:paraId="0D9B2D4D" w14:textId="77777777" w:rsidTr="000965AB">
        <w:tc>
          <w:tcPr>
            <w:tcW w:w="2352" w:type="dxa"/>
          </w:tcPr>
          <w:p w14:paraId="5508F591" w14:textId="72C4C97F" w:rsidR="000965AB" w:rsidRDefault="000965AB" w:rsidP="000965AB">
            <w:pPr>
              <w:ind w:firstLine="0"/>
            </w:pPr>
            <w:proofErr w:type="spellStart"/>
            <w:r>
              <w:t>setCategory</w:t>
            </w:r>
            <w:proofErr w:type="spellEnd"/>
          </w:p>
        </w:tc>
        <w:tc>
          <w:tcPr>
            <w:tcW w:w="1027" w:type="dxa"/>
          </w:tcPr>
          <w:p w14:paraId="53C1A39A" w14:textId="114F85BD" w:rsidR="000965AB" w:rsidRDefault="000965AB" w:rsidP="000965AB">
            <w:pPr>
              <w:ind w:firstLine="0"/>
            </w:pPr>
            <w:r>
              <w:t>POST</w:t>
            </w:r>
          </w:p>
        </w:tc>
        <w:tc>
          <w:tcPr>
            <w:tcW w:w="1163" w:type="dxa"/>
          </w:tcPr>
          <w:p w14:paraId="46AE2250" w14:textId="665F2F05" w:rsidR="000965AB" w:rsidRDefault="000965AB" w:rsidP="000965AB">
            <w:pPr>
              <w:ind w:firstLine="0"/>
            </w:pPr>
            <w:r>
              <w:t>kategória</w:t>
            </w:r>
          </w:p>
        </w:tc>
        <w:tc>
          <w:tcPr>
            <w:tcW w:w="3952" w:type="dxa"/>
          </w:tcPr>
          <w:p w14:paraId="216728F6" w14:textId="4C3ADEDA" w:rsidR="000965AB" w:rsidRPr="00DD4A12" w:rsidRDefault="000965AB" w:rsidP="000965AB">
            <w:pPr>
              <w:ind w:firstLine="0"/>
            </w:pPr>
            <w:r>
              <w:t>Úprava dát kategórie</w:t>
            </w:r>
          </w:p>
        </w:tc>
      </w:tr>
      <w:tr w:rsidR="000965AB" w:rsidRPr="00DD4A12" w14:paraId="5DF9DD01" w14:textId="77777777" w:rsidTr="000965AB">
        <w:tc>
          <w:tcPr>
            <w:tcW w:w="2352" w:type="dxa"/>
          </w:tcPr>
          <w:p w14:paraId="4075CA75" w14:textId="5E633C47" w:rsidR="000965AB" w:rsidRDefault="000965AB" w:rsidP="000965AB">
            <w:pPr>
              <w:ind w:firstLine="0"/>
            </w:pPr>
            <w:proofErr w:type="spellStart"/>
            <w:r>
              <w:t>acceptInvitation</w:t>
            </w:r>
            <w:proofErr w:type="spellEnd"/>
          </w:p>
        </w:tc>
        <w:tc>
          <w:tcPr>
            <w:tcW w:w="1027" w:type="dxa"/>
          </w:tcPr>
          <w:p w14:paraId="01E4CBFD" w14:textId="463DB2D4" w:rsidR="000965AB" w:rsidRDefault="000965AB" w:rsidP="000965AB">
            <w:pPr>
              <w:ind w:firstLine="0"/>
            </w:pPr>
            <w:r>
              <w:t>POST</w:t>
            </w:r>
          </w:p>
        </w:tc>
        <w:tc>
          <w:tcPr>
            <w:tcW w:w="1163" w:type="dxa"/>
          </w:tcPr>
          <w:p w14:paraId="41726873" w14:textId="51FF3EEA" w:rsidR="000965AB" w:rsidRDefault="000965AB" w:rsidP="000965AB">
            <w:pPr>
              <w:ind w:firstLine="0"/>
            </w:pPr>
            <w:r>
              <w:t>pozvánka</w:t>
            </w:r>
          </w:p>
        </w:tc>
        <w:tc>
          <w:tcPr>
            <w:tcW w:w="3952" w:type="dxa"/>
          </w:tcPr>
          <w:p w14:paraId="5D1DDED1" w14:textId="17639561" w:rsidR="000965AB" w:rsidRPr="00DD4A12" w:rsidRDefault="000965AB" w:rsidP="000965AB">
            <w:pPr>
              <w:ind w:firstLine="0"/>
            </w:pPr>
            <w:r>
              <w:t>Prijatie pozvánky</w:t>
            </w:r>
          </w:p>
        </w:tc>
      </w:tr>
      <w:tr w:rsidR="000965AB" w:rsidRPr="00DD4A12" w14:paraId="58FCA825" w14:textId="77777777" w:rsidTr="000965AB">
        <w:tc>
          <w:tcPr>
            <w:tcW w:w="2352" w:type="dxa"/>
          </w:tcPr>
          <w:p w14:paraId="16D256E4" w14:textId="6E3C1AAD" w:rsidR="000965AB" w:rsidRDefault="000965AB" w:rsidP="000965AB">
            <w:pPr>
              <w:ind w:firstLine="0"/>
            </w:pPr>
            <w:proofErr w:type="spellStart"/>
            <w:r>
              <w:t>createInvitation</w:t>
            </w:r>
            <w:proofErr w:type="spellEnd"/>
          </w:p>
        </w:tc>
        <w:tc>
          <w:tcPr>
            <w:tcW w:w="1027" w:type="dxa"/>
          </w:tcPr>
          <w:p w14:paraId="1E5C27C5" w14:textId="4124AD71" w:rsidR="000965AB" w:rsidRDefault="000965AB" w:rsidP="000965AB">
            <w:pPr>
              <w:ind w:firstLine="0"/>
            </w:pPr>
            <w:r>
              <w:t>POST</w:t>
            </w:r>
          </w:p>
        </w:tc>
        <w:tc>
          <w:tcPr>
            <w:tcW w:w="1163" w:type="dxa"/>
          </w:tcPr>
          <w:p w14:paraId="506E7A38" w14:textId="676D23D4" w:rsidR="000965AB" w:rsidRDefault="000965AB" w:rsidP="000965AB">
            <w:pPr>
              <w:ind w:firstLine="0"/>
            </w:pPr>
            <w:r>
              <w:t>pozvánka</w:t>
            </w:r>
          </w:p>
        </w:tc>
        <w:tc>
          <w:tcPr>
            <w:tcW w:w="3952" w:type="dxa"/>
          </w:tcPr>
          <w:p w14:paraId="3953A563" w14:textId="5431DDB2" w:rsidR="000965AB" w:rsidRPr="00DD4A12" w:rsidRDefault="000965AB" w:rsidP="000965AB">
            <w:pPr>
              <w:ind w:firstLine="0"/>
            </w:pPr>
            <w:r>
              <w:t>Vytvorenie pozvánky</w:t>
            </w:r>
          </w:p>
        </w:tc>
      </w:tr>
      <w:tr w:rsidR="000965AB" w:rsidRPr="00DD4A12" w14:paraId="1088A4B5" w14:textId="77777777" w:rsidTr="000965AB">
        <w:tc>
          <w:tcPr>
            <w:tcW w:w="2352" w:type="dxa"/>
          </w:tcPr>
          <w:p w14:paraId="3A9CFF01" w14:textId="364F654B" w:rsidR="000965AB" w:rsidRDefault="000965AB" w:rsidP="000965AB">
            <w:pPr>
              <w:ind w:firstLine="0"/>
            </w:pPr>
            <w:proofErr w:type="spellStart"/>
            <w:r>
              <w:t>deleteInvitation</w:t>
            </w:r>
            <w:proofErr w:type="spellEnd"/>
          </w:p>
        </w:tc>
        <w:tc>
          <w:tcPr>
            <w:tcW w:w="1027" w:type="dxa"/>
          </w:tcPr>
          <w:p w14:paraId="33EF9ABD" w14:textId="371E9D18" w:rsidR="000965AB" w:rsidRDefault="000965AB" w:rsidP="000965AB">
            <w:pPr>
              <w:ind w:firstLine="0"/>
            </w:pPr>
            <w:r>
              <w:t>POST</w:t>
            </w:r>
          </w:p>
        </w:tc>
        <w:tc>
          <w:tcPr>
            <w:tcW w:w="1163" w:type="dxa"/>
          </w:tcPr>
          <w:p w14:paraId="0A10022E" w14:textId="61047433" w:rsidR="000965AB" w:rsidRDefault="000965AB" w:rsidP="000965AB">
            <w:pPr>
              <w:ind w:firstLine="0"/>
            </w:pPr>
            <w:r>
              <w:t>pozvánka</w:t>
            </w:r>
          </w:p>
        </w:tc>
        <w:tc>
          <w:tcPr>
            <w:tcW w:w="3952" w:type="dxa"/>
          </w:tcPr>
          <w:p w14:paraId="2330570F" w14:textId="41B1D367" w:rsidR="000965AB" w:rsidRPr="00DD4A12" w:rsidRDefault="000965AB" w:rsidP="000965AB">
            <w:pPr>
              <w:ind w:firstLine="0"/>
            </w:pPr>
            <w:r>
              <w:t>Vymazanie pozvánky</w:t>
            </w:r>
          </w:p>
        </w:tc>
      </w:tr>
      <w:tr w:rsidR="000965AB" w:rsidRPr="00DD4A12" w14:paraId="3A0229ED" w14:textId="77777777" w:rsidTr="000965AB">
        <w:tc>
          <w:tcPr>
            <w:tcW w:w="2352" w:type="dxa"/>
          </w:tcPr>
          <w:p w14:paraId="1186D8FA" w14:textId="49680C41" w:rsidR="000965AB" w:rsidRDefault="000965AB" w:rsidP="000965AB">
            <w:pPr>
              <w:ind w:firstLine="0"/>
            </w:pPr>
            <w:proofErr w:type="spellStart"/>
            <w:r>
              <w:t>getInvitations</w:t>
            </w:r>
            <w:proofErr w:type="spellEnd"/>
          </w:p>
        </w:tc>
        <w:tc>
          <w:tcPr>
            <w:tcW w:w="1027" w:type="dxa"/>
          </w:tcPr>
          <w:p w14:paraId="7D3EA357" w14:textId="057D9609" w:rsidR="000965AB" w:rsidRDefault="000965AB" w:rsidP="000965AB">
            <w:pPr>
              <w:ind w:firstLine="0"/>
            </w:pPr>
            <w:r>
              <w:t>GET</w:t>
            </w:r>
          </w:p>
        </w:tc>
        <w:tc>
          <w:tcPr>
            <w:tcW w:w="1163" w:type="dxa"/>
          </w:tcPr>
          <w:p w14:paraId="670D4D78" w14:textId="02EAAFDC" w:rsidR="000965AB" w:rsidRDefault="000965AB" w:rsidP="000965AB">
            <w:pPr>
              <w:ind w:firstLine="0"/>
            </w:pPr>
            <w:r>
              <w:t>pozvánka</w:t>
            </w:r>
          </w:p>
        </w:tc>
        <w:tc>
          <w:tcPr>
            <w:tcW w:w="3952" w:type="dxa"/>
          </w:tcPr>
          <w:p w14:paraId="0461E105" w14:textId="4F677E3A" w:rsidR="000965AB" w:rsidRPr="00DD4A12" w:rsidRDefault="000965AB" w:rsidP="000965AB">
            <w:pPr>
              <w:ind w:firstLine="0"/>
            </w:pPr>
            <w:r>
              <w:t>Získanie pozvánok pre daný zoznam</w:t>
            </w:r>
          </w:p>
        </w:tc>
      </w:tr>
      <w:tr w:rsidR="000965AB" w:rsidRPr="00DD4A12" w14:paraId="7FEC72E9" w14:textId="77777777" w:rsidTr="000965AB">
        <w:tc>
          <w:tcPr>
            <w:tcW w:w="2352" w:type="dxa"/>
          </w:tcPr>
          <w:p w14:paraId="04C70250" w14:textId="28E2D1DD" w:rsidR="000965AB" w:rsidRDefault="000965AB" w:rsidP="000965AB">
            <w:pPr>
              <w:ind w:firstLine="0"/>
            </w:pPr>
            <w:proofErr w:type="spellStart"/>
            <w:r>
              <w:t>getMyInvitations</w:t>
            </w:r>
            <w:proofErr w:type="spellEnd"/>
          </w:p>
        </w:tc>
        <w:tc>
          <w:tcPr>
            <w:tcW w:w="1027" w:type="dxa"/>
          </w:tcPr>
          <w:p w14:paraId="61B06597" w14:textId="5A68DCF5" w:rsidR="000965AB" w:rsidRDefault="000965AB" w:rsidP="000965AB">
            <w:pPr>
              <w:ind w:firstLine="0"/>
            </w:pPr>
            <w:r>
              <w:t>GET</w:t>
            </w:r>
          </w:p>
        </w:tc>
        <w:tc>
          <w:tcPr>
            <w:tcW w:w="1163" w:type="dxa"/>
          </w:tcPr>
          <w:p w14:paraId="47364A57" w14:textId="00692A8C" w:rsidR="000965AB" w:rsidRDefault="000965AB" w:rsidP="000965AB">
            <w:pPr>
              <w:ind w:firstLine="0"/>
            </w:pPr>
            <w:r>
              <w:t>pozvánka</w:t>
            </w:r>
          </w:p>
        </w:tc>
        <w:tc>
          <w:tcPr>
            <w:tcW w:w="3952" w:type="dxa"/>
          </w:tcPr>
          <w:p w14:paraId="08CEC872" w14:textId="7C64F1EA" w:rsidR="000965AB" w:rsidRPr="00DD4A12" w:rsidRDefault="000965AB" w:rsidP="000965AB">
            <w:pPr>
              <w:ind w:firstLine="0"/>
            </w:pPr>
            <w:r>
              <w:t xml:space="preserve">Získanie všetkých pozvánok pre daného </w:t>
            </w:r>
            <w:r w:rsidR="00D82A8A">
              <w:t>po</w:t>
            </w:r>
            <w:r>
              <w:t>užívateľa</w:t>
            </w:r>
          </w:p>
        </w:tc>
      </w:tr>
      <w:tr w:rsidR="006D457B" w:rsidRPr="00DD4A12" w14:paraId="6A40BA54" w14:textId="77777777" w:rsidTr="000965AB">
        <w:tc>
          <w:tcPr>
            <w:tcW w:w="2352" w:type="dxa"/>
          </w:tcPr>
          <w:p w14:paraId="08243AEF" w14:textId="40E48F4C" w:rsidR="006D457B" w:rsidRDefault="006D457B" w:rsidP="000965AB">
            <w:pPr>
              <w:ind w:firstLine="0"/>
            </w:pPr>
            <w:proofErr w:type="spellStart"/>
            <w:r w:rsidRPr="00DD4A12">
              <w:t>createItem</w:t>
            </w:r>
            <w:proofErr w:type="spellEnd"/>
          </w:p>
        </w:tc>
        <w:tc>
          <w:tcPr>
            <w:tcW w:w="1027" w:type="dxa"/>
          </w:tcPr>
          <w:p w14:paraId="70F5AAC1" w14:textId="1B5A3073" w:rsidR="006D457B" w:rsidRDefault="006D457B" w:rsidP="000965AB">
            <w:pPr>
              <w:ind w:firstLine="0"/>
            </w:pPr>
            <w:r w:rsidRPr="00DD4A12">
              <w:t>POST</w:t>
            </w:r>
          </w:p>
        </w:tc>
        <w:tc>
          <w:tcPr>
            <w:tcW w:w="1163" w:type="dxa"/>
          </w:tcPr>
          <w:p w14:paraId="1BA49657" w14:textId="54DE1711" w:rsidR="006D457B" w:rsidRDefault="006D457B" w:rsidP="000965AB">
            <w:pPr>
              <w:ind w:firstLine="0"/>
            </w:pPr>
            <w:r>
              <w:t>položka</w:t>
            </w:r>
          </w:p>
        </w:tc>
        <w:tc>
          <w:tcPr>
            <w:tcW w:w="3952" w:type="dxa"/>
          </w:tcPr>
          <w:p w14:paraId="1428548F" w14:textId="6E017D72" w:rsidR="006D457B" w:rsidRPr="00DD4A12" w:rsidRDefault="006D457B" w:rsidP="000965AB">
            <w:pPr>
              <w:ind w:firstLine="0"/>
            </w:pPr>
            <w:r w:rsidRPr="00DD4A12">
              <w:t>Vytvorenie položky zoznamu</w:t>
            </w:r>
          </w:p>
        </w:tc>
      </w:tr>
      <w:tr w:rsidR="006D457B" w:rsidRPr="00DD4A12" w14:paraId="769EE14A" w14:textId="77777777" w:rsidTr="000965AB">
        <w:tc>
          <w:tcPr>
            <w:tcW w:w="2352" w:type="dxa"/>
          </w:tcPr>
          <w:p w14:paraId="5417032F" w14:textId="4A367E2B" w:rsidR="006D457B" w:rsidRDefault="006D457B" w:rsidP="000965AB">
            <w:pPr>
              <w:ind w:firstLine="0"/>
            </w:pPr>
            <w:proofErr w:type="spellStart"/>
            <w:r w:rsidRPr="00DD4A12">
              <w:t>getItems</w:t>
            </w:r>
            <w:proofErr w:type="spellEnd"/>
          </w:p>
        </w:tc>
        <w:tc>
          <w:tcPr>
            <w:tcW w:w="1027" w:type="dxa"/>
          </w:tcPr>
          <w:p w14:paraId="11E1F9BE" w14:textId="279305EC" w:rsidR="006D457B" w:rsidRDefault="006D457B" w:rsidP="000965AB">
            <w:pPr>
              <w:ind w:firstLine="0"/>
            </w:pPr>
            <w:r w:rsidRPr="00DD4A12">
              <w:t>GET</w:t>
            </w:r>
          </w:p>
        </w:tc>
        <w:tc>
          <w:tcPr>
            <w:tcW w:w="1163" w:type="dxa"/>
          </w:tcPr>
          <w:p w14:paraId="2536B56F" w14:textId="7D608E63" w:rsidR="006D457B" w:rsidRDefault="006D457B" w:rsidP="000965AB">
            <w:pPr>
              <w:ind w:firstLine="0"/>
            </w:pPr>
            <w:r>
              <w:t>položka</w:t>
            </w:r>
          </w:p>
        </w:tc>
        <w:tc>
          <w:tcPr>
            <w:tcW w:w="3952" w:type="dxa"/>
          </w:tcPr>
          <w:p w14:paraId="3EDB1AC6" w14:textId="4E570174" w:rsidR="006D457B" w:rsidRPr="00DD4A12" w:rsidRDefault="006D457B" w:rsidP="000965AB">
            <w:pPr>
              <w:ind w:firstLine="0"/>
            </w:pPr>
            <w:r w:rsidRPr="00DD4A12">
              <w:t>Získanie položiek zoznamu</w:t>
            </w:r>
          </w:p>
        </w:tc>
      </w:tr>
      <w:tr w:rsidR="006D457B" w:rsidRPr="00DD4A12" w14:paraId="332DDDB6" w14:textId="77777777" w:rsidTr="000965AB">
        <w:tc>
          <w:tcPr>
            <w:tcW w:w="2352" w:type="dxa"/>
          </w:tcPr>
          <w:p w14:paraId="00AA04C1" w14:textId="7ADFAD5B" w:rsidR="006D457B" w:rsidRPr="00DD4A12" w:rsidRDefault="006D457B" w:rsidP="00DA0F65">
            <w:pPr>
              <w:tabs>
                <w:tab w:val="left" w:pos="1500"/>
              </w:tabs>
              <w:ind w:firstLine="0"/>
            </w:pPr>
            <w:proofErr w:type="spellStart"/>
            <w:r w:rsidRPr="00DD4A12">
              <w:lastRenderedPageBreak/>
              <w:t>setItem</w:t>
            </w:r>
            <w:proofErr w:type="spellEnd"/>
          </w:p>
        </w:tc>
        <w:tc>
          <w:tcPr>
            <w:tcW w:w="1027" w:type="dxa"/>
          </w:tcPr>
          <w:p w14:paraId="1585055B" w14:textId="720A83AD" w:rsidR="006D457B" w:rsidRPr="00DD4A12" w:rsidRDefault="006D457B" w:rsidP="00793AE5">
            <w:pPr>
              <w:ind w:firstLine="0"/>
            </w:pPr>
            <w:r w:rsidRPr="00DD4A12">
              <w:t>POST</w:t>
            </w:r>
          </w:p>
        </w:tc>
        <w:tc>
          <w:tcPr>
            <w:tcW w:w="1163" w:type="dxa"/>
          </w:tcPr>
          <w:p w14:paraId="350A7CF2" w14:textId="7C435D41" w:rsidR="006D457B" w:rsidRPr="00DD4A12" w:rsidRDefault="006D457B" w:rsidP="00793AE5">
            <w:pPr>
              <w:ind w:firstLine="0"/>
            </w:pPr>
            <w:r>
              <w:t>položka</w:t>
            </w:r>
          </w:p>
        </w:tc>
        <w:tc>
          <w:tcPr>
            <w:tcW w:w="3952" w:type="dxa"/>
          </w:tcPr>
          <w:p w14:paraId="2B2B321A" w14:textId="186A7B5C" w:rsidR="006D457B" w:rsidRPr="00DD4A12" w:rsidRDefault="006D457B" w:rsidP="00793AE5">
            <w:pPr>
              <w:ind w:firstLine="0"/>
            </w:pPr>
            <w:r w:rsidRPr="00DD4A12">
              <w:t>Úprava dát položky v zozname</w:t>
            </w:r>
          </w:p>
        </w:tc>
      </w:tr>
      <w:tr w:rsidR="006D457B" w:rsidRPr="00DD4A12" w14:paraId="09974FCF" w14:textId="77777777" w:rsidTr="000965AB">
        <w:tc>
          <w:tcPr>
            <w:tcW w:w="2352" w:type="dxa"/>
          </w:tcPr>
          <w:p w14:paraId="08F8528C" w14:textId="416C4117" w:rsidR="006D457B" w:rsidRPr="00DD4A12" w:rsidRDefault="006D457B" w:rsidP="00DA0F65">
            <w:pPr>
              <w:tabs>
                <w:tab w:val="left" w:pos="1500"/>
              </w:tabs>
              <w:ind w:firstLine="0"/>
            </w:pPr>
            <w:proofErr w:type="spellStart"/>
            <w:r>
              <w:t>setItemStatus</w:t>
            </w:r>
            <w:proofErr w:type="spellEnd"/>
          </w:p>
        </w:tc>
        <w:tc>
          <w:tcPr>
            <w:tcW w:w="1027" w:type="dxa"/>
          </w:tcPr>
          <w:p w14:paraId="39837650" w14:textId="22558B15" w:rsidR="006D457B" w:rsidRPr="00DD4A12" w:rsidRDefault="006D457B" w:rsidP="00793AE5">
            <w:pPr>
              <w:ind w:firstLine="0"/>
            </w:pPr>
            <w:r w:rsidRPr="00DD4A12">
              <w:t>POST</w:t>
            </w:r>
          </w:p>
        </w:tc>
        <w:tc>
          <w:tcPr>
            <w:tcW w:w="1163" w:type="dxa"/>
          </w:tcPr>
          <w:p w14:paraId="035EB069" w14:textId="3DFAEED5" w:rsidR="006D457B" w:rsidRDefault="006D457B" w:rsidP="00793AE5">
            <w:pPr>
              <w:ind w:firstLine="0"/>
            </w:pPr>
            <w:r>
              <w:t>položka</w:t>
            </w:r>
          </w:p>
        </w:tc>
        <w:tc>
          <w:tcPr>
            <w:tcW w:w="3952" w:type="dxa"/>
          </w:tcPr>
          <w:p w14:paraId="62A25B59" w14:textId="033C6CA9" w:rsidR="006D457B" w:rsidRPr="00DD4A12" w:rsidRDefault="006D457B" w:rsidP="00793AE5">
            <w:pPr>
              <w:ind w:firstLine="0"/>
            </w:pPr>
            <w:r>
              <w:t>Nastavenie stavu pre položku</w:t>
            </w:r>
          </w:p>
        </w:tc>
      </w:tr>
      <w:tr w:rsidR="006D457B" w:rsidRPr="00DD4A12" w14:paraId="073A334A" w14:textId="77777777" w:rsidTr="000965AB">
        <w:tc>
          <w:tcPr>
            <w:tcW w:w="2352" w:type="dxa"/>
          </w:tcPr>
          <w:p w14:paraId="019F4B2D" w14:textId="47A72950" w:rsidR="006D457B" w:rsidRPr="00DD4A12" w:rsidRDefault="006D457B" w:rsidP="00793AE5">
            <w:pPr>
              <w:ind w:firstLine="0"/>
            </w:pPr>
            <w:proofErr w:type="spellStart"/>
            <w:r w:rsidRPr="00DD4A12">
              <w:t>createList</w:t>
            </w:r>
            <w:proofErr w:type="spellEnd"/>
          </w:p>
        </w:tc>
        <w:tc>
          <w:tcPr>
            <w:tcW w:w="1027" w:type="dxa"/>
          </w:tcPr>
          <w:p w14:paraId="5713B415" w14:textId="637DC3FF" w:rsidR="006D457B" w:rsidRPr="00DD4A12" w:rsidRDefault="006D457B" w:rsidP="00793AE5">
            <w:pPr>
              <w:ind w:firstLine="0"/>
            </w:pPr>
            <w:r w:rsidRPr="00DD4A12">
              <w:t>POST</w:t>
            </w:r>
          </w:p>
        </w:tc>
        <w:tc>
          <w:tcPr>
            <w:tcW w:w="1163" w:type="dxa"/>
          </w:tcPr>
          <w:p w14:paraId="293CAF25" w14:textId="0A269AD7" w:rsidR="006D457B" w:rsidRPr="00DD4A12" w:rsidRDefault="006D457B" w:rsidP="00793AE5">
            <w:pPr>
              <w:ind w:firstLine="0"/>
            </w:pPr>
            <w:r>
              <w:t>zoznam</w:t>
            </w:r>
          </w:p>
        </w:tc>
        <w:tc>
          <w:tcPr>
            <w:tcW w:w="3952" w:type="dxa"/>
          </w:tcPr>
          <w:p w14:paraId="29F06AB4" w14:textId="04AA0608" w:rsidR="006D457B" w:rsidRPr="00DD4A12" w:rsidRDefault="006D457B" w:rsidP="00793AE5">
            <w:pPr>
              <w:ind w:firstLine="0"/>
            </w:pPr>
            <w:r w:rsidRPr="00DD4A12">
              <w:t>Vytvorenie prázdneho zoznamu</w:t>
            </w:r>
          </w:p>
        </w:tc>
      </w:tr>
      <w:tr w:rsidR="006D457B" w:rsidRPr="00DD4A12" w14:paraId="118186B7" w14:textId="77777777" w:rsidTr="000965AB">
        <w:tc>
          <w:tcPr>
            <w:tcW w:w="2352" w:type="dxa"/>
          </w:tcPr>
          <w:p w14:paraId="5ECE64B0" w14:textId="285E4F1B" w:rsidR="006D457B" w:rsidRPr="00DD4A12" w:rsidRDefault="006D457B" w:rsidP="00793AE5">
            <w:pPr>
              <w:ind w:firstLine="0"/>
            </w:pPr>
            <w:proofErr w:type="spellStart"/>
            <w:r w:rsidRPr="00DD4A12">
              <w:t>deleteList</w:t>
            </w:r>
            <w:proofErr w:type="spellEnd"/>
          </w:p>
        </w:tc>
        <w:tc>
          <w:tcPr>
            <w:tcW w:w="1027" w:type="dxa"/>
          </w:tcPr>
          <w:p w14:paraId="2EF9A6BB" w14:textId="30C6621B" w:rsidR="006D457B" w:rsidRPr="00DD4A12" w:rsidRDefault="006D457B" w:rsidP="00DA0F65">
            <w:pPr>
              <w:tabs>
                <w:tab w:val="center" w:pos="1307"/>
              </w:tabs>
              <w:ind w:firstLine="0"/>
            </w:pPr>
            <w:r w:rsidRPr="00DD4A12">
              <w:t>POST</w:t>
            </w:r>
          </w:p>
        </w:tc>
        <w:tc>
          <w:tcPr>
            <w:tcW w:w="1163" w:type="dxa"/>
          </w:tcPr>
          <w:p w14:paraId="69AB3EB0" w14:textId="02EA33B8" w:rsidR="006D457B" w:rsidRPr="00DD4A12" w:rsidRDefault="006D457B" w:rsidP="00793AE5">
            <w:pPr>
              <w:ind w:firstLine="0"/>
            </w:pPr>
            <w:r>
              <w:t>zoznam</w:t>
            </w:r>
          </w:p>
        </w:tc>
        <w:tc>
          <w:tcPr>
            <w:tcW w:w="3952" w:type="dxa"/>
          </w:tcPr>
          <w:p w14:paraId="3A7E11E6" w14:textId="5024EED7" w:rsidR="006D457B" w:rsidRPr="00DD4A12" w:rsidRDefault="006D457B" w:rsidP="00793AE5">
            <w:pPr>
              <w:ind w:firstLine="0"/>
            </w:pPr>
            <w:r w:rsidRPr="00DD4A12">
              <w:t>Zmazanie zoznamu</w:t>
            </w:r>
          </w:p>
        </w:tc>
      </w:tr>
      <w:tr w:rsidR="006D457B" w:rsidRPr="00DD4A12" w14:paraId="5BC4841D" w14:textId="77777777" w:rsidTr="000965AB">
        <w:tc>
          <w:tcPr>
            <w:tcW w:w="2352" w:type="dxa"/>
          </w:tcPr>
          <w:p w14:paraId="3119CC02" w14:textId="5C5836E8" w:rsidR="006D457B" w:rsidRPr="00DD4A12" w:rsidRDefault="006D457B" w:rsidP="00793AE5">
            <w:pPr>
              <w:ind w:firstLine="0"/>
            </w:pPr>
            <w:proofErr w:type="spellStart"/>
            <w:r w:rsidRPr="00DD4A12">
              <w:t>getListDetails</w:t>
            </w:r>
            <w:proofErr w:type="spellEnd"/>
          </w:p>
        </w:tc>
        <w:tc>
          <w:tcPr>
            <w:tcW w:w="1027" w:type="dxa"/>
          </w:tcPr>
          <w:p w14:paraId="45B4450A" w14:textId="3F3F444A" w:rsidR="006D457B" w:rsidRPr="00DD4A12" w:rsidRDefault="006D457B" w:rsidP="00793AE5">
            <w:pPr>
              <w:ind w:firstLine="0"/>
            </w:pPr>
            <w:r w:rsidRPr="00DD4A12">
              <w:t>GET</w:t>
            </w:r>
          </w:p>
        </w:tc>
        <w:tc>
          <w:tcPr>
            <w:tcW w:w="1163" w:type="dxa"/>
          </w:tcPr>
          <w:p w14:paraId="76EB03F9" w14:textId="6DCED004" w:rsidR="006D457B" w:rsidRPr="00DD4A12" w:rsidRDefault="006D457B" w:rsidP="00793AE5">
            <w:pPr>
              <w:ind w:firstLine="0"/>
            </w:pPr>
            <w:r>
              <w:t>zoznam</w:t>
            </w:r>
          </w:p>
        </w:tc>
        <w:tc>
          <w:tcPr>
            <w:tcW w:w="3952" w:type="dxa"/>
          </w:tcPr>
          <w:p w14:paraId="2FC96215" w14:textId="792B94D5" w:rsidR="006D457B" w:rsidRPr="00DD4A12" w:rsidRDefault="006D457B" w:rsidP="00793AE5">
            <w:pPr>
              <w:ind w:firstLine="0"/>
            </w:pPr>
            <w:r w:rsidRPr="00DD4A12">
              <w:t>Získanie dát o zozname</w:t>
            </w:r>
          </w:p>
        </w:tc>
      </w:tr>
      <w:tr w:rsidR="006D457B" w:rsidRPr="00DD4A12" w14:paraId="683BA76D" w14:textId="77777777" w:rsidTr="000965AB">
        <w:tc>
          <w:tcPr>
            <w:tcW w:w="2352" w:type="dxa"/>
          </w:tcPr>
          <w:p w14:paraId="6E18C0FF" w14:textId="626CC675" w:rsidR="006D457B" w:rsidRPr="00DD4A12" w:rsidRDefault="006D457B" w:rsidP="00D8168F">
            <w:pPr>
              <w:ind w:firstLine="0"/>
            </w:pPr>
            <w:proofErr w:type="spellStart"/>
            <w:r w:rsidRPr="00DD4A12">
              <w:t>getLists</w:t>
            </w:r>
            <w:proofErr w:type="spellEnd"/>
          </w:p>
        </w:tc>
        <w:tc>
          <w:tcPr>
            <w:tcW w:w="1027" w:type="dxa"/>
          </w:tcPr>
          <w:p w14:paraId="46B0F63D" w14:textId="4736B249" w:rsidR="006D457B" w:rsidRPr="00DD4A12" w:rsidRDefault="006D457B" w:rsidP="00D8168F">
            <w:pPr>
              <w:ind w:firstLine="0"/>
            </w:pPr>
            <w:r w:rsidRPr="00DD4A12">
              <w:t>GET</w:t>
            </w:r>
          </w:p>
        </w:tc>
        <w:tc>
          <w:tcPr>
            <w:tcW w:w="1163" w:type="dxa"/>
          </w:tcPr>
          <w:p w14:paraId="0D43BB99" w14:textId="320F0FCF" w:rsidR="006D457B" w:rsidRPr="00DD4A12" w:rsidRDefault="006D457B" w:rsidP="00D8168F">
            <w:pPr>
              <w:ind w:firstLine="0"/>
            </w:pPr>
            <w:r>
              <w:t>zoznam</w:t>
            </w:r>
          </w:p>
        </w:tc>
        <w:tc>
          <w:tcPr>
            <w:tcW w:w="3952" w:type="dxa"/>
          </w:tcPr>
          <w:p w14:paraId="0DE368E4" w14:textId="47A18E40" w:rsidR="006D457B" w:rsidRPr="00DD4A12" w:rsidRDefault="006D457B" w:rsidP="00D8168F">
            <w:pPr>
              <w:ind w:firstLine="0"/>
            </w:pPr>
            <w:r w:rsidRPr="00DD4A12">
              <w:t xml:space="preserve">Získanie zoznamov, ku ktorým môže </w:t>
            </w:r>
            <w:r w:rsidR="00D82A8A">
              <w:t>po</w:t>
            </w:r>
            <w:r w:rsidRPr="00DD4A12">
              <w:t>užívateľ pristupovať</w:t>
            </w:r>
          </w:p>
        </w:tc>
      </w:tr>
      <w:tr w:rsidR="006D457B" w:rsidRPr="00DD4A12" w14:paraId="5D1D14E9" w14:textId="77777777" w:rsidTr="000965AB">
        <w:tc>
          <w:tcPr>
            <w:tcW w:w="2352" w:type="dxa"/>
          </w:tcPr>
          <w:p w14:paraId="5392EE11" w14:textId="2876A460" w:rsidR="006D457B" w:rsidRPr="00DD4A12" w:rsidRDefault="006D457B" w:rsidP="00D8168F">
            <w:pPr>
              <w:ind w:firstLine="0"/>
            </w:pPr>
            <w:proofErr w:type="spellStart"/>
            <w:r>
              <w:t>set</w:t>
            </w:r>
            <w:r w:rsidRPr="00DD4A12">
              <w:t>List</w:t>
            </w:r>
            <w:proofErr w:type="spellEnd"/>
          </w:p>
        </w:tc>
        <w:tc>
          <w:tcPr>
            <w:tcW w:w="1027" w:type="dxa"/>
          </w:tcPr>
          <w:p w14:paraId="46C3EA7A" w14:textId="36D3D24B" w:rsidR="006D457B" w:rsidRPr="00DD4A12" w:rsidRDefault="006D457B" w:rsidP="00D8168F">
            <w:pPr>
              <w:ind w:firstLine="0"/>
            </w:pPr>
            <w:r w:rsidRPr="00DD4A12">
              <w:t>POST</w:t>
            </w:r>
          </w:p>
        </w:tc>
        <w:tc>
          <w:tcPr>
            <w:tcW w:w="1163" w:type="dxa"/>
          </w:tcPr>
          <w:p w14:paraId="32A76FAA" w14:textId="06DE4767" w:rsidR="006D457B" w:rsidRPr="00DD4A12" w:rsidRDefault="006D457B" w:rsidP="00D8168F">
            <w:pPr>
              <w:ind w:firstLine="0"/>
            </w:pPr>
            <w:r>
              <w:t>zoznam</w:t>
            </w:r>
          </w:p>
        </w:tc>
        <w:tc>
          <w:tcPr>
            <w:tcW w:w="3952" w:type="dxa"/>
          </w:tcPr>
          <w:p w14:paraId="65071E2A" w14:textId="1F4740B0" w:rsidR="006D457B" w:rsidRPr="00DD4A12" w:rsidRDefault="006D457B" w:rsidP="00D8168F">
            <w:pPr>
              <w:ind w:firstLine="0"/>
            </w:pPr>
            <w:r w:rsidRPr="00DD4A12">
              <w:t>Editácia zoznamu</w:t>
            </w:r>
          </w:p>
        </w:tc>
      </w:tr>
    </w:tbl>
    <w:p w14:paraId="3B23F441" w14:textId="77777777" w:rsidR="00054C40" w:rsidRDefault="00054C40" w:rsidP="00C17163">
      <w:pPr>
        <w:ind w:firstLine="0"/>
      </w:pPr>
    </w:p>
    <w:p w14:paraId="25B96226" w14:textId="7F6FE1BB" w:rsidR="00C17163" w:rsidRPr="00DD4A12" w:rsidRDefault="00C17163" w:rsidP="00C17163">
      <w:pPr>
        <w:pStyle w:val="Nadpis3"/>
      </w:pPr>
      <w:bookmarkStart w:id="118" w:name="_Toc162902756"/>
      <w:r>
        <w:t xml:space="preserve">4.1.2 </w:t>
      </w:r>
      <w:r>
        <w:tab/>
        <w:t>Implementácia aplikácie</w:t>
      </w:r>
      <w:bookmarkEnd w:id="118"/>
    </w:p>
    <w:p w14:paraId="2E023CFC" w14:textId="77777777" w:rsidR="00BD7DB2" w:rsidRPr="00DD4A12" w:rsidRDefault="008A40FD" w:rsidP="00BD7DB2">
      <w:r w:rsidRPr="00DD4A12">
        <w:t>Medzi základné triedy patria</w:t>
      </w:r>
      <w:r w:rsidR="00BD7DB2" w:rsidRPr="00DD4A12">
        <w:t>:</w:t>
      </w:r>
    </w:p>
    <w:p w14:paraId="233C8C2C" w14:textId="27F56129" w:rsidR="00A3481E" w:rsidRPr="00DD4A12" w:rsidRDefault="00BD7DB2" w:rsidP="00A3481E">
      <w:pPr>
        <w:ind w:firstLine="0"/>
      </w:pPr>
      <w:proofErr w:type="spellStart"/>
      <w:r w:rsidRPr="00DD4A12">
        <w:t>Network</w:t>
      </w:r>
      <w:proofErr w:type="spellEnd"/>
      <w:r w:rsidRPr="00DD4A12">
        <w:t xml:space="preserve"> Manager – trieda, </w:t>
      </w:r>
      <w:r w:rsidR="00A3481E" w:rsidRPr="00DD4A12">
        <w:t xml:space="preserve">slúži na správu sieťových požiadaviek. Popisuje funkcionalitu pre vykonávanie HTTP GET a POST požiadaviek na daný server. Pri vykonaní asynchrónnych požiadaviek používajú spoločného </w:t>
      </w:r>
      <w:proofErr w:type="spellStart"/>
      <w:r w:rsidR="00A3481E" w:rsidRPr="00DD4A12">
        <w:t>execútora</w:t>
      </w:r>
      <w:proofErr w:type="spellEnd"/>
      <w:r w:rsidR="00A3481E" w:rsidRPr="00DD4A12">
        <w:t xml:space="preserve"> (</w:t>
      </w:r>
      <w:proofErr w:type="spellStart"/>
      <w:r w:rsidR="00A3481E" w:rsidRPr="00DD4A12">
        <w:t>executor</w:t>
      </w:r>
      <w:proofErr w:type="spellEnd"/>
      <w:r w:rsidR="00A3481E" w:rsidRPr="00DD4A12">
        <w:t xml:space="preserve">), ktorý vykonáva úlohy na samostatnom vlákne. Po dokončení požiadavky vracajú výsledky cez rozhranie </w:t>
      </w:r>
      <w:proofErr w:type="spellStart"/>
      <w:r w:rsidR="00A3481E" w:rsidRPr="00DD4A12">
        <w:t>ResultCallback</w:t>
      </w:r>
      <w:proofErr w:type="spellEnd"/>
      <w:r w:rsidR="00A3481E" w:rsidRPr="00DD4A12">
        <w:t>. Metóda POST má vstupné parametre odkaz na danú URL adresu, POST dáta vo formáte JSON objektu, a </w:t>
      </w:r>
      <w:proofErr w:type="spellStart"/>
      <w:r w:rsidR="00A3481E" w:rsidRPr="00DD4A12">
        <w:t>callback</w:t>
      </w:r>
      <w:proofErr w:type="spellEnd"/>
      <w:r w:rsidR="00A3481E" w:rsidRPr="00DD4A12">
        <w:t xml:space="preserve">. </w:t>
      </w:r>
    </w:p>
    <w:p w14:paraId="2709EF80" w14:textId="071F25EB" w:rsidR="00A3481E" w:rsidRPr="00A7651B" w:rsidRDefault="00A3481E" w:rsidP="00A7651B">
      <w:pPr>
        <w:jc w:val="left"/>
        <w:rPr>
          <w:rFonts w:ascii="Gill Sans MT" w:hAnsi="Gill Sans MT"/>
          <w:sz w:val="20"/>
          <w:szCs w:val="20"/>
        </w:rPr>
      </w:pPr>
      <w:proofErr w:type="spellStart"/>
      <w:r w:rsidRPr="00A7651B">
        <w:rPr>
          <w:rFonts w:ascii="Gill Sans MT" w:hAnsi="Gill Sans MT"/>
          <w:color w:val="CC7832"/>
          <w:sz w:val="20"/>
          <w:szCs w:val="20"/>
        </w:rPr>
        <w:t>public</w:t>
      </w:r>
      <w:proofErr w:type="spellEnd"/>
      <w:r w:rsidRPr="00A7651B">
        <w:rPr>
          <w:rFonts w:ascii="Gill Sans MT" w:hAnsi="Gill Sans MT"/>
          <w:color w:val="CC7832"/>
          <w:sz w:val="20"/>
          <w:szCs w:val="20"/>
        </w:rPr>
        <w:t xml:space="preserve"> </w:t>
      </w:r>
      <w:proofErr w:type="spellStart"/>
      <w:r w:rsidRPr="00A7651B">
        <w:rPr>
          <w:rFonts w:ascii="Gill Sans MT" w:hAnsi="Gill Sans MT"/>
          <w:color w:val="CC7832"/>
          <w:sz w:val="20"/>
          <w:szCs w:val="20"/>
        </w:rPr>
        <w:t>static</w:t>
      </w:r>
      <w:proofErr w:type="spellEnd"/>
      <w:r w:rsidRPr="00A7651B">
        <w:rPr>
          <w:rFonts w:ascii="Gill Sans MT" w:hAnsi="Gill Sans MT"/>
          <w:color w:val="CC7832"/>
          <w:sz w:val="20"/>
          <w:szCs w:val="20"/>
        </w:rPr>
        <w:t xml:space="preserve"> </w:t>
      </w:r>
      <w:proofErr w:type="spellStart"/>
      <w:r w:rsidRPr="00A7651B">
        <w:rPr>
          <w:rFonts w:ascii="Gill Sans MT" w:hAnsi="Gill Sans MT"/>
          <w:color w:val="CC7832"/>
          <w:sz w:val="20"/>
          <w:szCs w:val="20"/>
        </w:rPr>
        <w:t>void</w:t>
      </w:r>
      <w:proofErr w:type="spellEnd"/>
      <w:r w:rsidRPr="00A7651B">
        <w:rPr>
          <w:rFonts w:ascii="Gill Sans MT" w:hAnsi="Gill Sans MT"/>
          <w:color w:val="CC7832"/>
          <w:sz w:val="20"/>
          <w:szCs w:val="20"/>
        </w:rPr>
        <w:t xml:space="preserve"> </w:t>
      </w:r>
      <w:proofErr w:type="spellStart"/>
      <w:r w:rsidRPr="00A7651B">
        <w:rPr>
          <w:rFonts w:ascii="Gill Sans MT" w:hAnsi="Gill Sans MT"/>
          <w:color w:val="FFC66D"/>
          <w:sz w:val="20"/>
          <w:szCs w:val="20"/>
        </w:rPr>
        <w:t>performPostRequest</w:t>
      </w:r>
      <w:proofErr w:type="spellEnd"/>
      <w:r w:rsidRPr="00A7651B">
        <w:rPr>
          <w:rFonts w:ascii="Gill Sans MT" w:hAnsi="Gill Sans MT"/>
          <w:sz w:val="20"/>
          <w:szCs w:val="20"/>
        </w:rPr>
        <w:t>(</w:t>
      </w:r>
      <w:proofErr w:type="spellStart"/>
      <w:r w:rsidRPr="00A7651B">
        <w:rPr>
          <w:rFonts w:ascii="Gill Sans MT" w:hAnsi="Gill Sans MT"/>
          <w:sz w:val="20"/>
          <w:szCs w:val="20"/>
        </w:rPr>
        <w:t>String</w:t>
      </w:r>
      <w:proofErr w:type="spellEnd"/>
      <w:r w:rsidRPr="00A7651B">
        <w:rPr>
          <w:rFonts w:ascii="Gill Sans MT" w:hAnsi="Gill Sans MT"/>
          <w:sz w:val="20"/>
          <w:szCs w:val="20"/>
        </w:rPr>
        <w:t xml:space="preserve"> </w:t>
      </w:r>
      <w:proofErr w:type="spellStart"/>
      <w:r w:rsidRPr="00A7651B">
        <w:rPr>
          <w:rFonts w:ascii="Gill Sans MT" w:hAnsi="Gill Sans MT"/>
          <w:sz w:val="20"/>
          <w:szCs w:val="20"/>
        </w:rPr>
        <w:t>endpoint</w:t>
      </w:r>
      <w:proofErr w:type="spellEnd"/>
      <w:r w:rsidRPr="00A7651B">
        <w:rPr>
          <w:rFonts w:ascii="Gill Sans MT" w:hAnsi="Gill Sans MT"/>
          <w:color w:val="CC7832"/>
          <w:sz w:val="20"/>
          <w:szCs w:val="20"/>
        </w:rPr>
        <w:t xml:space="preserve">, </w:t>
      </w:r>
      <w:proofErr w:type="spellStart"/>
      <w:r w:rsidRPr="00A7651B">
        <w:rPr>
          <w:rFonts w:ascii="Gill Sans MT" w:hAnsi="Gill Sans MT"/>
          <w:sz w:val="20"/>
          <w:szCs w:val="20"/>
        </w:rPr>
        <w:t>JSONObject</w:t>
      </w:r>
      <w:proofErr w:type="spellEnd"/>
      <w:r w:rsidRPr="00A7651B">
        <w:rPr>
          <w:rFonts w:ascii="Gill Sans MT" w:hAnsi="Gill Sans MT"/>
          <w:sz w:val="20"/>
          <w:szCs w:val="20"/>
        </w:rPr>
        <w:t xml:space="preserve"> </w:t>
      </w:r>
      <w:proofErr w:type="spellStart"/>
      <w:r w:rsidRPr="00A7651B">
        <w:rPr>
          <w:rFonts w:ascii="Gill Sans MT" w:hAnsi="Gill Sans MT"/>
          <w:sz w:val="20"/>
          <w:szCs w:val="20"/>
        </w:rPr>
        <w:t>requestData</w:t>
      </w:r>
      <w:proofErr w:type="spellEnd"/>
      <w:r w:rsidRPr="00A7651B">
        <w:rPr>
          <w:rFonts w:ascii="Gill Sans MT" w:hAnsi="Gill Sans MT"/>
          <w:color w:val="CC7832"/>
          <w:sz w:val="20"/>
          <w:szCs w:val="20"/>
        </w:rPr>
        <w:t xml:space="preserve">, </w:t>
      </w:r>
      <w:proofErr w:type="spellStart"/>
      <w:r w:rsidRPr="00A7651B">
        <w:rPr>
          <w:rFonts w:ascii="Gill Sans MT" w:hAnsi="Gill Sans MT"/>
          <w:sz w:val="20"/>
          <w:szCs w:val="20"/>
        </w:rPr>
        <w:t>ResultCallback</w:t>
      </w:r>
      <w:proofErr w:type="spellEnd"/>
      <w:r w:rsidRPr="00A7651B">
        <w:rPr>
          <w:rFonts w:ascii="Gill Sans MT" w:hAnsi="Gill Sans MT"/>
          <w:sz w:val="20"/>
          <w:szCs w:val="20"/>
        </w:rPr>
        <w:t xml:space="preserve"> </w:t>
      </w:r>
      <w:proofErr w:type="spellStart"/>
      <w:r w:rsidRPr="00A7651B">
        <w:rPr>
          <w:rFonts w:ascii="Gill Sans MT" w:hAnsi="Gill Sans MT"/>
          <w:sz w:val="20"/>
          <w:szCs w:val="20"/>
        </w:rPr>
        <w:t>callback</w:t>
      </w:r>
      <w:proofErr w:type="spellEnd"/>
      <w:r w:rsidRPr="00A7651B">
        <w:rPr>
          <w:rFonts w:ascii="Gill Sans MT" w:hAnsi="Gill Sans MT"/>
          <w:sz w:val="20"/>
          <w:szCs w:val="20"/>
        </w:rPr>
        <w:t>) {</w:t>
      </w:r>
      <w:r w:rsidRPr="00A7651B">
        <w:rPr>
          <w:rFonts w:ascii="Gill Sans MT" w:hAnsi="Gill Sans MT"/>
          <w:sz w:val="20"/>
          <w:szCs w:val="20"/>
        </w:rPr>
        <w:br/>
        <w:t xml:space="preserve">    </w:t>
      </w:r>
      <w:proofErr w:type="spellStart"/>
      <w:r w:rsidRPr="00A7651B">
        <w:rPr>
          <w:rFonts w:ascii="Gill Sans MT" w:hAnsi="Gill Sans MT"/>
          <w:i/>
          <w:iCs/>
          <w:color w:val="9876AA"/>
          <w:sz w:val="20"/>
          <w:szCs w:val="20"/>
        </w:rPr>
        <w:t>executor</w:t>
      </w:r>
      <w:r w:rsidRPr="00A7651B">
        <w:rPr>
          <w:rFonts w:ascii="Gill Sans MT" w:hAnsi="Gill Sans MT"/>
          <w:sz w:val="20"/>
          <w:szCs w:val="20"/>
        </w:rPr>
        <w:t>.execute</w:t>
      </w:r>
      <w:proofErr w:type="spellEnd"/>
      <w:r w:rsidRPr="00A7651B">
        <w:rPr>
          <w:rFonts w:ascii="Gill Sans MT" w:hAnsi="Gill Sans MT"/>
          <w:sz w:val="20"/>
          <w:szCs w:val="20"/>
        </w:rPr>
        <w:t>(() -&gt; {</w:t>
      </w:r>
      <w:r w:rsidRPr="00A7651B">
        <w:rPr>
          <w:rFonts w:ascii="Gill Sans MT" w:hAnsi="Gill Sans MT"/>
          <w:sz w:val="20"/>
          <w:szCs w:val="20"/>
        </w:rPr>
        <w:br/>
        <w:t xml:space="preserve">        </w:t>
      </w:r>
      <w:proofErr w:type="spellStart"/>
      <w:r w:rsidRPr="00A7651B">
        <w:rPr>
          <w:rFonts w:ascii="Gill Sans MT" w:hAnsi="Gill Sans MT"/>
          <w:color w:val="CC7832"/>
          <w:sz w:val="20"/>
          <w:szCs w:val="20"/>
        </w:rPr>
        <w:t>try</w:t>
      </w:r>
      <w:proofErr w:type="spellEnd"/>
      <w:r w:rsidRPr="00A7651B">
        <w:rPr>
          <w:rFonts w:ascii="Gill Sans MT" w:hAnsi="Gill Sans MT"/>
          <w:color w:val="CC7832"/>
          <w:sz w:val="20"/>
          <w:szCs w:val="20"/>
        </w:rPr>
        <w:t xml:space="preserve"> </w:t>
      </w:r>
      <w:r w:rsidRPr="00A7651B">
        <w:rPr>
          <w:rFonts w:ascii="Gill Sans MT" w:hAnsi="Gill Sans MT"/>
          <w:sz w:val="20"/>
          <w:szCs w:val="20"/>
        </w:rPr>
        <w:t>{</w:t>
      </w:r>
      <w:r w:rsidRPr="00A7651B">
        <w:rPr>
          <w:rFonts w:ascii="Gill Sans MT" w:hAnsi="Gill Sans MT"/>
          <w:sz w:val="20"/>
          <w:szCs w:val="20"/>
        </w:rPr>
        <w:br/>
        <w:t xml:space="preserve">            URL </w:t>
      </w:r>
      <w:proofErr w:type="spellStart"/>
      <w:r w:rsidRPr="00A7651B">
        <w:rPr>
          <w:rFonts w:ascii="Gill Sans MT" w:hAnsi="Gill Sans MT"/>
          <w:sz w:val="20"/>
          <w:szCs w:val="20"/>
        </w:rPr>
        <w:t>url</w:t>
      </w:r>
      <w:proofErr w:type="spellEnd"/>
      <w:r w:rsidRPr="00A7651B">
        <w:rPr>
          <w:rFonts w:ascii="Gill Sans MT" w:hAnsi="Gill Sans MT"/>
          <w:sz w:val="20"/>
          <w:szCs w:val="20"/>
        </w:rPr>
        <w:t xml:space="preserve"> = </w:t>
      </w:r>
      <w:r w:rsidRPr="00A7651B">
        <w:rPr>
          <w:rFonts w:ascii="Gill Sans MT" w:hAnsi="Gill Sans MT"/>
          <w:color w:val="CC7832"/>
          <w:sz w:val="20"/>
          <w:szCs w:val="20"/>
        </w:rPr>
        <w:t xml:space="preserve">new </w:t>
      </w:r>
      <w:r w:rsidRPr="00A7651B">
        <w:rPr>
          <w:rFonts w:ascii="Gill Sans MT" w:hAnsi="Gill Sans MT"/>
          <w:sz w:val="20"/>
          <w:szCs w:val="20"/>
        </w:rPr>
        <w:t>URL(</w:t>
      </w:r>
      <w:r w:rsidRPr="00A7651B">
        <w:rPr>
          <w:rFonts w:ascii="Gill Sans MT" w:hAnsi="Gill Sans MT"/>
          <w:i/>
          <w:iCs/>
          <w:color w:val="9876AA"/>
          <w:sz w:val="20"/>
          <w:szCs w:val="20"/>
        </w:rPr>
        <w:t xml:space="preserve">BASE_URL </w:t>
      </w:r>
      <w:r w:rsidRPr="00A7651B">
        <w:rPr>
          <w:rFonts w:ascii="Gill Sans MT" w:hAnsi="Gill Sans MT"/>
          <w:sz w:val="20"/>
          <w:szCs w:val="20"/>
        </w:rPr>
        <w:t xml:space="preserve">+ </w:t>
      </w:r>
      <w:proofErr w:type="spellStart"/>
      <w:r w:rsidRPr="00A7651B">
        <w:rPr>
          <w:rFonts w:ascii="Gill Sans MT" w:hAnsi="Gill Sans MT"/>
          <w:color w:val="B389C5"/>
          <w:sz w:val="20"/>
          <w:szCs w:val="20"/>
        </w:rPr>
        <w:t>endpoint</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sz w:val="20"/>
          <w:szCs w:val="20"/>
        </w:rPr>
        <w:t>HttpURLConnection</w:t>
      </w:r>
      <w:proofErr w:type="spellEnd"/>
      <w:r w:rsidRPr="00A7651B">
        <w:rPr>
          <w:rFonts w:ascii="Gill Sans MT" w:hAnsi="Gill Sans MT"/>
          <w:sz w:val="20"/>
          <w:szCs w:val="20"/>
        </w:rPr>
        <w:t xml:space="preserve"> </w:t>
      </w:r>
      <w:proofErr w:type="spellStart"/>
      <w:r w:rsidRPr="00A7651B">
        <w:rPr>
          <w:rFonts w:ascii="Gill Sans MT" w:hAnsi="Gill Sans MT"/>
          <w:sz w:val="20"/>
          <w:szCs w:val="20"/>
        </w:rPr>
        <w:t>urlConnection</w:t>
      </w:r>
      <w:proofErr w:type="spellEnd"/>
      <w:r w:rsidRPr="00A7651B">
        <w:rPr>
          <w:rFonts w:ascii="Gill Sans MT" w:hAnsi="Gill Sans MT"/>
          <w:sz w:val="20"/>
          <w:szCs w:val="20"/>
        </w:rPr>
        <w:t xml:space="preserve"> = (</w:t>
      </w:r>
      <w:proofErr w:type="spellStart"/>
      <w:r w:rsidRPr="00A7651B">
        <w:rPr>
          <w:rFonts w:ascii="Gill Sans MT" w:hAnsi="Gill Sans MT"/>
          <w:sz w:val="20"/>
          <w:szCs w:val="20"/>
        </w:rPr>
        <w:t>HttpURLConnection</w:t>
      </w:r>
      <w:proofErr w:type="spellEnd"/>
      <w:r w:rsidRPr="00A7651B">
        <w:rPr>
          <w:rFonts w:ascii="Gill Sans MT" w:hAnsi="Gill Sans MT"/>
          <w:sz w:val="20"/>
          <w:szCs w:val="20"/>
        </w:rPr>
        <w:t xml:space="preserve">) </w:t>
      </w:r>
      <w:proofErr w:type="spellStart"/>
      <w:r w:rsidRPr="00A7651B">
        <w:rPr>
          <w:rFonts w:ascii="Gill Sans MT" w:hAnsi="Gill Sans MT"/>
          <w:sz w:val="20"/>
          <w:szCs w:val="20"/>
        </w:rPr>
        <w:t>url.openConnection</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proofErr w:type="spellStart"/>
      <w:r w:rsidRPr="00A7651B">
        <w:rPr>
          <w:rFonts w:ascii="Gill Sans MT" w:hAnsi="Gill Sans MT"/>
          <w:sz w:val="20"/>
          <w:szCs w:val="20"/>
        </w:rPr>
        <w:t>urlConnection.setRequestMethod</w:t>
      </w:r>
      <w:proofErr w:type="spellEnd"/>
      <w:r w:rsidRPr="00A7651B">
        <w:rPr>
          <w:rFonts w:ascii="Gill Sans MT" w:hAnsi="Gill Sans MT"/>
          <w:sz w:val="20"/>
          <w:szCs w:val="20"/>
        </w:rPr>
        <w:t>(</w:t>
      </w:r>
      <w:r w:rsidRPr="00A7651B">
        <w:rPr>
          <w:rFonts w:ascii="Gill Sans MT" w:hAnsi="Gill Sans MT"/>
          <w:color w:val="6A8759"/>
          <w:sz w:val="20"/>
          <w:szCs w:val="20"/>
        </w:rPr>
        <w:t>"POST"</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sz w:val="20"/>
          <w:szCs w:val="20"/>
        </w:rPr>
        <w:t>urlConnection.setRequestProperty</w:t>
      </w:r>
      <w:proofErr w:type="spellEnd"/>
      <w:r w:rsidRPr="00A7651B">
        <w:rPr>
          <w:rFonts w:ascii="Gill Sans MT" w:hAnsi="Gill Sans MT"/>
          <w:sz w:val="20"/>
          <w:szCs w:val="20"/>
        </w:rPr>
        <w:t>(</w:t>
      </w:r>
      <w:r w:rsidRPr="00A7651B">
        <w:rPr>
          <w:rFonts w:ascii="Gill Sans MT" w:hAnsi="Gill Sans MT"/>
          <w:color w:val="6A8759"/>
          <w:sz w:val="20"/>
          <w:szCs w:val="20"/>
        </w:rPr>
        <w:t>"</w:t>
      </w:r>
      <w:proofErr w:type="spellStart"/>
      <w:r w:rsidRPr="00A7651B">
        <w:rPr>
          <w:rFonts w:ascii="Gill Sans MT" w:hAnsi="Gill Sans MT"/>
          <w:color w:val="6A8759"/>
          <w:sz w:val="20"/>
          <w:szCs w:val="20"/>
        </w:rPr>
        <w:t>Content</w:t>
      </w:r>
      <w:proofErr w:type="spellEnd"/>
      <w:r w:rsidRPr="00A7651B">
        <w:rPr>
          <w:rFonts w:ascii="Gill Sans MT" w:hAnsi="Gill Sans MT"/>
          <w:color w:val="6A8759"/>
          <w:sz w:val="20"/>
          <w:szCs w:val="20"/>
        </w:rPr>
        <w:t>-Type"</w:t>
      </w:r>
      <w:r w:rsidRPr="00A7651B">
        <w:rPr>
          <w:rFonts w:ascii="Gill Sans MT" w:hAnsi="Gill Sans MT"/>
          <w:color w:val="CC7832"/>
          <w:sz w:val="20"/>
          <w:szCs w:val="20"/>
        </w:rPr>
        <w:t xml:space="preserve">, </w:t>
      </w:r>
      <w:r w:rsidRPr="00A7651B">
        <w:rPr>
          <w:rFonts w:ascii="Gill Sans MT" w:hAnsi="Gill Sans MT"/>
          <w:color w:val="6A8759"/>
          <w:sz w:val="20"/>
          <w:szCs w:val="20"/>
        </w:rPr>
        <w:t>"</w:t>
      </w:r>
      <w:proofErr w:type="spellStart"/>
      <w:r w:rsidRPr="00A7651B">
        <w:rPr>
          <w:rFonts w:ascii="Gill Sans MT" w:hAnsi="Gill Sans MT"/>
          <w:color w:val="6A8759"/>
          <w:sz w:val="20"/>
          <w:szCs w:val="20"/>
        </w:rPr>
        <w:t>application</w:t>
      </w:r>
      <w:proofErr w:type="spellEnd"/>
      <w:r w:rsidRPr="00A7651B">
        <w:rPr>
          <w:rFonts w:ascii="Gill Sans MT" w:hAnsi="Gill Sans MT"/>
          <w:color w:val="6A8759"/>
          <w:sz w:val="20"/>
          <w:szCs w:val="20"/>
        </w:rPr>
        <w:t>/</w:t>
      </w:r>
      <w:proofErr w:type="spellStart"/>
      <w:r w:rsidRPr="00A7651B">
        <w:rPr>
          <w:rFonts w:ascii="Gill Sans MT" w:hAnsi="Gill Sans MT"/>
          <w:color w:val="6A8759"/>
          <w:sz w:val="20"/>
          <w:szCs w:val="20"/>
        </w:rPr>
        <w:t>json</w:t>
      </w:r>
      <w:proofErr w:type="spellEnd"/>
      <w:r w:rsidRPr="00A7651B">
        <w:rPr>
          <w:rFonts w:ascii="Gill Sans MT" w:hAnsi="Gill Sans MT"/>
          <w:color w:val="6A8759"/>
          <w:sz w:val="20"/>
          <w:szCs w:val="20"/>
        </w:rPr>
        <w:t>"</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sz w:val="20"/>
          <w:szCs w:val="20"/>
        </w:rPr>
        <w:t>urlConnection.setDoOutput</w:t>
      </w:r>
      <w:proofErr w:type="spellEnd"/>
      <w:r w:rsidRPr="00A7651B">
        <w:rPr>
          <w:rFonts w:ascii="Gill Sans MT" w:hAnsi="Gill Sans MT"/>
          <w:sz w:val="20"/>
          <w:szCs w:val="20"/>
        </w:rPr>
        <w:t>(</w:t>
      </w:r>
      <w:proofErr w:type="spellStart"/>
      <w:r w:rsidRPr="00A7651B">
        <w:rPr>
          <w:rFonts w:ascii="Gill Sans MT" w:hAnsi="Gill Sans MT"/>
          <w:color w:val="CC7832"/>
          <w:sz w:val="20"/>
          <w:szCs w:val="20"/>
        </w:rPr>
        <w:t>true</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proofErr w:type="spellStart"/>
      <w:r w:rsidRPr="00A7651B">
        <w:rPr>
          <w:rFonts w:ascii="Gill Sans MT" w:hAnsi="Gill Sans MT"/>
          <w:sz w:val="20"/>
          <w:szCs w:val="20"/>
        </w:rPr>
        <w:t>OutputStream</w:t>
      </w:r>
      <w:proofErr w:type="spellEnd"/>
      <w:r w:rsidRPr="00A7651B">
        <w:rPr>
          <w:rFonts w:ascii="Gill Sans MT" w:hAnsi="Gill Sans MT"/>
          <w:sz w:val="20"/>
          <w:szCs w:val="20"/>
        </w:rPr>
        <w:t xml:space="preserve"> </w:t>
      </w:r>
      <w:proofErr w:type="spellStart"/>
      <w:r w:rsidRPr="00A7651B">
        <w:rPr>
          <w:rFonts w:ascii="Gill Sans MT" w:hAnsi="Gill Sans MT"/>
          <w:sz w:val="20"/>
          <w:szCs w:val="20"/>
        </w:rPr>
        <w:t>outputStream</w:t>
      </w:r>
      <w:proofErr w:type="spellEnd"/>
      <w:r w:rsidRPr="00A7651B">
        <w:rPr>
          <w:rFonts w:ascii="Gill Sans MT" w:hAnsi="Gill Sans MT"/>
          <w:sz w:val="20"/>
          <w:szCs w:val="20"/>
        </w:rPr>
        <w:t xml:space="preserve"> = </w:t>
      </w:r>
      <w:proofErr w:type="spellStart"/>
      <w:r w:rsidRPr="00A7651B">
        <w:rPr>
          <w:rFonts w:ascii="Gill Sans MT" w:hAnsi="Gill Sans MT"/>
          <w:sz w:val="20"/>
          <w:szCs w:val="20"/>
        </w:rPr>
        <w:t>urlConnection.getOutputStream</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sz w:val="20"/>
          <w:szCs w:val="20"/>
        </w:rPr>
        <w:t>outputStream.write</w:t>
      </w:r>
      <w:proofErr w:type="spellEnd"/>
      <w:r w:rsidRPr="00A7651B">
        <w:rPr>
          <w:rFonts w:ascii="Gill Sans MT" w:hAnsi="Gill Sans MT"/>
          <w:sz w:val="20"/>
          <w:szCs w:val="20"/>
        </w:rPr>
        <w:t>(</w:t>
      </w:r>
      <w:proofErr w:type="spellStart"/>
      <w:r w:rsidRPr="00A7651B">
        <w:rPr>
          <w:rFonts w:ascii="Gill Sans MT" w:hAnsi="Gill Sans MT"/>
          <w:color w:val="B389C5"/>
          <w:sz w:val="20"/>
          <w:szCs w:val="20"/>
        </w:rPr>
        <w:t>requestData</w:t>
      </w:r>
      <w:r w:rsidRPr="00A7651B">
        <w:rPr>
          <w:rFonts w:ascii="Gill Sans MT" w:hAnsi="Gill Sans MT"/>
          <w:sz w:val="20"/>
          <w:szCs w:val="20"/>
        </w:rPr>
        <w:t>.toString</w:t>
      </w:r>
      <w:proofErr w:type="spellEnd"/>
      <w:r w:rsidRPr="00A7651B">
        <w:rPr>
          <w:rFonts w:ascii="Gill Sans MT" w:hAnsi="Gill Sans MT"/>
          <w:sz w:val="20"/>
          <w:szCs w:val="20"/>
        </w:rPr>
        <w:t>().</w:t>
      </w:r>
      <w:proofErr w:type="spellStart"/>
      <w:r w:rsidRPr="00A7651B">
        <w:rPr>
          <w:rFonts w:ascii="Gill Sans MT" w:hAnsi="Gill Sans MT"/>
          <w:sz w:val="20"/>
          <w:szCs w:val="20"/>
        </w:rPr>
        <w:t>getBytes</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sz w:val="20"/>
          <w:szCs w:val="20"/>
        </w:rPr>
        <w:t>outputStream.flush</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sz w:val="20"/>
          <w:szCs w:val="20"/>
        </w:rPr>
        <w:t>outputStream.close</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proofErr w:type="spellStart"/>
      <w:r w:rsidRPr="00A7651B">
        <w:rPr>
          <w:rFonts w:ascii="Gill Sans MT" w:hAnsi="Gill Sans MT"/>
          <w:color w:val="CC7832"/>
          <w:sz w:val="20"/>
          <w:szCs w:val="20"/>
        </w:rPr>
        <w:t>int</w:t>
      </w:r>
      <w:proofErr w:type="spellEnd"/>
      <w:r w:rsidRPr="00A7651B">
        <w:rPr>
          <w:rFonts w:ascii="Gill Sans MT" w:hAnsi="Gill Sans MT"/>
          <w:color w:val="CC7832"/>
          <w:sz w:val="20"/>
          <w:szCs w:val="20"/>
        </w:rPr>
        <w:t xml:space="preserve"> </w:t>
      </w:r>
      <w:proofErr w:type="spellStart"/>
      <w:r w:rsidRPr="00A7651B">
        <w:rPr>
          <w:rFonts w:ascii="Gill Sans MT" w:hAnsi="Gill Sans MT"/>
          <w:sz w:val="20"/>
          <w:szCs w:val="20"/>
        </w:rPr>
        <w:t>responseCode</w:t>
      </w:r>
      <w:proofErr w:type="spellEnd"/>
      <w:r w:rsidRPr="00A7651B">
        <w:rPr>
          <w:rFonts w:ascii="Gill Sans MT" w:hAnsi="Gill Sans MT"/>
          <w:sz w:val="20"/>
          <w:szCs w:val="20"/>
        </w:rPr>
        <w:t xml:space="preserve"> = </w:t>
      </w:r>
      <w:proofErr w:type="spellStart"/>
      <w:r w:rsidRPr="00A7651B">
        <w:rPr>
          <w:rFonts w:ascii="Gill Sans MT" w:hAnsi="Gill Sans MT"/>
          <w:sz w:val="20"/>
          <w:szCs w:val="20"/>
        </w:rPr>
        <w:t>urlConnection.getResponseCode</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color w:val="CC7832"/>
          <w:sz w:val="20"/>
          <w:szCs w:val="20"/>
        </w:rPr>
        <w:t>if</w:t>
      </w:r>
      <w:proofErr w:type="spellEnd"/>
      <w:r w:rsidRPr="00A7651B">
        <w:rPr>
          <w:rFonts w:ascii="Gill Sans MT" w:hAnsi="Gill Sans MT"/>
          <w:color w:val="CC7832"/>
          <w:sz w:val="20"/>
          <w:szCs w:val="20"/>
        </w:rPr>
        <w:t xml:space="preserve"> </w:t>
      </w:r>
      <w:r w:rsidRPr="00A7651B">
        <w:rPr>
          <w:rFonts w:ascii="Gill Sans MT" w:hAnsi="Gill Sans MT"/>
          <w:sz w:val="20"/>
          <w:szCs w:val="20"/>
        </w:rPr>
        <w:t>(</w:t>
      </w:r>
      <w:proofErr w:type="spellStart"/>
      <w:r w:rsidRPr="00A7651B">
        <w:rPr>
          <w:rFonts w:ascii="Gill Sans MT" w:hAnsi="Gill Sans MT"/>
          <w:sz w:val="20"/>
          <w:szCs w:val="20"/>
        </w:rPr>
        <w:t>responseCode</w:t>
      </w:r>
      <w:proofErr w:type="spellEnd"/>
      <w:r w:rsidRPr="00A7651B">
        <w:rPr>
          <w:rFonts w:ascii="Gill Sans MT" w:hAnsi="Gill Sans MT"/>
          <w:sz w:val="20"/>
          <w:szCs w:val="20"/>
        </w:rPr>
        <w:t xml:space="preserve"> == </w:t>
      </w:r>
      <w:proofErr w:type="spellStart"/>
      <w:r w:rsidRPr="00A7651B">
        <w:rPr>
          <w:rFonts w:ascii="Gill Sans MT" w:hAnsi="Gill Sans MT"/>
          <w:sz w:val="20"/>
          <w:szCs w:val="20"/>
        </w:rPr>
        <w:t>HttpURLConnection.</w:t>
      </w:r>
      <w:r w:rsidRPr="00A7651B">
        <w:rPr>
          <w:rFonts w:ascii="Gill Sans MT" w:hAnsi="Gill Sans MT"/>
          <w:i/>
          <w:iCs/>
          <w:color w:val="9876AA"/>
          <w:sz w:val="20"/>
          <w:szCs w:val="20"/>
        </w:rPr>
        <w:t>HTTP_OK</w:t>
      </w:r>
      <w:proofErr w:type="spellEnd"/>
      <w:r w:rsidRPr="00A7651B">
        <w:rPr>
          <w:rFonts w:ascii="Gill Sans MT" w:hAnsi="Gill Sans MT"/>
          <w:sz w:val="20"/>
          <w:szCs w:val="20"/>
        </w:rPr>
        <w:t>) {</w:t>
      </w:r>
      <w:r w:rsidRPr="00A7651B">
        <w:rPr>
          <w:rFonts w:ascii="Gill Sans MT" w:hAnsi="Gill Sans MT"/>
          <w:sz w:val="20"/>
          <w:szCs w:val="20"/>
        </w:rPr>
        <w:br/>
        <w:t xml:space="preserve">                </w:t>
      </w:r>
      <w:proofErr w:type="spellStart"/>
      <w:r w:rsidRPr="00A7651B">
        <w:rPr>
          <w:rFonts w:ascii="Gill Sans MT" w:hAnsi="Gill Sans MT"/>
          <w:sz w:val="20"/>
          <w:szCs w:val="20"/>
        </w:rPr>
        <w:t>BufferedReader</w:t>
      </w:r>
      <w:proofErr w:type="spellEnd"/>
      <w:r w:rsidRPr="00A7651B">
        <w:rPr>
          <w:rFonts w:ascii="Gill Sans MT" w:hAnsi="Gill Sans MT"/>
          <w:sz w:val="20"/>
          <w:szCs w:val="20"/>
        </w:rPr>
        <w:t xml:space="preserve"> </w:t>
      </w:r>
      <w:proofErr w:type="spellStart"/>
      <w:r w:rsidRPr="00A7651B">
        <w:rPr>
          <w:rFonts w:ascii="Gill Sans MT" w:hAnsi="Gill Sans MT"/>
          <w:sz w:val="20"/>
          <w:szCs w:val="20"/>
        </w:rPr>
        <w:t>reader</w:t>
      </w:r>
      <w:proofErr w:type="spellEnd"/>
      <w:r w:rsidRPr="00A7651B">
        <w:rPr>
          <w:rFonts w:ascii="Gill Sans MT" w:hAnsi="Gill Sans MT"/>
          <w:sz w:val="20"/>
          <w:szCs w:val="20"/>
        </w:rPr>
        <w:t xml:space="preserve"> = </w:t>
      </w:r>
      <w:r w:rsidRPr="00A7651B">
        <w:rPr>
          <w:rFonts w:ascii="Gill Sans MT" w:hAnsi="Gill Sans MT"/>
          <w:color w:val="CC7832"/>
          <w:sz w:val="20"/>
          <w:szCs w:val="20"/>
        </w:rPr>
        <w:t xml:space="preserve">new </w:t>
      </w:r>
      <w:proofErr w:type="spellStart"/>
      <w:r w:rsidRPr="00A7651B">
        <w:rPr>
          <w:rFonts w:ascii="Gill Sans MT" w:hAnsi="Gill Sans MT"/>
          <w:sz w:val="20"/>
          <w:szCs w:val="20"/>
        </w:rPr>
        <w:t>BufferedReader</w:t>
      </w:r>
      <w:proofErr w:type="spellEnd"/>
      <w:r w:rsidRPr="00A7651B">
        <w:rPr>
          <w:rFonts w:ascii="Gill Sans MT" w:hAnsi="Gill Sans MT"/>
          <w:sz w:val="20"/>
          <w:szCs w:val="20"/>
        </w:rPr>
        <w:t>(</w:t>
      </w:r>
      <w:r w:rsidRPr="00A7651B">
        <w:rPr>
          <w:rFonts w:ascii="Gill Sans MT" w:hAnsi="Gill Sans MT"/>
          <w:color w:val="CC7832"/>
          <w:sz w:val="20"/>
          <w:szCs w:val="20"/>
        </w:rPr>
        <w:t xml:space="preserve">new </w:t>
      </w:r>
      <w:proofErr w:type="spellStart"/>
      <w:r w:rsidRPr="00A7651B">
        <w:rPr>
          <w:rFonts w:ascii="Gill Sans MT" w:hAnsi="Gill Sans MT"/>
          <w:sz w:val="20"/>
          <w:szCs w:val="20"/>
        </w:rPr>
        <w:lastRenderedPageBreak/>
        <w:t>InputStreamReader</w:t>
      </w:r>
      <w:proofErr w:type="spellEnd"/>
      <w:r w:rsidRPr="00A7651B">
        <w:rPr>
          <w:rFonts w:ascii="Gill Sans MT" w:hAnsi="Gill Sans MT"/>
          <w:sz w:val="20"/>
          <w:szCs w:val="20"/>
        </w:rPr>
        <w:t>(</w:t>
      </w:r>
      <w:proofErr w:type="spellStart"/>
      <w:r w:rsidRPr="00A7651B">
        <w:rPr>
          <w:rFonts w:ascii="Gill Sans MT" w:hAnsi="Gill Sans MT"/>
          <w:sz w:val="20"/>
          <w:szCs w:val="20"/>
        </w:rPr>
        <w:t>urlConnection.getInputStream</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sz w:val="20"/>
          <w:szCs w:val="20"/>
        </w:rPr>
        <w:t>StringBuilder</w:t>
      </w:r>
      <w:proofErr w:type="spellEnd"/>
      <w:r w:rsidRPr="00A7651B">
        <w:rPr>
          <w:rFonts w:ascii="Gill Sans MT" w:hAnsi="Gill Sans MT"/>
          <w:sz w:val="20"/>
          <w:szCs w:val="20"/>
        </w:rPr>
        <w:t xml:space="preserve"> </w:t>
      </w:r>
      <w:proofErr w:type="spellStart"/>
      <w:r w:rsidRPr="00A7651B">
        <w:rPr>
          <w:rFonts w:ascii="Gill Sans MT" w:hAnsi="Gill Sans MT"/>
          <w:sz w:val="20"/>
          <w:szCs w:val="20"/>
        </w:rPr>
        <w:t>response</w:t>
      </w:r>
      <w:proofErr w:type="spellEnd"/>
      <w:r w:rsidRPr="00A7651B">
        <w:rPr>
          <w:rFonts w:ascii="Gill Sans MT" w:hAnsi="Gill Sans MT"/>
          <w:sz w:val="20"/>
          <w:szCs w:val="20"/>
        </w:rPr>
        <w:t xml:space="preserve"> = </w:t>
      </w:r>
      <w:r w:rsidRPr="00A7651B">
        <w:rPr>
          <w:rFonts w:ascii="Gill Sans MT" w:hAnsi="Gill Sans MT"/>
          <w:color w:val="CC7832"/>
          <w:sz w:val="20"/>
          <w:szCs w:val="20"/>
        </w:rPr>
        <w:t xml:space="preserve">new </w:t>
      </w:r>
      <w:proofErr w:type="spellStart"/>
      <w:r w:rsidRPr="00A7651B">
        <w:rPr>
          <w:rFonts w:ascii="Gill Sans MT" w:hAnsi="Gill Sans MT"/>
          <w:sz w:val="20"/>
          <w:szCs w:val="20"/>
        </w:rPr>
        <w:t>StringBuilder</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sz w:val="20"/>
          <w:szCs w:val="20"/>
        </w:rPr>
        <w:t>String</w:t>
      </w:r>
      <w:proofErr w:type="spellEnd"/>
      <w:r w:rsidRPr="00A7651B">
        <w:rPr>
          <w:rFonts w:ascii="Gill Sans MT" w:hAnsi="Gill Sans MT"/>
          <w:sz w:val="20"/>
          <w:szCs w:val="20"/>
        </w:rPr>
        <w:t xml:space="preserve"> </w:t>
      </w:r>
      <w:proofErr w:type="spellStart"/>
      <w:r w:rsidRPr="00A7651B">
        <w:rPr>
          <w:rFonts w:ascii="Gill Sans MT" w:hAnsi="Gill Sans MT"/>
          <w:sz w:val="20"/>
          <w:szCs w:val="20"/>
        </w:rPr>
        <w:t>line</w:t>
      </w:r>
      <w:proofErr w:type="spellEnd"/>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color w:val="CC7832"/>
          <w:sz w:val="20"/>
          <w:szCs w:val="20"/>
        </w:rPr>
        <w:t>while</w:t>
      </w:r>
      <w:proofErr w:type="spellEnd"/>
      <w:r w:rsidRPr="00A7651B">
        <w:rPr>
          <w:rFonts w:ascii="Gill Sans MT" w:hAnsi="Gill Sans MT"/>
          <w:color w:val="CC7832"/>
          <w:sz w:val="20"/>
          <w:szCs w:val="20"/>
        </w:rPr>
        <w:t xml:space="preserve"> </w:t>
      </w:r>
      <w:r w:rsidRPr="00A7651B">
        <w:rPr>
          <w:rFonts w:ascii="Gill Sans MT" w:hAnsi="Gill Sans MT"/>
          <w:sz w:val="20"/>
          <w:szCs w:val="20"/>
        </w:rPr>
        <w:t>((</w:t>
      </w:r>
      <w:proofErr w:type="spellStart"/>
      <w:r w:rsidRPr="00A7651B">
        <w:rPr>
          <w:rFonts w:ascii="Gill Sans MT" w:hAnsi="Gill Sans MT"/>
          <w:sz w:val="20"/>
          <w:szCs w:val="20"/>
        </w:rPr>
        <w:t>line</w:t>
      </w:r>
      <w:proofErr w:type="spellEnd"/>
      <w:r w:rsidRPr="00A7651B">
        <w:rPr>
          <w:rFonts w:ascii="Gill Sans MT" w:hAnsi="Gill Sans MT"/>
          <w:sz w:val="20"/>
          <w:szCs w:val="20"/>
        </w:rPr>
        <w:t xml:space="preserve"> = </w:t>
      </w:r>
      <w:proofErr w:type="spellStart"/>
      <w:r w:rsidRPr="00A7651B">
        <w:rPr>
          <w:rFonts w:ascii="Gill Sans MT" w:hAnsi="Gill Sans MT"/>
          <w:sz w:val="20"/>
          <w:szCs w:val="20"/>
        </w:rPr>
        <w:t>reader.readLine</w:t>
      </w:r>
      <w:proofErr w:type="spellEnd"/>
      <w:r w:rsidRPr="00A7651B">
        <w:rPr>
          <w:rFonts w:ascii="Gill Sans MT" w:hAnsi="Gill Sans MT"/>
          <w:sz w:val="20"/>
          <w:szCs w:val="20"/>
        </w:rPr>
        <w:t xml:space="preserve">()) != </w:t>
      </w:r>
      <w:proofErr w:type="spellStart"/>
      <w:r w:rsidRPr="00A7651B">
        <w:rPr>
          <w:rFonts w:ascii="Gill Sans MT" w:hAnsi="Gill Sans MT"/>
          <w:color w:val="CC7832"/>
          <w:sz w:val="20"/>
          <w:szCs w:val="20"/>
        </w:rPr>
        <w:t>null</w:t>
      </w:r>
      <w:proofErr w:type="spellEnd"/>
      <w:r w:rsidRPr="00A7651B">
        <w:rPr>
          <w:rFonts w:ascii="Gill Sans MT" w:hAnsi="Gill Sans MT"/>
          <w:sz w:val="20"/>
          <w:szCs w:val="20"/>
        </w:rPr>
        <w:t>) {</w:t>
      </w:r>
      <w:r w:rsidRPr="00A7651B">
        <w:rPr>
          <w:rFonts w:ascii="Gill Sans MT" w:hAnsi="Gill Sans MT"/>
          <w:sz w:val="20"/>
          <w:szCs w:val="20"/>
        </w:rPr>
        <w:br/>
        <w:t xml:space="preserve">                    </w:t>
      </w:r>
      <w:proofErr w:type="spellStart"/>
      <w:r w:rsidRPr="00A7651B">
        <w:rPr>
          <w:rFonts w:ascii="Gill Sans MT" w:hAnsi="Gill Sans MT"/>
          <w:sz w:val="20"/>
          <w:szCs w:val="20"/>
        </w:rPr>
        <w:t>response.append</w:t>
      </w:r>
      <w:proofErr w:type="spellEnd"/>
      <w:r w:rsidRPr="00A7651B">
        <w:rPr>
          <w:rFonts w:ascii="Gill Sans MT" w:hAnsi="Gill Sans MT"/>
          <w:sz w:val="20"/>
          <w:szCs w:val="20"/>
        </w:rPr>
        <w:t>(</w:t>
      </w:r>
      <w:proofErr w:type="spellStart"/>
      <w:r w:rsidRPr="00A7651B">
        <w:rPr>
          <w:rFonts w:ascii="Gill Sans MT" w:hAnsi="Gill Sans MT"/>
          <w:sz w:val="20"/>
          <w:szCs w:val="20"/>
        </w:rPr>
        <w:t>line</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w:t>
      </w:r>
      <w:r w:rsidRPr="00A7651B">
        <w:rPr>
          <w:rFonts w:ascii="Gill Sans MT" w:hAnsi="Gill Sans MT"/>
          <w:sz w:val="20"/>
          <w:szCs w:val="20"/>
        </w:rPr>
        <w:br/>
        <w:t xml:space="preserve">                </w:t>
      </w:r>
      <w:proofErr w:type="spellStart"/>
      <w:r w:rsidRPr="00A7651B">
        <w:rPr>
          <w:rFonts w:ascii="Gill Sans MT" w:hAnsi="Gill Sans MT"/>
          <w:sz w:val="20"/>
          <w:szCs w:val="20"/>
        </w:rPr>
        <w:t>reader.close</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color w:val="CC7832"/>
          <w:sz w:val="20"/>
          <w:szCs w:val="20"/>
        </w:rPr>
        <w:br/>
        <w:t xml:space="preserve">                </w:t>
      </w:r>
      <w:proofErr w:type="spellStart"/>
      <w:r w:rsidRPr="00A7651B">
        <w:rPr>
          <w:rFonts w:ascii="Gill Sans MT" w:hAnsi="Gill Sans MT"/>
          <w:i/>
          <w:iCs/>
          <w:color w:val="9876AA"/>
          <w:sz w:val="20"/>
          <w:szCs w:val="20"/>
        </w:rPr>
        <w:t>mainHandler</w:t>
      </w:r>
      <w:r w:rsidRPr="00A7651B">
        <w:rPr>
          <w:rFonts w:ascii="Gill Sans MT" w:hAnsi="Gill Sans MT"/>
          <w:sz w:val="20"/>
          <w:szCs w:val="20"/>
        </w:rPr>
        <w:t>.post</w:t>
      </w:r>
      <w:proofErr w:type="spellEnd"/>
      <w:r w:rsidRPr="00A7651B">
        <w:rPr>
          <w:rFonts w:ascii="Gill Sans MT" w:hAnsi="Gill Sans MT"/>
          <w:sz w:val="20"/>
          <w:szCs w:val="20"/>
        </w:rPr>
        <w:t xml:space="preserve">(() -&gt; </w:t>
      </w:r>
      <w:proofErr w:type="spellStart"/>
      <w:r w:rsidRPr="00A7651B">
        <w:rPr>
          <w:rFonts w:ascii="Gill Sans MT" w:hAnsi="Gill Sans MT"/>
          <w:color w:val="B389C5"/>
          <w:sz w:val="20"/>
          <w:szCs w:val="20"/>
        </w:rPr>
        <w:t>callback</w:t>
      </w:r>
      <w:r w:rsidRPr="00A7651B">
        <w:rPr>
          <w:rFonts w:ascii="Gill Sans MT" w:hAnsi="Gill Sans MT"/>
          <w:sz w:val="20"/>
          <w:szCs w:val="20"/>
        </w:rPr>
        <w:t>.onSuccess</w:t>
      </w:r>
      <w:proofErr w:type="spellEnd"/>
      <w:r w:rsidRPr="00A7651B">
        <w:rPr>
          <w:rFonts w:ascii="Gill Sans MT" w:hAnsi="Gill Sans MT"/>
          <w:sz w:val="20"/>
          <w:szCs w:val="20"/>
        </w:rPr>
        <w:t>(</w:t>
      </w:r>
      <w:proofErr w:type="spellStart"/>
      <w:r w:rsidRPr="00A7651B">
        <w:rPr>
          <w:rFonts w:ascii="Gill Sans MT" w:hAnsi="Gill Sans MT"/>
          <w:color w:val="B389C5"/>
          <w:sz w:val="20"/>
          <w:szCs w:val="20"/>
        </w:rPr>
        <w:t>response</w:t>
      </w:r>
      <w:r w:rsidRPr="00A7651B">
        <w:rPr>
          <w:rFonts w:ascii="Gill Sans MT" w:hAnsi="Gill Sans MT"/>
          <w:sz w:val="20"/>
          <w:szCs w:val="20"/>
        </w:rPr>
        <w:t>.toString</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 xml:space="preserve">} </w:t>
      </w:r>
      <w:proofErr w:type="spellStart"/>
      <w:r w:rsidRPr="00A7651B">
        <w:rPr>
          <w:rFonts w:ascii="Gill Sans MT" w:hAnsi="Gill Sans MT"/>
          <w:color w:val="CC7832"/>
          <w:sz w:val="20"/>
          <w:szCs w:val="20"/>
        </w:rPr>
        <w:t>else</w:t>
      </w:r>
      <w:proofErr w:type="spellEnd"/>
      <w:r w:rsidRPr="00A7651B">
        <w:rPr>
          <w:rFonts w:ascii="Gill Sans MT" w:hAnsi="Gill Sans MT"/>
          <w:color w:val="CC7832"/>
          <w:sz w:val="20"/>
          <w:szCs w:val="20"/>
        </w:rPr>
        <w:t xml:space="preserve"> </w:t>
      </w:r>
      <w:r w:rsidRPr="00A7651B">
        <w:rPr>
          <w:rFonts w:ascii="Gill Sans MT" w:hAnsi="Gill Sans MT"/>
          <w:sz w:val="20"/>
          <w:szCs w:val="20"/>
        </w:rPr>
        <w:t>{</w:t>
      </w:r>
      <w:r w:rsidRPr="00A7651B">
        <w:rPr>
          <w:rFonts w:ascii="Gill Sans MT" w:hAnsi="Gill Sans MT"/>
          <w:sz w:val="20"/>
          <w:szCs w:val="20"/>
        </w:rPr>
        <w:br/>
        <w:t xml:space="preserve">                </w:t>
      </w:r>
      <w:proofErr w:type="spellStart"/>
      <w:r w:rsidRPr="00A7651B">
        <w:rPr>
          <w:rFonts w:ascii="Gill Sans MT" w:hAnsi="Gill Sans MT"/>
          <w:sz w:val="20"/>
          <w:szCs w:val="20"/>
        </w:rPr>
        <w:t>Log.</w:t>
      </w:r>
      <w:r w:rsidRPr="00A7651B">
        <w:rPr>
          <w:rFonts w:ascii="Gill Sans MT" w:hAnsi="Gill Sans MT"/>
          <w:i/>
          <w:iCs/>
          <w:sz w:val="20"/>
          <w:szCs w:val="20"/>
        </w:rPr>
        <w:t>e</w:t>
      </w:r>
      <w:proofErr w:type="spellEnd"/>
      <w:r w:rsidRPr="00A7651B">
        <w:rPr>
          <w:rFonts w:ascii="Gill Sans MT" w:hAnsi="Gill Sans MT"/>
          <w:sz w:val="20"/>
          <w:szCs w:val="20"/>
        </w:rPr>
        <w:t>(</w:t>
      </w:r>
      <w:r w:rsidRPr="00A7651B">
        <w:rPr>
          <w:rFonts w:ascii="Gill Sans MT" w:hAnsi="Gill Sans MT"/>
          <w:i/>
          <w:iCs/>
          <w:color w:val="9876AA"/>
          <w:sz w:val="20"/>
          <w:szCs w:val="20"/>
        </w:rPr>
        <w:t>TAG</w:t>
      </w:r>
      <w:r w:rsidRPr="00A7651B">
        <w:rPr>
          <w:rFonts w:ascii="Gill Sans MT" w:hAnsi="Gill Sans MT"/>
          <w:color w:val="CC7832"/>
          <w:sz w:val="20"/>
          <w:szCs w:val="20"/>
        </w:rPr>
        <w:t xml:space="preserve">, </w:t>
      </w:r>
      <w:r w:rsidRPr="00A7651B">
        <w:rPr>
          <w:rFonts w:ascii="Gill Sans MT" w:hAnsi="Gill Sans MT"/>
          <w:color w:val="6A8759"/>
          <w:sz w:val="20"/>
          <w:szCs w:val="20"/>
        </w:rPr>
        <w:t xml:space="preserve">"HTTP </w:t>
      </w:r>
      <w:proofErr w:type="spellStart"/>
      <w:r w:rsidRPr="00A7651B">
        <w:rPr>
          <w:rFonts w:ascii="Gill Sans MT" w:hAnsi="Gill Sans MT"/>
          <w:color w:val="6A8759"/>
          <w:sz w:val="20"/>
          <w:szCs w:val="20"/>
        </w:rPr>
        <w:t>error</w:t>
      </w:r>
      <w:proofErr w:type="spellEnd"/>
      <w:r w:rsidRPr="00A7651B">
        <w:rPr>
          <w:rFonts w:ascii="Gill Sans MT" w:hAnsi="Gill Sans MT"/>
          <w:color w:val="6A8759"/>
          <w:sz w:val="20"/>
          <w:szCs w:val="20"/>
        </w:rPr>
        <w:t xml:space="preserve"> </w:t>
      </w:r>
      <w:proofErr w:type="spellStart"/>
      <w:r w:rsidRPr="00A7651B">
        <w:rPr>
          <w:rFonts w:ascii="Gill Sans MT" w:hAnsi="Gill Sans MT"/>
          <w:color w:val="6A8759"/>
          <w:sz w:val="20"/>
          <w:szCs w:val="20"/>
        </w:rPr>
        <w:t>code</w:t>
      </w:r>
      <w:proofErr w:type="spellEnd"/>
      <w:r w:rsidRPr="00A7651B">
        <w:rPr>
          <w:rFonts w:ascii="Gill Sans MT" w:hAnsi="Gill Sans MT"/>
          <w:color w:val="6A8759"/>
          <w:sz w:val="20"/>
          <w:szCs w:val="20"/>
        </w:rPr>
        <w:t xml:space="preserve">: " </w:t>
      </w:r>
      <w:r w:rsidRPr="00A7651B">
        <w:rPr>
          <w:rFonts w:ascii="Gill Sans MT" w:hAnsi="Gill Sans MT"/>
          <w:sz w:val="20"/>
          <w:szCs w:val="20"/>
        </w:rPr>
        <w:t xml:space="preserve">+ </w:t>
      </w:r>
      <w:proofErr w:type="spellStart"/>
      <w:r w:rsidRPr="00A7651B">
        <w:rPr>
          <w:rFonts w:ascii="Gill Sans MT" w:hAnsi="Gill Sans MT"/>
          <w:sz w:val="20"/>
          <w:szCs w:val="20"/>
        </w:rPr>
        <w:t>responseCode</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i/>
          <w:iCs/>
          <w:color w:val="9876AA"/>
          <w:sz w:val="20"/>
          <w:szCs w:val="20"/>
        </w:rPr>
        <w:t>mainHandler</w:t>
      </w:r>
      <w:r w:rsidRPr="00A7651B">
        <w:rPr>
          <w:rFonts w:ascii="Gill Sans MT" w:hAnsi="Gill Sans MT"/>
          <w:sz w:val="20"/>
          <w:szCs w:val="20"/>
        </w:rPr>
        <w:t>.post</w:t>
      </w:r>
      <w:proofErr w:type="spellEnd"/>
      <w:r w:rsidRPr="00A7651B">
        <w:rPr>
          <w:rFonts w:ascii="Gill Sans MT" w:hAnsi="Gill Sans MT"/>
          <w:sz w:val="20"/>
          <w:szCs w:val="20"/>
        </w:rPr>
        <w:t xml:space="preserve">(() -&gt; </w:t>
      </w:r>
      <w:proofErr w:type="spellStart"/>
      <w:r w:rsidRPr="00A7651B">
        <w:rPr>
          <w:rFonts w:ascii="Gill Sans MT" w:hAnsi="Gill Sans MT"/>
          <w:color w:val="B389C5"/>
          <w:sz w:val="20"/>
          <w:szCs w:val="20"/>
        </w:rPr>
        <w:t>callback</w:t>
      </w:r>
      <w:r w:rsidRPr="00A7651B">
        <w:rPr>
          <w:rFonts w:ascii="Gill Sans MT" w:hAnsi="Gill Sans MT"/>
          <w:sz w:val="20"/>
          <w:szCs w:val="20"/>
        </w:rPr>
        <w:t>.onError</w:t>
      </w:r>
      <w:proofErr w:type="spellEnd"/>
      <w:r w:rsidRPr="00A7651B">
        <w:rPr>
          <w:rFonts w:ascii="Gill Sans MT" w:hAnsi="Gill Sans MT"/>
          <w:sz w:val="20"/>
          <w:szCs w:val="20"/>
        </w:rPr>
        <w:t>(</w:t>
      </w:r>
      <w:r w:rsidRPr="00A7651B">
        <w:rPr>
          <w:rFonts w:ascii="Gill Sans MT" w:hAnsi="Gill Sans MT"/>
          <w:color w:val="6A8759"/>
          <w:sz w:val="20"/>
          <w:szCs w:val="20"/>
        </w:rPr>
        <w:t xml:space="preserve">"HTTP </w:t>
      </w:r>
      <w:proofErr w:type="spellStart"/>
      <w:r w:rsidRPr="00A7651B">
        <w:rPr>
          <w:rFonts w:ascii="Gill Sans MT" w:hAnsi="Gill Sans MT"/>
          <w:color w:val="6A8759"/>
          <w:sz w:val="20"/>
          <w:szCs w:val="20"/>
        </w:rPr>
        <w:t>error</w:t>
      </w:r>
      <w:proofErr w:type="spellEnd"/>
      <w:r w:rsidRPr="00A7651B">
        <w:rPr>
          <w:rFonts w:ascii="Gill Sans MT" w:hAnsi="Gill Sans MT"/>
          <w:color w:val="6A8759"/>
          <w:sz w:val="20"/>
          <w:szCs w:val="20"/>
        </w:rPr>
        <w:t xml:space="preserve"> </w:t>
      </w:r>
      <w:proofErr w:type="spellStart"/>
      <w:r w:rsidRPr="00A7651B">
        <w:rPr>
          <w:rFonts w:ascii="Gill Sans MT" w:hAnsi="Gill Sans MT"/>
          <w:color w:val="6A8759"/>
          <w:sz w:val="20"/>
          <w:szCs w:val="20"/>
        </w:rPr>
        <w:t>code</w:t>
      </w:r>
      <w:proofErr w:type="spellEnd"/>
      <w:r w:rsidRPr="00A7651B">
        <w:rPr>
          <w:rFonts w:ascii="Gill Sans MT" w:hAnsi="Gill Sans MT"/>
          <w:color w:val="6A8759"/>
          <w:sz w:val="20"/>
          <w:szCs w:val="20"/>
        </w:rPr>
        <w:t xml:space="preserve">: " </w:t>
      </w:r>
      <w:r w:rsidRPr="00A7651B">
        <w:rPr>
          <w:rFonts w:ascii="Gill Sans MT" w:hAnsi="Gill Sans MT"/>
          <w:sz w:val="20"/>
          <w:szCs w:val="20"/>
        </w:rPr>
        <w:t xml:space="preserve">+ </w:t>
      </w:r>
      <w:proofErr w:type="spellStart"/>
      <w:r w:rsidRPr="00A7651B">
        <w:rPr>
          <w:rFonts w:ascii="Gill Sans MT" w:hAnsi="Gill Sans MT"/>
          <w:color w:val="B389C5"/>
          <w:sz w:val="20"/>
          <w:szCs w:val="20"/>
        </w:rPr>
        <w:t>responseCode</w:t>
      </w:r>
      <w:proofErr w:type="spellEnd"/>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w:t>
      </w:r>
      <w:r w:rsidRPr="00A7651B">
        <w:rPr>
          <w:rFonts w:ascii="Gill Sans MT" w:hAnsi="Gill Sans MT"/>
          <w:sz w:val="20"/>
          <w:szCs w:val="20"/>
        </w:rPr>
        <w:br/>
      </w:r>
      <w:r w:rsidRPr="00A7651B">
        <w:rPr>
          <w:rFonts w:ascii="Gill Sans MT" w:hAnsi="Gill Sans MT"/>
          <w:sz w:val="20"/>
          <w:szCs w:val="20"/>
        </w:rPr>
        <w:br/>
        <w:t xml:space="preserve">        } </w:t>
      </w:r>
      <w:proofErr w:type="spellStart"/>
      <w:r w:rsidRPr="00A7651B">
        <w:rPr>
          <w:rFonts w:ascii="Gill Sans MT" w:hAnsi="Gill Sans MT"/>
          <w:color w:val="CC7832"/>
          <w:sz w:val="20"/>
          <w:szCs w:val="20"/>
        </w:rPr>
        <w:t>catch</w:t>
      </w:r>
      <w:proofErr w:type="spellEnd"/>
      <w:r w:rsidRPr="00A7651B">
        <w:rPr>
          <w:rFonts w:ascii="Gill Sans MT" w:hAnsi="Gill Sans MT"/>
          <w:color w:val="CC7832"/>
          <w:sz w:val="20"/>
          <w:szCs w:val="20"/>
        </w:rPr>
        <w:t xml:space="preserve"> </w:t>
      </w:r>
      <w:r w:rsidRPr="00A7651B">
        <w:rPr>
          <w:rFonts w:ascii="Gill Sans MT" w:hAnsi="Gill Sans MT"/>
          <w:sz w:val="20"/>
          <w:szCs w:val="20"/>
        </w:rPr>
        <w:t>(</w:t>
      </w:r>
      <w:proofErr w:type="spellStart"/>
      <w:r w:rsidRPr="00A7651B">
        <w:rPr>
          <w:rFonts w:ascii="Gill Sans MT" w:hAnsi="Gill Sans MT"/>
          <w:sz w:val="20"/>
          <w:szCs w:val="20"/>
        </w:rPr>
        <w:t>IOException</w:t>
      </w:r>
      <w:proofErr w:type="spellEnd"/>
      <w:r w:rsidRPr="00A7651B">
        <w:rPr>
          <w:rFonts w:ascii="Gill Sans MT" w:hAnsi="Gill Sans MT"/>
          <w:sz w:val="20"/>
          <w:szCs w:val="20"/>
        </w:rPr>
        <w:t xml:space="preserve"> e) {</w:t>
      </w:r>
      <w:r w:rsidRPr="00A7651B">
        <w:rPr>
          <w:rFonts w:ascii="Gill Sans MT" w:hAnsi="Gill Sans MT"/>
          <w:sz w:val="20"/>
          <w:szCs w:val="20"/>
        </w:rPr>
        <w:br/>
        <w:t xml:space="preserve">            </w:t>
      </w:r>
      <w:proofErr w:type="spellStart"/>
      <w:r w:rsidRPr="00A7651B">
        <w:rPr>
          <w:rFonts w:ascii="Gill Sans MT" w:hAnsi="Gill Sans MT"/>
          <w:sz w:val="20"/>
          <w:szCs w:val="20"/>
        </w:rPr>
        <w:t>Log.</w:t>
      </w:r>
      <w:r w:rsidRPr="00A7651B">
        <w:rPr>
          <w:rFonts w:ascii="Gill Sans MT" w:hAnsi="Gill Sans MT"/>
          <w:i/>
          <w:iCs/>
          <w:sz w:val="20"/>
          <w:szCs w:val="20"/>
        </w:rPr>
        <w:t>e</w:t>
      </w:r>
      <w:proofErr w:type="spellEnd"/>
      <w:r w:rsidRPr="00A7651B">
        <w:rPr>
          <w:rFonts w:ascii="Gill Sans MT" w:hAnsi="Gill Sans MT"/>
          <w:sz w:val="20"/>
          <w:szCs w:val="20"/>
        </w:rPr>
        <w:t>(</w:t>
      </w:r>
      <w:r w:rsidRPr="00A7651B">
        <w:rPr>
          <w:rFonts w:ascii="Gill Sans MT" w:hAnsi="Gill Sans MT"/>
          <w:i/>
          <w:iCs/>
          <w:color w:val="9876AA"/>
          <w:sz w:val="20"/>
          <w:szCs w:val="20"/>
        </w:rPr>
        <w:t>TAG</w:t>
      </w:r>
      <w:r w:rsidRPr="00A7651B">
        <w:rPr>
          <w:rFonts w:ascii="Gill Sans MT" w:hAnsi="Gill Sans MT"/>
          <w:color w:val="CC7832"/>
          <w:sz w:val="20"/>
          <w:szCs w:val="20"/>
        </w:rPr>
        <w:t xml:space="preserve">, </w:t>
      </w:r>
      <w:r w:rsidRPr="00A7651B">
        <w:rPr>
          <w:rFonts w:ascii="Gill Sans MT" w:hAnsi="Gill Sans MT"/>
          <w:color w:val="6A8759"/>
          <w:sz w:val="20"/>
          <w:szCs w:val="20"/>
        </w:rPr>
        <w:t>"</w:t>
      </w:r>
      <w:proofErr w:type="spellStart"/>
      <w:r w:rsidRPr="00A7651B">
        <w:rPr>
          <w:rFonts w:ascii="Gill Sans MT" w:hAnsi="Gill Sans MT"/>
          <w:color w:val="6A8759"/>
          <w:sz w:val="20"/>
          <w:szCs w:val="20"/>
        </w:rPr>
        <w:t>Error</w:t>
      </w:r>
      <w:proofErr w:type="spellEnd"/>
      <w:r w:rsidRPr="00A7651B">
        <w:rPr>
          <w:rFonts w:ascii="Gill Sans MT" w:hAnsi="Gill Sans MT"/>
          <w:color w:val="6A8759"/>
          <w:sz w:val="20"/>
          <w:szCs w:val="20"/>
        </w:rPr>
        <w:t xml:space="preserve"> </w:t>
      </w:r>
      <w:proofErr w:type="spellStart"/>
      <w:r w:rsidRPr="00A7651B">
        <w:rPr>
          <w:rFonts w:ascii="Gill Sans MT" w:hAnsi="Gill Sans MT"/>
          <w:color w:val="6A8759"/>
          <w:sz w:val="20"/>
          <w:szCs w:val="20"/>
        </w:rPr>
        <w:t>during</w:t>
      </w:r>
      <w:proofErr w:type="spellEnd"/>
      <w:r w:rsidRPr="00A7651B">
        <w:rPr>
          <w:rFonts w:ascii="Gill Sans MT" w:hAnsi="Gill Sans MT"/>
          <w:color w:val="6A8759"/>
          <w:sz w:val="20"/>
          <w:szCs w:val="20"/>
        </w:rPr>
        <w:t xml:space="preserve"> POST </w:t>
      </w:r>
      <w:proofErr w:type="spellStart"/>
      <w:r w:rsidRPr="00A7651B">
        <w:rPr>
          <w:rFonts w:ascii="Gill Sans MT" w:hAnsi="Gill Sans MT"/>
          <w:color w:val="6A8759"/>
          <w:sz w:val="20"/>
          <w:szCs w:val="20"/>
        </w:rPr>
        <w:t>request</w:t>
      </w:r>
      <w:proofErr w:type="spellEnd"/>
      <w:r w:rsidRPr="00A7651B">
        <w:rPr>
          <w:rFonts w:ascii="Gill Sans MT" w:hAnsi="Gill Sans MT"/>
          <w:color w:val="6A8759"/>
          <w:sz w:val="20"/>
          <w:szCs w:val="20"/>
        </w:rPr>
        <w:t>"</w:t>
      </w:r>
      <w:r w:rsidRPr="00A7651B">
        <w:rPr>
          <w:rFonts w:ascii="Gill Sans MT" w:hAnsi="Gill Sans MT"/>
          <w:color w:val="CC7832"/>
          <w:sz w:val="20"/>
          <w:szCs w:val="20"/>
        </w:rPr>
        <w:t xml:space="preserve">, </w:t>
      </w:r>
      <w:r w:rsidRPr="00A7651B">
        <w:rPr>
          <w:rFonts w:ascii="Gill Sans MT" w:hAnsi="Gill Sans MT"/>
          <w:sz w:val="20"/>
          <w:szCs w:val="20"/>
        </w:rPr>
        <w:t>e)</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proofErr w:type="spellStart"/>
      <w:r w:rsidRPr="00A7651B">
        <w:rPr>
          <w:rFonts w:ascii="Gill Sans MT" w:hAnsi="Gill Sans MT"/>
          <w:i/>
          <w:iCs/>
          <w:color w:val="9876AA"/>
          <w:sz w:val="20"/>
          <w:szCs w:val="20"/>
        </w:rPr>
        <w:t>mainHandler</w:t>
      </w:r>
      <w:r w:rsidRPr="00A7651B">
        <w:rPr>
          <w:rFonts w:ascii="Gill Sans MT" w:hAnsi="Gill Sans MT"/>
          <w:sz w:val="20"/>
          <w:szCs w:val="20"/>
        </w:rPr>
        <w:t>.post</w:t>
      </w:r>
      <w:proofErr w:type="spellEnd"/>
      <w:r w:rsidRPr="00A7651B">
        <w:rPr>
          <w:rFonts w:ascii="Gill Sans MT" w:hAnsi="Gill Sans MT"/>
          <w:sz w:val="20"/>
          <w:szCs w:val="20"/>
        </w:rPr>
        <w:t xml:space="preserve">(() -&gt; </w:t>
      </w:r>
      <w:proofErr w:type="spellStart"/>
      <w:r w:rsidRPr="00A7651B">
        <w:rPr>
          <w:rFonts w:ascii="Gill Sans MT" w:hAnsi="Gill Sans MT"/>
          <w:color w:val="B389C5"/>
          <w:sz w:val="20"/>
          <w:szCs w:val="20"/>
        </w:rPr>
        <w:t>callback</w:t>
      </w:r>
      <w:r w:rsidRPr="00A7651B">
        <w:rPr>
          <w:rFonts w:ascii="Gill Sans MT" w:hAnsi="Gill Sans MT"/>
          <w:sz w:val="20"/>
          <w:szCs w:val="20"/>
        </w:rPr>
        <w:t>.onError</w:t>
      </w:r>
      <w:proofErr w:type="spellEnd"/>
      <w:r w:rsidRPr="00A7651B">
        <w:rPr>
          <w:rFonts w:ascii="Gill Sans MT" w:hAnsi="Gill Sans MT"/>
          <w:sz w:val="20"/>
          <w:szCs w:val="20"/>
        </w:rPr>
        <w:t>(</w:t>
      </w:r>
      <w:r w:rsidRPr="00A7651B">
        <w:rPr>
          <w:rFonts w:ascii="Gill Sans MT" w:hAnsi="Gill Sans MT"/>
          <w:color w:val="6A8759"/>
          <w:sz w:val="20"/>
          <w:szCs w:val="20"/>
        </w:rPr>
        <w:t>"</w:t>
      </w:r>
      <w:proofErr w:type="spellStart"/>
      <w:r w:rsidRPr="00A7651B">
        <w:rPr>
          <w:rFonts w:ascii="Gill Sans MT" w:hAnsi="Gill Sans MT"/>
          <w:color w:val="6A8759"/>
          <w:sz w:val="20"/>
          <w:szCs w:val="20"/>
        </w:rPr>
        <w:t>Error</w:t>
      </w:r>
      <w:proofErr w:type="spellEnd"/>
      <w:r w:rsidRPr="00A7651B">
        <w:rPr>
          <w:rFonts w:ascii="Gill Sans MT" w:hAnsi="Gill Sans MT"/>
          <w:color w:val="6A8759"/>
          <w:sz w:val="20"/>
          <w:szCs w:val="20"/>
        </w:rPr>
        <w:t xml:space="preserve"> </w:t>
      </w:r>
      <w:proofErr w:type="spellStart"/>
      <w:r w:rsidRPr="00A7651B">
        <w:rPr>
          <w:rFonts w:ascii="Gill Sans MT" w:hAnsi="Gill Sans MT"/>
          <w:color w:val="6A8759"/>
          <w:sz w:val="20"/>
          <w:szCs w:val="20"/>
        </w:rPr>
        <w:t>during</w:t>
      </w:r>
      <w:proofErr w:type="spellEnd"/>
      <w:r w:rsidRPr="00A7651B">
        <w:rPr>
          <w:rFonts w:ascii="Gill Sans MT" w:hAnsi="Gill Sans MT"/>
          <w:color w:val="6A8759"/>
          <w:sz w:val="20"/>
          <w:szCs w:val="20"/>
        </w:rPr>
        <w:t xml:space="preserve"> POST </w:t>
      </w:r>
      <w:proofErr w:type="spellStart"/>
      <w:r w:rsidRPr="00A7651B">
        <w:rPr>
          <w:rFonts w:ascii="Gill Sans MT" w:hAnsi="Gill Sans MT"/>
          <w:color w:val="6A8759"/>
          <w:sz w:val="20"/>
          <w:szCs w:val="20"/>
        </w:rPr>
        <w:t>request</w:t>
      </w:r>
      <w:proofErr w:type="spellEnd"/>
      <w:r w:rsidRPr="00A7651B">
        <w:rPr>
          <w:rFonts w:ascii="Gill Sans MT" w:hAnsi="Gill Sans MT"/>
          <w:color w:val="6A8759"/>
          <w:sz w:val="20"/>
          <w:szCs w:val="20"/>
        </w:rPr>
        <w:t>"</w:t>
      </w:r>
      <w:r w:rsidRPr="00A7651B">
        <w:rPr>
          <w:rFonts w:ascii="Gill Sans MT" w:hAnsi="Gill Sans MT"/>
          <w:sz w:val="20"/>
          <w:szCs w:val="20"/>
        </w:rPr>
        <w:t>))</w:t>
      </w:r>
      <w:r w:rsidRPr="00A7651B">
        <w:rPr>
          <w:rFonts w:ascii="Gill Sans MT" w:hAnsi="Gill Sans MT"/>
          <w:color w:val="CC7832"/>
          <w:sz w:val="20"/>
          <w:szCs w:val="20"/>
        </w:rPr>
        <w:t>;</w:t>
      </w:r>
      <w:r w:rsidRPr="00A7651B">
        <w:rPr>
          <w:rFonts w:ascii="Gill Sans MT" w:hAnsi="Gill Sans MT"/>
          <w:color w:val="CC7832"/>
          <w:sz w:val="20"/>
          <w:szCs w:val="20"/>
        </w:rPr>
        <w:br/>
        <w:t xml:space="preserve">        </w:t>
      </w:r>
      <w:r w:rsidRPr="00A7651B">
        <w:rPr>
          <w:rFonts w:ascii="Gill Sans MT" w:hAnsi="Gill Sans MT"/>
          <w:sz w:val="20"/>
          <w:szCs w:val="20"/>
        </w:rPr>
        <w:t>}</w:t>
      </w:r>
      <w:r w:rsidRPr="00A7651B">
        <w:rPr>
          <w:rFonts w:ascii="Gill Sans MT" w:hAnsi="Gill Sans MT"/>
          <w:sz w:val="20"/>
          <w:szCs w:val="20"/>
        </w:rPr>
        <w:br/>
        <w:t xml:space="preserve">    })</w:t>
      </w:r>
      <w:r w:rsidRPr="00A7651B">
        <w:rPr>
          <w:rFonts w:ascii="Gill Sans MT" w:hAnsi="Gill Sans MT"/>
          <w:color w:val="CC7832"/>
          <w:sz w:val="20"/>
          <w:szCs w:val="20"/>
        </w:rPr>
        <w:t>;</w:t>
      </w:r>
      <w:r w:rsidRPr="00A7651B">
        <w:rPr>
          <w:rFonts w:ascii="Gill Sans MT" w:hAnsi="Gill Sans MT"/>
          <w:color w:val="CC7832"/>
          <w:sz w:val="20"/>
          <w:szCs w:val="20"/>
        </w:rPr>
        <w:br/>
      </w:r>
      <w:r w:rsidRPr="00A7651B">
        <w:rPr>
          <w:rFonts w:ascii="Gill Sans MT" w:hAnsi="Gill Sans MT"/>
          <w:sz w:val="20"/>
          <w:szCs w:val="20"/>
        </w:rPr>
        <w:t>}</w:t>
      </w:r>
    </w:p>
    <w:p w14:paraId="0CFBA558" w14:textId="77777777" w:rsidR="00A3481E" w:rsidRPr="00DD4A12" w:rsidRDefault="00A3481E" w:rsidP="00A3481E">
      <w:pPr>
        <w:ind w:firstLine="0"/>
      </w:pPr>
    </w:p>
    <w:p w14:paraId="30A4E6A9" w14:textId="6B16B519" w:rsidR="00A3481E" w:rsidRPr="00DD4A12" w:rsidRDefault="00A3481E" w:rsidP="00A3481E">
      <w:pPr>
        <w:ind w:firstLine="0"/>
      </w:pPr>
      <w:r w:rsidRPr="00DD4A12">
        <w:t>Metóda GET je podobná</w:t>
      </w:r>
      <w:r w:rsidR="00C17163">
        <w:t>, ale</w:t>
      </w:r>
      <w:r w:rsidRPr="00DD4A12">
        <w:t xml:space="preserve"> s tým rozdielom, že namiesto POST dát prijíma </w:t>
      </w:r>
      <w:r w:rsidR="00DD4A12">
        <w:t xml:space="preserve">objekt mapy (dvojica kľúč – hodnota), </w:t>
      </w:r>
      <w:r w:rsidR="00A313F3">
        <w:t>ktoré pridáva do URL adresy, tak ako je definovaná GET metóda.</w:t>
      </w:r>
    </w:p>
    <w:p w14:paraId="3584A41F" w14:textId="77777777" w:rsidR="00A3481E" w:rsidRPr="00DD4A12" w:rsidRDefault="00A3481E" w:rsidP="00A3481E">
      <w:pPr>
        <w:ind w:firstLine="0"/>
      </w:pPr>
    </w:p>
    <w:p w14:paraId="62E82017" w14:textId="0353033A" w:rsidR="00DD4A12" w:rsidRPr="00213B79" w:rsidRDefault="00DD4A12" w:rsidP="00213B79">
      <w:pPr>
        <w:jc w:val="left"/>
        <w:rPr>
          <w:rFonts w:ascii="Gill Sans MT" w:hAnsi="Gill Sans MT"/>
          <w:sz w:val="20"/>
          <w:szCs w:val="20"/>
        </w:rPr>
      </w:pPr>
      <w:proofErr w:type="spellStart"/>
      <w:r w:rsidRPr="00213B79">
        <w:rPr>
          <w:rFonts w:ascii="Gill Sans MT" w:hAnsi="Gill Sans MT"/>
          <w:color w:val="CC7832"/>
          <w:sz w:val="20"/>
          <w:szCs w:val="20"/>
        </w:rPr>
        <w:t>public</w:t>
      </w:r>
      <w:proofErr w:type="spellEnd"/>
      <w:r w:rsidRPr="00213B79">
        <w:rPr>
          <w:rFonts w:ascii="Gill Sans MT" w:hAnsi="Gill Sans MT"/>
          <w:color w:val="CC7832"/>
          <w:sz w:val="20"/>
          <w:szCs w:val="20"/>
        </w:rPr>
        <w:t xml:space="preserve"> </w:t>
      </w:r>
      <w:proofErr w:type="spellStart"/>
      <w:r w:rsidRPr="00213B79">
        <w:rPr>
          <w:rFonts w:ascii="Gill Sans MT" w:hAnsi="Gill Sans MT"/>
          <w:color w:val="CC7832"/>
          <w:sz w:val="20"/>
          <w:szCs w:val="20"/>
        </w:rPr>
        <w:t>static</w:t>
      </w:r>
      <w:proofErr w:type="spellEnd"/>
      <w:r w:rsidRPr="00213B79">
        <w:rPr>
          <w:rFonts w:ascii="Gill Sans MT" w:hAnsi="Gill Sans MT"/>
          <w:color w:val="CC7832"/>
          <w:sz w:val="20"/>
          <w:szCs w:val="20"/>
        </w:rPr>
        <w:t xml:space="preserve"> </w:t>
      </w:r>
      <w:proofErr w:type="spellStart"/>
      <w:r w:rsidRPr="00213B79">
        <w:rPr>
          <w:rFonts w:ascii="Gill Sans MT" w:hAnsi="Gill Sans MT"/>
          <w:color w:val="CC7832"/>
          <w:sz w:val="20"/>
          <w:szCs w:val="20"/>
        </w:rPr>
        <w:t>void</w:t>
      </w:r>
      <w:proofErr w:type="spellEnd"/>
      <w:r w:rsidRPr="00213B79">
        <w:rPr>
          <w:rFonts w:ascii="Gill Sans MT" w:hAnsi="Gill Sans MT"/>
          <w:color w:val="CC7832"/>
          <w:sz w:val="20"/>
          <w:szCs w:val="20"/>
        </w:rPr>
        <w:t xml:space="preserve"> </w:t>
      </w:r>
      <w:proofErr w:type="spellStart"/>
      <w:r w:rsidRPr="00213B79">
        <w:rPr>
          <w:rFonts w:ascii="Gill Sans MT" w:hAnsi="Gill Sans MT"/>
          <w:color w:val="FFC66D"/>
          <w:sz w:val="20"/>
          <w:szCs w:val="20"/>
        </w:rPr>
        <w:t>performGetRequest</w:t>
      </w:r>
      <w:proofErr w:type="spellEnd"/>
      <w:r w:rsidRPr="00213B79">
        <w:rPr>
          <w:rFonts w:ascii="Gill Sans MT" w:hAnsi="Gill Sans MT"/>
          <w:sz w:val="20"/>
          <w:szCs w:val="20"/>
        </w:rPr>
        <w:t>(</w:t>
      </w:r>
      <w:proofErr w:type="spellStart"/>
      <w:r w:rsidRPr="00213B79">
        <w:rPr>
          <w:rFonts w:ascii="Gill Sans MT" w:hAnsi="Gill Sans MT"/>
          <w:sz w:val="20"/>
          <w:szCs w:val="20"/>
        </w:rPr>
        <w:t>String</w:t>
      </w:r>
      <w:proofErr w:type="spellEnd"/>
      <w:r w:rsidRPr="00213B79">
        <w:rPr>
          <w:rFonts w:ascii="Gill Sans MT" w:hAnsi="Gill Sans MT"/>
          <w:sz w:val="20"/>
          <w:szCs w:val="20"/>
        </w:rPr>
        <w:t xml:space="preserve"> </w:t>
      </w:r>
      <w:proofErr w:type="spellStart"/>
      <w:r w:rsidRPr="00213B79">
        <w:rPr>
          <w:rFonts w:ascii="Gill Sans MT" w:hAnsi="Gill Sans MT"/>
          <w:sz w:val="20"/>
          <w:szCs w:val="20"/>
        </w:rPr>
        <w:t>endpoint</w:t>
      </w:r>
      <w:proofErr w:type="spellEnd"/>
      <w:r w:rsidRPr="00213B79">
        <w:rPr>
          <w:rFonts w:ascii="Gill Sans MT" w:hAnsi="Gill Sans MT"/>
          <w:color w:val="CC7832"/>
          <w:sz w:val="20"/>
          <w:szCs w:val="20"/>
        </w:rPr>
        <w:t xml:space="preserve">, </w:t>
      </w:r>
      <w:proofErr w:type="spellStart"/>
      <w:r w:rsidRPr="00213B79">
        <w:rPr>
          <w:rFonts w:ascii="Gill Sans MT" w:hAnsi="Gill Sans MT"/>
          <w:sz w:val="20"/>
          <w:szCs w:val="20"/>
        </w:rPr>
        <w:t>Map</w:t>
      </w:r>
      <w:proofErr w:type="spellEnd"/>
      <w:r w:rsidRPr="00213B79">
        <w:rPr>
          <w:rFonts w:ascii="Gill Sans MT" w:hAnsi="Gill Sans MT"/>
          <w:sz w:val="20"/>
          <w:szCs w:val="20"/>
        </w:rPr>
        <w:t>&lt;</w:t>
      </w:r>
      <w:proofErr w:type="spellStart"/>
      <w:r w:rsidRPr="00213B79">
        <w:rPr>
          <w:rFonts w:ascii="Gill Sans MT" w:hAnsi="Gill Sans MT"/>
          <w:sz w:val="20"/>
          <w:szCs w:val="20"/>
        </w:rPr>
        <w:t>String</w:t>
      </w:r>
      <w:proofErr w:type="spellEnd"/>
      <w:r w:rsidRPr="00213B79">
        <w:rPr>
          <w:rFonts w:ascii="Gill Sans MT" w:hAnsi="Gill Sans MT"/>
          <w:color w:val="CC7832"/>
          <w:sz w:val="20"/>
          <w:szCs w:val="20"/>
        </w:rPr>
        <w:t xml:space="preserve">, </w:t>
      </w:r>
      <w:proofErr w:type="spellStart"/>
      <w:r w:rsidRPr="00213B79">
        <w:rPr>
          <w:rFonts w:ascii="Gill Sans MT" w:hAnsi="Gill Sans MT"/>
          <w:sz w:val="20"/>
          <w:szCs w:val="20"/>
        </w:rPr>
        <w:t>String</w:t>
      </w:r>
      <w:proofErr w:type="spellEnd"/>
      <w:r w:rsidRPr="00213B79">
        <w:rPr>
          <w:rFonts w:ascii="Gill Sans MT" w:hAnsi="Gill Sans MT"/>
          <w:sz w:val="20"/>
          <w:szCs w:val="20"/>
        </w:rPr>
        <w:t xml:space="preserve">&gt; </w:t>
      </w:r>
      <w:proofErr w:type="spellStart"/>
      <w:r w:rsidRPr="00213B79">
        <w:rPr>
          <w:rFonts w:ascii="Gill Sans MT" w:hAnsi="Gill Sans MT"/>
          <w:sz w:val="20"/>
          <w:szCs w:val="20"/>
        </w:rPr>
        <w:t>queryParams</w:t>
      </w:r>
      <w:proofErr w:type="spellEnd"/>
      <w:r w:rsidRPr="00213B79">
        <w:rPr>
          <w:rFonts w:ascii="Gill Sans MT" w:hAnsi="Gill Sans MT"/>
          <w:color w:val="CC7832"/>
          <w:sz w:val="20"/>
          <w:szCs w:val="20"/>
        </w:rPr>
        <w:t xml:space="preserve">, </w:t>
      </w:r>
      <w:proofErr w:type="spellStart"/>
      <w:r w:rsidRPr="00213B79">
        <w:rPr>
          <w:rFonts w:ascii="Gill Sans MT" w:hAnsi="Gill Sans MT"/>
          <w:sz w:val="20"/>
          <w:szCs w:val="20"/>
        </w:rPr>
        <w:t>ResultCallback</w:t>
      </w:r>
      <w:proofErr w:type="spellEnd"/>
      <w:r w:rsidRPr="00213B79">
        <w:rPr>
          <w:rFonts w:ascii="Gill Sans MT" w:hAnsi="Gill Sans MT"/>
          <w:sz w:val="20"/>
          <w:szCs w:val="20"/>
        </w:rPr>
        <w:t xml:space="preserve"> </w:t>
      </w:r>
      <w:proofErr w:type="spellStart"/>
      <w:r w:rsidRPr="00213B79">
        <w:rPr>
          <w:rFonts w:ascii="Gill Sans MT" w:hAnsi="Gill Sans MT"/>
          <w:sz w:val="20"/>
          <w:szCs w:val="20"/>
        </w:rPr>
        <w:t>callback</w:t>
      </w:r>
      <w:proofErr w:type="spellEnd"/>
      <w:r w:rsidRPr="00213B79">
        <w:rPr>
          <w:rFonts w:ascii="Gill Sans MT" w:hAnsi="Gill Sans MT"/>
          <w:sz w:val="20"/>
          <w:szCs w:val="20"/>
        </w:rPr>
        <w:t>) {</w:t>
      </w:r>
      <w:r w:rsidRPr="00213B79">
        <w:rPr>
          <w:rFonts w:ascii="Gill Sans MT" w:hAnsi="Gill Sans MT"/>
          <w:sz w:val="20"/>
          <w:szCs w:val="20"/>
        </w:rPr>
        <w:br/>
        <w:t xml:space="preserve">    </w:t>
      </w:r>
      <w:proofErr w:type="spellStart"/>
      <w:r w:rsidRPr="00213B79">
        <w:rPr>
          <w:rFonts w:ascii="Gill Sans MT" w:hAnsi="Gill Sans MT"/>
          <w:i/>
          <w:iCs/>
          <w:color w:val="9876AA"/>
          <w:sz w:val="20"/>
          <w:szCs w:val="20"/>
        </w:rPr>
        <w:t>executor</w:t>
      </w:r>
      <w:r w:rsidRPr="00213B79">
        <w:rPr>
          <w:rFonts w:ascii="Gill Sans MT" w:hAnsi="Gill Sans MT"/>
          <w:sz w:val="20"/>
          <w:szCs w:val="20"/>
        </w:rPr>
        <w:t>.execute</w:t>
      </w:r>
      <w:proofErr w:type="spellEnd"/>
      <w:r w:rsidRPr="00213B79">
        <w:rPr>
          <w:rFonts w:ascii="Gill Sans MT" w:hAnsi="Gill Sans MT"/>
          <w:sz w:val="20"/>
          <w:szCs w:val="20"/>
        </w:rPr>
        <w:t>(() -&gt; {</w:t>
      </w:r>
      <w:r w:rsidRPr="00213B79">
        <w:rPr>
          <w:rFonts w:ascii="Gill Sans MT" w:hAnsi="Gill Sans MT"/>
          <w:sz w:val="20"/>
          <w:szCs w:val="20"/>
        </w:rPr>
        <w:br/>
        <w:t xml:space="preserve">        </w:t>
      </w:r>
      <w:proofErr w:type="spellStart"/>
      <w:r w:rsidRPr="00213B79">
        <w:rPr>
          <w:rFonts w:ascii="Gill Sans MT" w:hAnsi="Gill Sans MT"/>
          <w:color w:val="CC7832"/>
          <w:sz w:val="20"/>
          <w:szCs w:val="20"/>
        </w:rPr>
        <w:t>try</w:t>
      </w:r>
      <w:proofErr w:type="spellEnd"/>
      <w:r w:rsidRPr="00213B79">
        <w:rPr>
          <w:rFonts w:ascii="Gill Sans MT" w:hAnsi="Gill Sans MT"/>
          <w:color w:val="CC7832"/>
          <w:sz w:val="20"/>
          <w:szCs w:val="20"/>
        </w:rPr>
        <w:t xml:space="preserve"> </w:t>
      </w:r>
      <w:r w:rsidRPr="00213B79">
        <w:rPr>
          <w:rFonts w:ascii="Gill Sans MT" w:hAnsi="Gill Sans MT"/>
          <w:sz w:val="20"/>
          <w:szCs w:val="20"/>
        </w:rPr>
        <w:t>{</w:t>
      </w:r>
      <w:r w:rsidRPr="00213B79">
        <w:rPr>
          <w:rFonts w:ascii="Gill Sans MT" w:hAnsi="Gill Sans MT"/>
          <w:sz w:val="20"/>
          <w:szCs w:val="20"/>
        </w:rPr>
        <w:br/>
        <w:t xml:space="preserve">            </w:t>
      </w:r>
      <w:proofErr w:type="spellStart"/>
      <w:r w:rsidRPr="00213B79">
        <w:rPr>
          <w:rFonts w:ascii="Gill Sans MT" w:hAnsi="Gill Sans MT"/>
          <w:sz w:val="20"/>
          <w:szCs w:val="20"/>
        </w:rPr>
        <w:t>String</w:t>
      </w:r>
      <w:proofErr w:type="spellEnd"/>
      <w:r w:rsidRPr="00213B79">
        <w:rPr>
          <w:rFonts w:ascii="Gill Sans MT" w:hAnsi="Gill Sans MT"/>
          <w:sz w:val="20"/>
          <w:szCs w:val="20"/>
        </w:rPr>
        <w:t xml:space="preserve"> </w:t>
      </w:r>
      <w:proofErr w:type="spellStart"/>
      <w:r w:rsidRPr="00213B79">
        <w:rPr>
          <w:rFonts w:ascii="Gill Sans MT" w:hAnsi="Gill Sans MT"/>
          <w:sz w:val="20"/>
          <w:szCs w:val="20"/>
        </w:rPr>
        <w:t>urlString</w:t>
      </w:r>
      <w:proofErr w:type="spellEnd"/>
      <w:r w:rsidRPr="00213B79">
        <w:rPr>
          <w:rFonts w:ascii="Gill Sans MT" w:hAnsi="Gill Sans MT"/>
          <w:sz w:val="20"/>
          <w:szCs w:val="20"/>
        </w:rPr>
        <w:t xml:space="preserve"> = </w:t>
      </w:r>
      <w:proofErr w:type="spellStart"/>
      <w:r w:rsidRPr="00213B79">
        <w:rPr>
          <w:rFonts w:ascii="Gill Sans MT" w:hAnsi="Gill Sans MT"/>
          <w:i/>
          <w:iCs/>
          <w:sz w:val="20"/>
          <w:szCs w:val="20"/>
        </w:rPr>
        <w:t>buildUrl</w:t>
      </w:r>
      <w:proofErr w:type="spellEnd"/>
      <w:r w:rsidRPr="00213B79">
        <w:rPr>
          <w:rFonts w:ascii="Gill Sans MT" w:hAnsi="Gill Sans MT"/>
          <w:sz w:val="20"/>
          <w:szCs w:val="20"/>
        </w:rPr>
        <w:t>(</w:t>
      </w:r>
      <w:r w:rsidRPr="00213B79">
        <w:rPr>
          <w:rFonts w:ascii="Gill Sans MT" w:hAnsi="Gill Sans MT"/>
          <w:i/>
          <w:iCs/>
          <w:color w:val="9876AA"/>
          <w:sz w:val="20"/>
          <w:szCs w:val="20"/>
        </w:rPr>
        <w:t xml:space="preserve">BASE_URL </w:t>
      </w:r>
      <w:r w:rsidRPr="00213B79">
        <w:rPr>
          <w:rFonts w:ascii="Gill Sans MT" w:hAnsi="Gill Sans MT"/>
          <w:sz w:val="20"/>
          <w:szCs w:val="20"/>
        </w:rPr>
        <w:t xml:space="preserve">+ </w:t>
      </w:r>
      <w:proofErr w:type="spellStart"/>
      <w:r w:rsidRPr="00213B79">
        <w:rPr>
          <w:rFonts w:ascii="Gill Sans MT" w:hAnsi="Gill Sans MT"/>
          <w:color w:val="B389C5"/>
          <w:sz w:val="20"/>
          <w:szCs w:val="20"/>
        </w:rPr>
        <w:t>endpoint</w:t>
      </w:r>
      <w:proofErr w:type="spellEnd"/>
      <w:r w:rsidRPr="00213B79">
        <w:rPr>
          <w:rFonts w:ascii="Gill Sans MT" w:hAnsi="Gill Sans MT"/>
          <w:color w:val="CC7832"/>
          <w:sz w:val="20"/>
          <w:szCs w:val="20"/>
        </w:rPr>
        <w:t xml:space="preserve">, </w:t>
      </w:r>
      <w:proofErr w:type="spellStart"/>
      <w:r w:rsidRPr="00213B79">
        <w:rPr>
          <w:rFonts w:ascii="Gill Sans MT" w:hAnsi="Gill Sans MT"/>
          <w:color w:val="B389C5"/>
          <w:sz w:val="20"/>
          <w:szCs w:val="20"/>
        </w:rPr>
        <w:t>queryParams</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 xml:space="preserve">URL </w:t>
      </w:r>
      <w:proofErr w:type="spellStart"/>
      <w:r w:rsidRPr="00213B79">
        <w:rPr>
          <w:rFonts w:ascii="Gill Sans MT" w:hAnsi="Gill Sans MT"/>
          <w:sz w:val="20"/>
          <w:szCs w:val="20"/>
        </w:rPr>
        <w:t>url</w:t>
      </w:r>
      <w:proofErr w:type="spellEnd"/>
      <w:r w:rsidRPr="00213B79">
        <w:rPr>
          <w:rFonts w:ascii="Gill Sans MT" w:hAnsi="Gill Sans MT"/>
          <w:sz w:val="20"/>
          <w:szCs w:val="20"/>
        </w:rPr>
        <w:t xml:space="preserve"> = </w:t>
      </w:r>
      <w:r w:rsidRPr="00213B79">
        <w:rPr>
          <w:rFonts w:ascii="Gill Sans MT" w:hAnsi="Gill Sans MT"/>
          <w:color w:val="CC7832"/>
          <w:sz w:val="20"/>
          <w:szCs w:val="20"/>
        </w:rPr>
        <w:t xml:space="preserve">new </w:t>
      </w:r>
      <w:r w:rsidRPr="00213B79">
        <w:rPr>
          <w:rFonts w:ascii="Gill Sans MT" w:hAnsi="Gill Sans MT"/>
          <w:sz w:val="20"/>
          <w:szCs w:val="20"/>
        </w:rPr>
        <w:t>URL(</w:t>
      </w:r>
      <w:proofErr w:type="spellStart"/>
      <w:r w:rsidRPr="00213B79">
        <w:rPr>
          <w:rFonts w:ascii="Gill Sans MT" w:hAnsi="Gill Sans MT"/>
          <w:sz w:val="20"/>
          <w:szCs w:val="20"/>
        </w:rPr>
        <w:t>urlString</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proofErr w:type="spellStart"/>
      <w:r w:rsidRPr="00213B79">
        <w:rPr>
          <w:rFonts w:ascii="Gill Sans MT" w:hAnsi="Gill Sans MT"/>
          <w:sz w:val="20"/>
          <w:szCs w:val="20"/>
        </w:rPr>
        <w:t>HttpURLConnection</w:t>
      </w:r>
      <w:proofErr w:type="spellEnd"/>
      <w:r w:rsidRPr="00213B79">
        <w:rPr>
          <w:rFonts w:ascii="Gill Sans MT" w:hAnsi="Gill Sans MT"/>
          <w:sz w:val="20"/>
          <w:szCs w:val="20"/>
        </w:rPr>
        <w:t xml:space="preserve"> </w:t>
      </w:r>
      <w:proofErr w:type="spellStart"/>
      <w:r w:rsidRPr="00213B79">
        <w:rPr>
          <w:rFonts w:ascii="Gill Sans MT" w:hAnsi="Gill Sans MT"/>
          <w:sz w:val="20"/>
          <w:szCs w:val="20"/>
        </w:rPr>
        <w:t>urlConnection</w:t>
      </w:r>
      <w:proofErr w:type="spellEnd"/>
      <w:r w:rsidRPr="00213B79">
        <w:rPr>
          <w:rFonts w:ascii="Gill Sans MT" w:hAnsi="Gill Sans MT"/>
          <w:sz w:val="20"/>
          <w:szCs w:val="20"/>
        </w:rPr>
        <w:t xml:space="preserve"> = (</w:t>
      </w:r>
      <w:proofErr w:type="spellStart"/>
      <w:r w:rsidRPr="00213B79">
        <w:rPr>
          <w:rFonts w:ascii="Gill Sans MT" w:hAnsi="Gill Sans MT"/>
          <w:sz w:val="20"/>
          <w:szCs w:val="20"/>
        </w:rPr>
        <w:t>HttpURLConnection</w:t>
      </w:r>
      <w:proofErr w:type="spellEnd"/>
      <w:r w:rsidRPr="00213B79">
        <w:rPr>
          <w:rFonts w:ascii="Gill Sans MT" w:hAnsi="Gill Sans MT"/>
          <w:sz w:val="20"/>
          <w:szCs w:val="20"/>
        </w:rPr>
        <w:t xml:space="preserve">) </w:t>
      </w:r>
      <w:proofErr w:type="spellStart"/>
      <w:r w:rsidRPr="00213B79">
        <w:rPr>
          <w:rFonts w:ascii="Gill Sans MT" w:hAnsi="Gill Sans MT"/>
          <w:sz w:val="20"/>
          <w:szCs w:val="20"/>
        </w:rPr>
        <w:t>url.openConnection</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proofErr w:type="spellStart"/>
      <w:r w:rsidRPr="00213B79">
        <w:rPr>
          <w:rFonts w:ascii="Gill Sans MT" w:hAnsi="Gill Sans MT"/>
          <w:sz w:val="20"/>
          <w:szCs w:val="20"/>
        </w:rPr>
        <w:t>urlConnection.setRequestMethod</w:t>
      </w:r>
      <w:proofErr w:type="spellEnd"/>
      <w:r w:rsidRPr="00213B79">
        <w:rPr>
          <w:rFonts w:ascii="Gill Sans MT" w:hAnsi="Gill Sans MT"/>
          <w:sz w:val="20"/>
          <w:szCs w:val="20"/>
        </w:rPr>
        <w:t>(</w:t>
      </w:r>
      <w:r w:rsidRPr="00213B79">
        <w:rPr>
          <w:rFonts w:ascii="Gill Sans MT" w:hAnsi="Gill Sans MT"/>
          <w:color w:val="6A8759"/>
          <w:sz w:val="20"/>
          <w:szCs w:val="20"/>
        </w:rPr>
        <w:t>"GET"</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proofErr w:type="spellStart"/>
      <w:r w:rsidRPr="00213B79">
        <w:rPr>
          <w:rFonts w:ascii="Gill Sans MT" w:hAnsi="Gill Sans MT"/>
          <w:color w:val="CC7832"/>
          <w:sz w:val="20"/>
          <w:szCs w:val="20"/>
        </w:rPr>
        <w:t>int</w:t>
      </w:r>
      <w:proofErr w:type="spellEnd"/>
      <w:r w:rsidRPr="00213B79">
        <w:rPr>
          <w:rFonts w:ascii="Gill Sans MT" w:hAnsi="Gill Sans MT"/>
          <w:color w:val="CC7832"/>
          <w:sz w:val="20"/>
          <w:szCs w:val="20"/>
        </w:rPr>
        <w:t xml:space="preserve"> </w:t>
      </w:r>
      <w:proofErr w:type="spellStart"/>
      <w:r w:rsidRPr="00213B79">
        <w:rPr>
          <w:rFonts w:ascii="Gill Sans MT" w:hAnsi="Gill Sans MT"/>
          <w:sz w:val="20"/>
          <w:szCs w:val="20"/>
        </w:rPr>
        <w:t>responseCode</w:t>
      </w:r>
      <w:proofErr w:type="spellEnd"/>
      <w:r w:rsidRPr="00213B79">
        <w:rPr>
          <w:rFonts w:ascii="Gill Sans MT" w:hAnsi="Gill Sans MT"/>
          <w:sz w:val="20"/>
          <w:szCs w:val="20"/>
        </w:rPr>
        <w:t xml:space="preserve"> = </w:t>
      </w:r>
      <w:proofErr w:type="spellStart"/>
      <w:r w:rsidRPr="00213B79">
        <w:rPr>
          <w:rFonts w:ascii="Gill Sans MT" w:hAnsi="Gill Sans MT"/>
          <w:sz w:val="20"/>
          <w:szCs w:val="20"/>
        </w:rPr>
        <w:t>urlConnection.getResponseCode</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proofErr w:type="spellStart"/>
      <w:r w:rsidRPr="00213B79">
        <w:rPr>
          <w:rFonts w:ascii="Gill Sans MT" w:hAnsi="Gill Sans MT"/>
          <w:color w:val="CC7832"/>
          <w:sz w:val="20"/>
          <w:szCs w:val="20"/>
        </w:rPr>
        <w:t>if</w:t>
      </w:r>
      <w:proofErr w:type="spellEnd"/>
      <w:r w:rsidRPr="00213B79">
        <w:rPr>
          <w:rFonts w:ascii="Gill Sans MT" w:hAnsi="Gill Sans MT"/>
          <w:color w:val="CC7832"/>
          <w:sz w:val="20"/>
          <w:szCs w:val="20"/>
        </w:rPr>
        <w:t xml:space="preserve"> </w:t>
      </w:r>
      <w:r w:rsidRPr="00213B79">
        <w:rPr>
          <w:rFonts w:ascii="Gill Sans MT" w:hAnsi="Gill Sans MT"/>
          <w:sz w:val="20"/>
          <w:szCs w:val="20"/>
        </w:rPr>
        <w:t>(</w:t>
      </w:r>
      <w:proofErr w:type="spellStart"/>
      <w:r w:rsidRPr="00213B79">
        <w:rPr>
          <w:rFonts w:ascii="Gill Sans MT" w:hAnsi="Gill Sans MT"/>
          <w:sz w:val="20"/>
          <w:szCs w:val="20"/>
        </w:rPr>
        <w:t>responseCode</w:t>
      </w:r>
      <w:proofErr w:type="spellEnd"/>
      <w:r w:rsidRPr="00213B79">
        <w:rPr>
          <w:rFonts w:ascii="Gill Sans MT" w:hAnsi="Gill Sans MT"/>
          <w:sz w:val="20"/>
          <w:szCs w:val="20"/>
        </w:rPr>
        <w:t xml:space="preserve"> == </w:t>
      </w:r>
      <w:proofErr w:type="spellStart"/>
      <w:r w:rsidRPr="00213B79">
        <w:rPr>
          <w:rFonts w:ascii="Gill Sans MT" w:hAnsi="Gill Sans MT"/>
          <w:sz w:val="20"/>
          <w:szCs w:val="20"/>
        </w:rPr>
        <w:t>HttpURLConnection.</w:t>
      </w:r>
      <w:r w:rsidRPr="00213B79">
        <w:rPr>
          <w:rFonts w:ascii="Gill Sans MT" w:hAnsi="Gill Sans MT"/>
          <w:i/>
          <w:iCs/>
          <w:color w:val="9876AA"/>
          <w:sz w:val="20"/>
          <w:szCs w:val="20"/>
        </w:rPr>
        <w:t>HTTP_OK</w:t>
      </w:r>
      <w:proofErr w:type="spellEnd"/>
      <w:r w:rsidRPr="00213B79">
        <w:rPr>
          <w:rFonts w:ascii="Gill Sans MT" w:hAnsi="Gill Sans MT"/>
          <w:sz w:val="20"/>
          <w:szCs w:val="20"/>
        </w:rPr>
        <w:t>) {</w:t>
      </w:r>
      <w:r w:rsidRPr="00213B79">
        <w:rPr>
          <w:rFonts w:ascii="Gill Sans MT" w:hAnsi="Gill Sans MT"/>
          <w:sz w:val="20"/>
          <w:szCs w:val="20"/>
        </w:rPr>
        <w:br/>
        <w:t xml:space="preserve">                </w:t>
      </w:r>
      <w:proofErr w:type="spellStart"/>
      <w:r w:rsidRPr="00213B79">
        <w:rPr>
          <w:rFonts w:ascii="Gill Sans MT" w:hAnsi="Gill Sans MT"/>
          <w:sz w:val="20"/>
          <w:szCs w:val="20"/>
        </w:rPr>
        <w:t>BufferedReader</w:t>
      </w:r>
      <w:proofErr w:type="spellEnd"/>
      <w:r w:rsidRPr="00213B79">
        <w:rPr>
          <w:rFonts w:ascii="Gill Sans MT" w:hAnsi="Gill Sans MT"/>
          <w:sz w:val="20"/>
          <w:szCs w:val="20"/>
        </w:rPr>
        <w:t xml:space="preserve"> </w:t>
      </w:r>
      <w:proofErr w:type="spellStart"/>
      <w:r w:rsidRPr="00213B79">
        <w:rPr>
          <w:rFonts w:ascii="Gill Sans MT" w:hAnsi="Gill Sans MT"/>
          <w:sz w:val="20"/>
          <w:szCs w:val="20"/>
        </w:rPr>
        <w:t>reader</w:t>
      </w:r>
      <w:proofErr w:type="spellEnd"/>
      <w:r w:rsidRPr="00213B79">
        <w:rPr>
          <w:rFonts w:ascii="Gill Sans MT" w:hAnsi="Gill Sans MT"/>
          <w:sz w:val="20"/>
          <w:szCs w:val="20"/>
        </w:rPr>
        <w:t xml:space="preserve"> = </w:t>
      </w:r>
      <w:r w:rsidRPr="00213B79">
        <w:rPr>
          <w:rFonts w:ascii="Gill Sans MT" w:hAnsi="Gill Sans MT"/>
          <w:color w:val="CC7832"/>
          <w:sz w:val="20"/>
          <w:szCs w:val="20"/>
        </w:rPr>
        <w:t xml:space="preserve">new </w:t>
      </w:r>
      <w:proofErr w:type="spellStart"/>
      <w:r w:rsidRPr="00213B79">
        <w:rPr>
          <w:rFonts w:ascii="Gill Sans MT" w:hAnsi="Gill Sans MT"/>
          <w:sz w:val="20"/>
          <w:szCs w:val="20"/>
        </w:rPr>
        <w:t>BufferedReader</w:t>
      </w:r>
      <w:proofErr w:type="spellEnd"/>
      <w:r w:rsidRPr="00213B79">
        <w:rPr>
          <w:rFonts w:ascii="Gill Sans MT" w:hAnsi="Gill Sans MT"/>
          <w:sz w:val="20"/>
          <w:szCs w:val="20"/>
        </w:rPr>
        <w:t>(</w:t>
      </w:r>
      <w:r w:rsidRPr="00213B79">
        <w:rPr>
          <w:rFonts w:ascii="Gill Sans MT" w:hAnsi="Gill Sans MT"/>
          <w:color w:val="CC7832"/>
          <w:sz w:val="20"/>
          <w:szCs w:val="20"/>
        </w:rPr>
        <w:t xml:space="preserve">new </w:t>
      </w:r>
      <w:proofErr w:type="spellStart"/>
      <w:r w:rsidRPr="00213B79">
        <w:rPr>
          <w:rFonts w:ascii="Gill Sans MT" w:hAnsi="Gill Sans MT"/>
          <w:sz w:val="20"/>
          <w:szCs w:val="20"/>
        </w:rPr>
        <w:t>InputStreamReader</w:t>
      </w:r>
      <w:proofErr w:type="spellEnd"/>
      <w:r w:rsidRPr="00213B79">
        <w:rPr>
          <w:rFonts w:ascii="Gill Sans MT" w:hAnsi="Gill Sans MT"/>
          <w:sz w:val="20"/>
          <w:szCs w:val="20"/>
        </w:rPr>
        <w:t>(</w:t>
      </w:r>
      <w:proofErr w:type="spellStart"/>
      <w:r w:rsidRPr="00213B79">
        <w:rPr>
          <w:rFonts w:ascii="Gill Sans MT" w:hAnsi="Gill Sans MT"/>
          <w:sz w:val="20"/>
          <w:szCs w:val="20"/>
        </w:rPr>
        <w:t>urlConnection.getInputStream</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proofErr w:type="spellStart"/>
      <w:r w:rsidRPr="00213B79">
        <w:rPr>
          <w:rFonts w:ascii="Gill Sans MT" w:hAnsi="Gill Sans MT"/>
          <w:sz w:val="20"/>
          <w:szCs w:val="20"/>
        </w:rPr>
        <w:t>StringBuilder</w:t>
      </w:r>
      <w:proofErr w:type="spellEnd"/>
      <w:r w:rsidRPr="00213B79">
        <w:rPr>
          <w:rFonts w:ascii="Gill Sans MT" w:hAnsi="Gill Sans MT"/>
          <w:sz w:val="20"/>
          <w:szCs w:val="20"/>
        </w:rPr>
        <w:t xml:space="preserve"> </w:t>
      </w:r>
      <w:proofErr w:type="spellStart"/>
      <w:r w:rsidRPr="00213B79">
        <w:rPr>
          <w:rFonts w:ascii="Gill Sans MT" w:hAnsi="Gill Sans MT"/>
          <w:sz w:val="20"/>
          <w:szCs w:val="20"/>
        </w:rPr>
        <w:t>response</w:t>
      </w:r>
      <w:proofErr w:type="spellEnd"/>
      <w:r w:rsidRPr="00213B79">
        <w:rPr>
          <w:rFonts w:ascii="Gill Sans MT" w:hAnsi="Gill Sans MT"/>
          <w:sz w:val="20"/>
          <w:szCs w:val="20"/>
        </w:rPr>
        <w:t xml:space="preserve"> = </w:t>
      </w:r>
      <w:r w:rsidRPr="00213B79">
        <w:rPr>
          <w:rFonts w:ascii="Gill Sans MT" w:hAnsi="Gill Sans MT"/>
          <w:color w:val="CC7832"/>
          <w:sz w:val="20"/>
          <w:szCs w:val="20"/>
        </w:rPr>
        <w:t xml:space="preserve">new </w:t>
      </w:r>
      <w:proofErr w:type="spellStart"/>
      <w:r w:rsidRPr="00213B79">
        <w:rPr>
          <w:rFonts w:ascii="Gill Sans MT" w:hAnsi="Gill Sans MT"/>
          <w:sz w:val="20"/>
          <w:szCs w:val="20"/>
        </w:rPr>
        <w:t>StringBuilder</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proofErr w:type="spellStart"/>
      <w:r w:rsidRPr="00213B79">
        <w:rPr>
          <w:rFonts w:ascii="Gill Sans MT" w:hAnsi="Gill Sans MT"/>
          <w:sz w:val="20"/>
          <w:szCs w:val="20"/>
        </w:rPr>
        <w:t>String</w:t>
      </w:r>
      <w:proofErr w:type="spellEnd"/>
      <w:r w:rsidRPr="00213B79">
        <w:rPr>
          <w:rFonts w:ascii="Gill Sans MT" w:hAnsi="Gill Sans MT"/>
          <w:sz w:val="20"/>
          <w:szCs w:val="20"/>
        </w:rPr>
        <w:t xml:space="preserve"> </w:t>
      </w:r>
      <w:proofErr w:type="spellStart"/>
      <w:r w:rsidRPr="00213B79">
        <w:rPr>
          <w:rFonts w:ascii="Gill Sans MT" w:hAnsi="Gill Sans MT"/>
          <w:sz w:val="20"/>
          <w:szCs w:val="20"/>
        </w:rPr>
        <w:t>line</w:t>
      </w:r>
      <w:proofErr w:type="spellEnd"/>
      <w:r w:rsidRPr="00213B79">
        <w:rPr>
          <w:rFonts w:ascii="Gill Sans MT" w:hAnsi="Gill Sans MT"/>
          <w:color w:val="CC7832"/>
          <w:sz w:val="20"/>
          <w:szCs w:val="20"/>
        </w:rPr>
        <w:t>;</w:t>
      </w:r>
      <w:r w:rsidRPr="00213B79">
        <w:rPr>
          <w:rFonts w:ascii="Gill Sans MT" w:hAnsi="Gill Sans MT"/>
          <w:color w:val="CC7832"/>
          <w:sz w:val="20"/>
          <w:szCs w:val="20"/>
        </w:rPr>
        <w:br/>
      </w:r>
      <w:r w:rsidRPr="00213B79">
        <w:rPr>
          <w:rFonts w:ascii="Gill Sans MT" w:hAnsi="Gill Sans MT"/>
          <w:color w:val="CC7832"/>
          <w:sz w:val="20"/>
          <w:szCs w:val="20"/>
        </w:rPr>
        <w:lastRenderedPageBreak/>
        <w:t xml:space="preserve">                </w:t>
      </w:r>
      <w:proofErr w:type="spellStart"/>
      <w:r w:rsidRPr="00213B79">
        <w:rPr>
          <w:rFonts w:ascii="Gill Sans MT" w:hAnsi="Gill Sans MT"/>
          <w:color w:val="CC7832"/>
          <w:sz w:val="20"/>
          <w:szCs w:val="20"/>
        </w:rPr>
        <w:t>while</w:t>
      </w:r>
      <w:proofErr w:type="spellEnd"/>
      <w:r w:rsidRPr="00213B79">
        <w:rPr>
          <w:rFonts w:ascii="Gill Sans MT" w:hAnsi="Gill Sans MT"/>
          <w:color w:val="CC7832"/>
          <w:sz w:val="20"/>
          <w:szCs w:val="20"/>
        </w:rPr>
        <w:t xml:space="preserve"> </w:t>
      </w:r>
      <w:r w:rsidRPr="00213B79">
        <w:rPr>
          <w:rFonts w:ascii="Gill Sans MT" w:hAnsi="Gill Sans MT"/>
          <w:sz w:val="20"/>
          <w:szCs w:val="20"/>
        </w:rPr>
        <w:t>((</w:t>
      </w:r>
      <w:proofErr w:type="spellStart"/>
      <w:r w:rsidRPr="00213B79">
        <w:rPr>
          <w:rFonts w:ascii="Gill Sans MT" w:hAnsi="Gill Sans MT"/>
          <w:sz w:val="20"/>
          <w:szCs w:val="20"/>
        </w:rPr>
        <w:t>line</w:t>
      </w:r>
      <w:proofErr w:type="spellEnd"/>
      <w:r w:rsidRPr="00213B79">
        <w:rPr>
          <w:rFonts w:ascii="Gill Sans MT" w:hAnsi="Gill Sans MT"/>
          <w:sz w:val="20"/>
          <w:szCs w:val="20"/>
        </w:rPr>
        <w:t xml:space="preserve"> = </w:t>
      </w:r>
      <w:proofErr w:type="spellStart"/>
      <w:r w:rsidRPr="00213B79">
        <w:rPr>
          <w:rFonts w:ascii="Gill Sans MT" w:hAnsi="Gill Sans MT"/>
          <w:sz w:val="20"/>
          <w:szCs w:val="20"/>
        </w:rPr>
        <w:t>reader.readLine</w:t>
      </w:r>
      <w:proofErr w:type="spellEnd"/>
      <w:r w:rsidRPr="00213B79">
        <w:rPr>
          <w:rFonts w:ascii="Gill Sans MT" w:hAnsi="Gill Sans MT"/>
          <w:sz w:val="20"/>
          <w:szCs w:val="20"/>
        </w:rPr>
        <w:t xml:space="preserve">()) != </w:t>
      </w:r>
      <w:proofErr w:type="spellStart"/>
      <w:r w:rsidRPr="00213B79">
        <w:rPr>
          <w:rFonts w:ascii="Gill Sans MT" w:hAnsi="Gill Sans MT"/>
          <w:color w:val="CC7832"/>
          <w:sz w:val="20"/>
          <w:szCs w:val="20"/>
        </w:rPr>
        <w:t>null</w:t>
      </w:r>
      <w:proofErr w:type="spellEnd"/>
      <w:r w:rsidRPr="00213B79">
        <w:rPr>
          <w:rFonts w:ascii="Gill Sans MT" w:hAnsi="Gill Sans MT"/>
          <w:sz w:val="20"/>
          <w:szCs w:val="20"/>
        </w:rPr>
        <w:t>) {</w:t>
      </w:r>
      <w:r w:rsidRPr="00213B79">
        <w:rPr>
          <w:rFonts w:ascii="Gill Sans MT" w:hAnsi="Gill Sans MT"/>
          <w:sz w:val="20"/>
          <w:szCs w:val="20"/>
        </w:rPr>
        <w:br/>
        <w:t xml:space="preserve">                    </w:t>
      </w:r>
      <w:proofErr w:type="spellStart"/>
      <w:r w:rsidRPr="00213B79">
        <w:rPr>
          <w:rFonts w:ascii="Gill Sans MT" w:hAnsi="Gill Sans MT"/>
          <w:sz w:val="20"/>
          <w:szCs w:val="20"/>
        </w:rPr>
        <w:t>response.append</w:t>
      </w:r>
      <w:proofErr w:type="spellEnd"/>
      <w:r w:rsidRPr="00213B79">
        <w:rPr>
          <w:rFonts w:ascii="Gill Sans MT" w:hAnsi="Gill Sans MT"/>
          <w:sz w:val="20"/>
          <w:szCs w:val="20"/>
        </w:rPr>
        <w:t>(</w:t>
      </w:r>
      <w:proofErr w:type="spellStart"/>
      <w:r w:rsidRPr="00213B79">
        <w:rPr>
          <w:rFonts w:ascii="Gill Sans MT" w:hAnsi="Gill Sans MT"/>
          <w:sz w:val="20"/>
          <w:szCs w:val="20"/>
        </w:rPr>
        <w:t>line</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w:t>
      </w:r>
      <w:r w:rsidRPr="00213B79">
        <w:rPr>
          <w:rFonts w:ascii="Gill Sans MT" w:hAnsi="Gill Sans MT"/>
          <w:sz w:val="20"/>
          <w:szCs w:val="20"/>
        </w:rPr>
        <w:br/>
        <w:t xml:space="preserve">                </w:t>
      </w:r>
      <w:proofErr w:type="spellStart"/>
      <w:r w:rsidRPr="00213B79">
        <w:rPr>
          <w:rFonts w:ascii="Gill Sans MT" w:hAnsi="Gill Sans MT"/>
          <w:sz w:val="20"/>
          <w:szCs w:val="20"/>
        </w:rPr>
        <w:t>reader.close</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proofErr w:type="spellStart"/>
      <w:r w:rsidRPr="00213B79">
        <w:rPr>
          <w:rFonts w:ascii="Gill Sans MT" w:hAnsi="Gill Sans MT"/>
          <w:i/>
          <w:iCs/>
          <w:color w:val="9876AA"/>
          <w:sz w:val="20"/>
          <w:szCs w:val="20"/>
        </w:rPr>
        <w:t>mainHandler</w:t>
      </w:r>
      <w:r w:rsidRPr="00213B79">
        <w:rPr>
          <w:rFonts w:ascii="Gill Sans MT" w:hAnsi="Gill Sans MT"/>
          <w:sz w:val="20"/>
          <w:szCs w:val="20"/>
        </w:rPr>
        <w:t>.post</w:t>
      </w:r>
      <w:proofErr w:type="spellEnd"/>
      <w:r w:rsidRPr="00213B79">
        <w:rPr>
          <w:rFonts w:ascii="Gill Sans MT" w:hAnsi="Gill Sans MT"/>
          <w:sz w:val="20"/>
          <w:szCs w:val="20"/>
        </w:rPr>
        <w:t xml:space="preserve">(() -&gt; </w:t>
      </w:r>
      <w:proofErr w:type="spellStart"/>
      <w:r w:rsidRPr="00213B79">
        <w:rPr>
          <w:rFonts w:ascii="Gill Sans MT" w:hAnsi="Gill Sans MT"/>
          <w:color w:val="B389C5"/>
          <w:sz w:val="20"/>
          <w:szCs w:val="20"/>
        </w:rPr>
        <w:t>callback</w:t>
      </w:r>
      <w:r w:rsidRPr="00213B79">
        <w:rPr>
          <w:rFonts w:ascii="Gill Sans MT" w:hAnsi="Gill Sans MT"/>
          <w:sz w:val="20"/>
          <w:szCs w:val="20"/>
        </w:rPr>
        <w:t>.onSuccess</w:t>
      </w:r>
      <w:proofErr w:type="spellEnd"/>
      <w:r w:rsidRPr="00213B79">
        <w:rPr>
          <w:rFonts w:ascii="Gill Sans MT" w:hAnsi="Gill Sans MT"/>
          <w:sz w:val="20"/>
          <w:szCs w:val="20"/>
        </w:rPr>
        <w:t>(</w:t>
      </w:r>
      <w:proofErr w:type="spellStart"/>
      <w:r w:rsidRPr="00213B79">
        <w:rPr>
          <w:rFonts w:ascii="Gill Sans MT" w:hAnsi="Gill Sans MT"/>
          <w:color w:val="B389C5"/>
          <w:sz w:val="20"/>
          <w:szCs w:val="20"/>
        </w:rPr>
        <w:t>response</w:t>
      </w:r>
      <w:r w:rsidRPr="00213B79">
        <w:rPr>
          <w:rFonts w:ascii="Gill Sans MT" w:hAnsi="Gill Sans MT"/>
          <w:sz w:val="20"/>
          <w:szCs w:val="20"/>
        </w:rPr>
        <w:t>.toString</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 xml:space="preserve">} </w:t>
      </w:r>
      <w:proofErr w:type="spellStart"/>
      <w:r w:rsidRPr="00213B79">
        <w:rPr>
          <w:rFonts w:ascii="Gill Sans MT" w:hAnsi="Gill Sans MT"/>
          <w:color w:val="CC7832"/>
          <w:sz w:val="20"/>
          <w:szCs w:val="20"/>
        </w:rPr>
        <w:t>else</w:t>
      </w:r>
      <w:proofErr w:type="spellEnd"/>
      <w:r w:rsidRPr="00213B79">
        <w:rPr>
          <w:rFonts w:ascii="Gill Sans MT" w:hAnsi="Gill Sans MT"/>
          <w:color w:val="CC7832"/>
          <w:sz w:val="20"/>
          <w:szCs w:val="20"/>
        </w:rPr>
        <w:t xml:space="preserve"> </w:t>
      </w:r>
      <w:r w:rsidRPr="00213B79">
        <w:rPr>
          <w:rFonts w:ascii="Gill Sans MT" w:hAnsi="Gill Sans MT"/>
          <w:sz w:val="20"/>
          <w:szCs w:val="20"/>
        </w:rPr>
        <w:t>{</w:t>
      </w:r>
      <w:r w:rsidRPr="00213B79">
        <w:rPr>
          <w:rFonts w:ascii="Gill Sans MT" w:hAnsi="Gill Sans MT"/>
          <w:sz w:val="20"/>
          <w:szCs w:val="20"/>
        </w:rPr>
        <w:br/>
        <w:t xml:space="preserve">                </w:t>
      </w:r>
      <w:proofErr w:type="spellStart"/>
      <w:r w:rsidRPr="00213B79">
        <w:rPr>
          <w:rFonts w:ascii="Gill Sans MT" w:hAnsi="Gill Sans MT"/>
          <w:sz w:val="20"/>
          <w:szCs w:val="20"/>
        </w:rPr>
        <w:t>Log.</w:t>
      </w:r>
      <w:r w:rsidRPr="00213B79">
        <w:rPr>
          <w:rFonts w:ascii="Gill Sans MT" w:hAnsi="Gill Sans MT"/>
          <w:i/>
          <w:iCs/>
          <w:sz w:val="20"/>
          <w:szCs w:val="20"/>
        </w:rPr>
        <w:t>e</w:t>
      </w:r>
      <w:proofErr w:type="spellEnd"/>
      <w:r w:rsidRPr="00213B79">
        <w:rPr>
          <w:rFonts w:ascii="Gill Sans MT" w:hAnsi="Gill Sans MT"/>
          <w:sz w:val="20"/>
          <w:szCs w:val="20"/>
        </w:rPr>
        <w:t>(</w:t>
      </w:r>
      <w:r w:rsidRPr="00213B79">
        <w:rPr>
          <w:rFonts w:ascii="Gill Sans MT" w:hAnsi="Gill Sans MT"/>
          <w:i/>
          <w:iCs/>
          <w:color w:val="9876AA"/>
          <w:sz w:val="20"/>
          <w:szCs w:val="20"/>
        </w:rPr>
        <w:t>TAG</w:t>
      </w:r>
      <w:r w:rsidRPr="00213B79">
        <w:rPr>
          <w:rFonts w:ascii="Gill Sans MT" w:hAnsi="Gill Sans MT"/>
          <w:color w:val="CC7832"/>
          <w:sz w:val="20"/>
          <w:szCs w:val="20"/>
        </w:rPr>
        <w:t xml:space="preserve">, </w:t>
      </w:r>
      <w:r w:rsidRPr="00213B79">
        <w:rPr>
          <w:rFonts w:ascii="Gill Sans MT" w:hAnsi="Gill Sans MT"/>
          <w:color w:val="6A8759"/>
          <w:sz w:val="20"/>
          <w:szCs w:val="20"/>
        </w:rPr>
        <w:t xml:space="preserve">"HTTP </w:t>
      </w:r>
      <w:proofErr w:type="spellStart"/>
      <w:r w:rsidRPr="00213B79">
        <w:rPr>
          <w:rFonts w:ascii="Gill Sans MT" w:hAnsi="Gill Sans MT"/>
          <w:color w:val="6A8759"/>
          <w:sz w:val="20"/>
          <w:szCs w:val="20"/>
        </w:rPr>
        <w:t>error</w:t>
      </w:r>
      <w:proofErr w:type="spellEnd"/>
      <w:r w:rsidRPr="00213B79">
        <w:rPr>
          <w:rFonts w:ascii="Gill Sans MT" w:hAnsi="Gill Sans MT"/>
          <w:color w:val="6A8759"/>
          <w:sz w:val="20"/>
          <w:szCs w:val="20"/>
        </w:rPr>
        <w:t xml:space="preserve"> </w:t>
      </w:r>
      <w:proofErr w:type="spellStart"/>
      <w:r w:rsidRPr="00213B79">
        <w:rPr>
          <w:rFonts w:ascii="Gill Sans MT" w:hAnsi="Gill Sans MT"/>
          <w:color w:val="6A8759"/>
          <w:sz w:val="20"/>
          <w:szCs w:val="20"/>
        </w:rPr>
        <w:t>code</w:t>
      </w:r>
      <w:proofErr w:type="spellEnd"/>
      <w:r w:rsidRPr="00213B79">
        <w:rPr>
          <w:rFonts w:ascii="Gill Sans MT" w:hAnsi="Gill Sans MT"/>
          <w:color w:val="6A8759"/>
          <w:sz w:val="20"/>
          <w:szCs w:val="20"/>
        </w:rPr>
        <w:t xml:space="preserve">: " </w:t>
      </w:r>
      <w:r w:rsidRPr="00213B79">
        <w:rPr>
          <w:rFonts w:ascii="Gill Sans MT" w:hAnsi="Gill Sans MT"/>
          <w:sz w:val="20"/>
          <w:szCs w:val="20"/>
        </w:rPr>
        <w:t xml:space="preserve">+ </w:t>
      </w:r>
      <w:proofErr w:type="spellStart"/>
      <w:r w:rsidRPr="00213B79">
        <w:rPr>
          <w:rFonts w:ascii="Gill Sans MT" w:hAnsi="Gill Sans MT"/>
          <w:sz w:val="20"/>
          <w:szCs w:val="20"/>
        </w:rPr>
        <w:t>responseCode</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proofErr w:type="spellStart"/>
      <w:r w:rsidRPr="00213B79">
        <w:rPr>
          <w:rFonts w:ascii="Gill Sans MT" w:hAnsi="Gill Sans MT"/>
          <w:i/>
          <w:iCs/>
          <w:color w:val="9876AA"/>
          <w:sz w:val="20"/>
          <w:szCs w:val="20"/>
        </w:rPr>
        <w:t>mainHandler</w:t>
      </w:r>
      <w:r w:rsidRPr="00213B79">
        <w:rPr>
          <w:rFonts w:ascii="Gill Sans MT" w:hAnsi="Gill Sans MT"/>
          <w:sz w:val="20"/>
          <w:szCs w:val="20"/>
        </w:rPr>
        <w:t>.post</w:t>
      </w:r>
      <w:proofErr w:type="spellEnd"/>
      <w:r w:rsidRPr="00213B79">
        <w:rPr>
          <w:rFonts w:ascii="Gill Sans MT" w:hAnsi="Gill Sans MT"/>
          <w:sz w:val="20"/>
          <w:szCs w:val="20"/>
        </w:rPr>
        <w:t xml:space="preserve">(() -&gt; </w:t>
      </w:r>
      <w:proofErr w:type="spellStart"/>
      <w:r w:rsidRPr="00213B79">
        <w:rPr>
          <w:rFonts w:ascii="Gill Sans MT" w:hAnsi="Gill Sans MT"/>
          <w:color w:val="B389C5"/>
          <w:sz w:val="20"/>
          <w:szCs w:val="20"/>
        </w:rPr>
        <w:t>callback</w:t>
      </w:r>
      <w:r w:rsidRPr="00213B79">
        <w:rPr>
          <w:rFonts w:ascii="Gill Sans MT" w:hAnsi="Gill Sans MT"/>
          <w:sz w:val="20"/>
          <w:szCs w:val="20"/>
        </w:rPr>
        <w:t>.onError</w:t>
      </w:r>
      <w:proofErr w:type="spellEnd"/>
      <w:r w:rsidRPr="00213B79">
        <w:rPr>
          <w:rFonts w:ascii="Gill Sans MT" w:hAnsi="Gill Sans MT"/>
          <w:sz w:val="20"/>
          <w:szCs w:val="20"/>
        </w:rPr>
        <w:t>(</w:t>
      </w:r>
      <w:r w:rsidRPr="00213B79">
        <w:rPr>
          <w:rFonts w:ascii="Gill Sans MT" w:hAnsi="Gill Sans MT"/>
          <w:color w:val="6A8759"/>
          <w:sz w:val="20"/>
          <w:szCs w:val="20"/>
        </w:rPr>
        <w:t xml:space="preserve">"HTTP </w:t>
      </w:r>
      <w:proofErr w:type="spellStart"/>
      <w:r w:rsidRPr="00213B79">
        <w:rPr>
          <w:rFonts w:ascii="Gill Sans MT" w:hAnsi="Gill Sans MT"/>
          <w:color w:val="6A8759"/>
          <w:sz w:val="20"/>
          <w:szCs w:val="20"/>
        </w:rPr>
        <w:t>error</w:t>
      </w:r>
      <w:proofErr w:type="spellEnd"/>
      <w:r w:rsidRPr="00213B79">
        <w:rPr>
          <w:rFonts w:ascii="Gill Sans MT" w:hAnsi="Gill Sans MT"/>
          <w:color w:val="6A8759"/>
          <w:sz w:val="20"/>
          <w:szCs w:val="20"/>
        </w:rPr>
        <w:t xml:space="preserve"> </w:t>
      </w:r>
      <w:proofErr w:type="spellStart"/>
      <w:r w:rsidRPr="00213B79">
        <w:rPr>
          <w:rFonts w:ascii="Gill Sans MT" w:hAnsi="Gill Sans MT"/>
          <w:color w:val="6A8759"/>
          <w:sz w:val="20"/>
          <w:szCs w:val="20"/>
        </w:rPr>
        <w:t>code</w:t>
      </w:r>
      <w:proofErr w:type="spellEnd"/>
      <w:r w:rsidRPr="00213B79">
        <w:rPr>
          <w:rFonts w:ascii="Gill Sans MT" w:hAnsi="Gill Sans MT"/>
          <w:color w:val="6A8759"/>
          <w:sz w:val="20"/>
          <w:szCs w:val="20"/>
        </w:rPr>
        <w:t xml:space="preserve">: " </w:t>
      </w:r>
      <w:r w:rsidRPr="00213B79">
        <w:rPr>
          <w:rFonts w:ascii="Gill Sans MT" w:hAnsi="Gill Sans MT"/>
          <w:sz w:val="20"/>
          <w:szCs w:val="20"/>
        </w:rPr>
        <w:t xml:space="preserve">+ </w:t>
      </w:r>
      <w:proofErr w:type="spellStart"/>
      <w:r w:rsidRPr="00213B79">
        <w:rPr>
          <w:rFonts w:ascii="Gill Sans MT" w:hAnsi="Gill Sans MT"/>
          <w:color w:val="B389C5"/>
          <w:sz w:val="20"/>
          <w:szCs w:val="20"/>
        </w:rPr>
        <w:t>responseCode</w:t>
      </w:r>
      <w:proofErr w:type="spellEnd"/>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w:t>
      </w:r>
      <w:r w:rsidRPr="00213B79">
        <w:rPr>
          <w:rFonts w:ascii="Gill Sans MT" w:hAnsi="Gill Sans MT"/>
          <w:sz w:val="20"/>
          <w:szCs w:val="20"/>
        </w:rPr>
        <w:br/>
        <w:t xml:space="preserve">        } </w:t>
      </w:r>
      <w:proofErr w:type="spellStart"/>
      <w:r w:rsidRPr="00213B79">
        <w:rPr>
          <w:rFonts w:ascii="Gill Sans MT" w:hAnsi="Gill Sans MT"/>
          <w:color w:val="CC7832"/>
          <w:sz w:val="20"/>
          <w:szCs w:val="20"/>
        </w:rPr>
        <w:t>catch</w:t>
      </w:r>
      <w:proofErr w:type="spellEnd"/>
      <w:r w:rsidRPr="00213B79">
        <w:rPr>
          <w:rFonts w:ascii="Gill Sans MT" w:hAnsi="Gill Sans MT"/>
          <w:color w:val="CC7832"/>
          <w:sz w:val="20"/>
          <w:szCs w:val="20"/>
        </w:rPr>
        <w:t xml:space="preserve"> </w:t>
      </w:r>
      <w:r w:rsidRPr="00213B79">
        <w:rPr>
          <w:rFonts w:ascii="Gill Sans MT" w:hAnsi="Gill Sans MT"/>
          <w:sz w:val="20"/>
          <w:szCs w:val="20"/>
        </w:rPr>
        <w:t>(</w:t>
      </w:r>
      <w:proofErr w:type="spellStart"/>
      <w:r w:rsidRPr="00213B79">
        <w:rPr>
          <w:rFonts w:ascii="Gill Sans MT" w:hAnsi="Gill Sans MT"/>
          <w:sz w:val="20"/>
          <w:szCs w:val="20"/>
        </w:rPr>
        <w:t>IOException</w:t>
      </w:r>
      <w:proofErr w:type="spellEnd"/>
      <w:r w:rsidRPr="00213B79">
        <w:rPr>
          <w:rFonts w:ascii="Gill Sans MT" w:hAnsi="Gill Sans MT"/>
          <w:sz w:val="20"/>
          <w:szCs w:val="20"/>
        </w:rPr>
        <w:t xml:space="preserve"> e) {</w:t>
      </w:r>
      <w:r w:rsidRPr="00213B79">
        <w:rPr>
          <w:rFonts w:ascii="Gill Sans MT" w:hAnsi="Gill Sans MT"/>
          <w:sz w:val="20"/>
          <w:szCs w:val="20"/>
        </w:rPr>
        <w:br/>
        <w:t xml:space="preserve">            </w:t>
      </w:r>
      <w:proofErr w:type="spellStart"/>
      <w:r w:rsidRPr="00213B79">
        <w:rPr>
          <w:rFonts w:ascii="Gill Sans MT" w:hAnsi="Gill Sans MT"/>
          <w:sz w:val="20"/>
          <w:szCs w:val="20"/>
        </w:rPr>
        <w:t>Log.</w:t>
      </w:r>
      <w:r w:rsidRPr="00213B79">
        <w:rPr>
          <w:rFonts w:ascii="Gill Sans MT" w:hAnsi="Gill Sans MT"/>
          <w:i/>
          <w:iCs/>
          <w:sz w:val="20"/>
          <w:szCs w:val="20"/>
        </w:rPr>
        <w:t>e</w:t>
      </w:r>
      <w:proofErr w:type="spellEnd"/>
      <w:r w:rsidRPr="00213B79">
        <w:rPr>
          <w:rFonts w:ascii="Gill Sans MT" w:hAnsi="Gill Sans MT"/>
          <w:sz w:val="20"/>
          <w:szCs w:val="20"/>
        </w:rPr>
        <w:t>(</w:t>
      </w:r>
      <w:r w:rsidRPr="00213B79">
        <w:rPr>
          <w:rFonts w:ascii="Gill Sans MT" w:hAnsi="Gill Sans MT"/>
          <w:i/>
          <w:iCs/>
          <w:color w:val="9876AA"/>
          <w:sz w:val="20"/>
          <w:szCs w:val="20"/>
        </w:rPr>
        <w:t>TAG</w:t>
      </w:r>
      <w:r w:rsidRPr="00213B79">
        <w:rPr>
          <w:rFonts w:ascii="Gill Sans MT" w:hAnsi="Gill Sans MT"/>
          <w:color w:val="CC7832"/>
          <w:sz w:val="20"/>
          <w:szCs w:val="20"/>
        </w:rPr>
        <w:t xml:space="preserve">, </w:t>
      </w:r>
      <w:r w:rsidRPr="00213B79">
        <w:rPr>
          <w:rFonts w:ascii="Gill Sans MT" w:hAnsi="Gill Sans MT"/>
          <w:color w:val="6A8759"/>
          <w:sz w:val="20"/>
          <w:szCs w:val="20"/>
        </w:rPr>
        <w:t>"</w:t>
      </w:r>
      <w:proofErr w:type="spellStart"/>
      <w:r w:rsidRPr="00213B79">
        <w:rPr>
          <w:rFonts w:ascii="Gill Sans MT" w:hAnsi="Gill Sans MT"/>
          <w:color w:val="6A8759"/>
          <w:sz w:val="20"/>
          <w:szCs w:val="20"/>
        </w:rPr>
        <w:t>Error</w:t>
      </w:r>
      <w:proofErr w:type="spellEnd"/>
      <w:r w:rsidRPr="00213B79">
        <w:rPr>
          <w:rFonts w:ascii="Gill Sans MT" w:hAnsi="Gill Sans MT"/>
          <w:color w:val="6A8759"/>
          <w:sz w:val="20"/>
          <w:szCs w:val="20"/>
        </w:rPr>
        <w:t xml:space="preserve"> </w:t>
      </w:r>
      <w:proofErr w:type="spellStart"/>
      <w:r w:rsidRPr="00213B79">
        <w:rPr>
          <w:rFonts w:ascii="Gill Sans MT" w:hAnsi="Gill Sans MT"/>
          <w:color w:val="6A8759"/>
          <w:sz w:val="20"/>
          <w:szCs w:val="20"/>
        </w:rPr>
        <w:t>during</w:t>
      </w:r>
      <w:proofErr w:type="spellEnd"/>
      <w:r w:rsidRPr="00213B79">
        <w:rPr>
          <w:rFonts w:ascii="Gill Sans MT" w:hAnsi="Gill Sans MT"/>
          <w:color w:val="6A8759"/>
          <w:sz w:val="20"/>
          <w:szCs w:val="20"/>
        </w:rPr>
        <w:t xml:space="preserve"> GET </w:t>
      </w:r>
      <w:proofErr w:type="spellStart"/>
      <w:r w:rsidRPr="00213B79">
        <w:rPr>
          <w:rFonts w:ascii="Gill Sans MT" w:hAnsi="Gill Sans MT"/>
          <w:color w:val="6A8759"/>
          <w:sz w:val="20"/>
          <w:szCs w:val="20"/>
        </w:rPr>
        <w:t>request</w:t>
      </w:r>
      <w:proofErr w:type="spellEnd"/>
      <w:r w:rsidRPr="00213B79">
        <w:rPr>
          <w:rFonts w:ascii="Gill Sans MT" w:hAnsi="Gill Sans MT"/>
          <w:color w:val="6A8759"/>
          <w:sz w:val="20"/>
          <w:szCs w:val="20"/>
        </w:rPr>
        <w:t>"</w:t>
      </w:r>
      <w:r w:rsidRPr="00213B79">
        <w:rPr>
          <w:rFonts w:ascii="Gill Sans MT" w:hAnsi="Gill Sans MT"/>
          <w:color w:val="CC7832"/>
          <w:sz w:val="20"/>
          <w:szCs w:val="20"/>
        </w:rPr>
        <w:t xml:space="preserve">, </w:t>
      </w:r>
      <w:r w:rsidRPr="00213B79">
        <w:rPr>
          <w:rFonts w:ascii="Gill Sans MT" w:hAnsi="Gill Sans MT"/>
          <w:sz w:val="20"/>
          <w:szCs w:val="20"/>
        </w:rPr>
        <w:t>e)</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proofErr w:type="spellStart"/>
      <w:r w:rsidRPr="00213B79">
        <w:rPr>
          <w:rFonts w:ascii="Gill Sans MT" w:hAnsi="Gill Sans MT"/>
          <w:i/>
          <w:iCs/>
          <w:color w:val="9876AA"/>
          <w:sz w:val="20"/>
          <w:szCs w:val="20"/>
        </w:rPr>
        <w:t>mainHandler</w:t>
      </w:r>
      <w:r w:rsidRPr="00213B79">
        <w:rPr>
          <w:rFonts w:ascii="Gill Sans MT" w:hAnsi="Gill Sans MT"/>
          <w:sz w:val="20"/>
          <w:szCs w:val="20"/>
        </w:rPr>
        <w:t>.post</w:t>
      </w:r>
      <w:proofErr w:type="spellEnd"/>
      <w:r w:rsidRPr="00213B79">
        <w:rPr>
          <w:rFonts w:ascii="Gill Sans MT" w:hAnsi="Gill Sans MT"/>
          <w:sz w:val="20"/>
          <w:szCs w:val="20"/>
        </w:rPr>
        <w:t xml:space="preserve">(() -&gt; </w:t>
      </w:r>
      <w:proofErr w:type="spellStart"/>
      <w:r w:rsidRPr="00213B79">
        <w:rPr>
          <w:rFonts w:ascii="Gill Sans MT" w:hAnsi="Gill Sans MT"/>
          <w:color w:val="B389C5"/>
          <w:sz w:val="20"/>
          <w:szCs w:val="20"/>
        </w:rPr>
        <w:t>callback</w:t>
      </w:r>
      <w:r w:rsidRPr="00213B79">
        <w:rPr>
          <w:rFonts w:ascii="Gill Sans MT" w:hAnsi="Gill Sans MT"/>
          <w:sz w:val="20"/>
          <w:szCs w:val="20"/>
        </w:rPr>
        <w:t>.onError</w:t>
      </w:r>
      <w:proofErr w:type="spellEnd"/>
      <w:r w:rsidRPr="00213B79">
        <w:rPr>
          <w:rFonts w:ascii="Gill Sans MT" w:hAnsi="Gill Sans MT"/>
          <w:sz w:val="20"/>
          <w:szCs w:val="20"/>
        </w:rPr>
        <w:t>(</w:t>
      </w:r>
      <w:r w:rsidRPr="00213B79">
        <w:rPr>
          <w:rFonts w:ascii="Gill Sans MT" w:hAnsi="Gill Sans MT"/>
          <w:color w:val="6A8759"/>
          <w:sz w:val="20"/>
          <w:szCs w:val="20"/>
        </w:rPr>
        <w:t>"</w:t>
      </w:r>
      <w:proofErr w:type="spellStart"/>
      <w:r w:rsidRPr="00213B79">
        <w:rPr>
          <w:rFonts w:ascii="Gill Sans MT" w:hAnsi="Gill Sans MT"/>
          <w:color w:val="6A8759"/>
          <w:sz w:val="20"/>
          <w:szCs w:val="20"/>
        </w:rPr>
        <w:t>Error</w:t>
      </w:r>
      <w:proofErr w:type="spellEnd"/>
      <w:r w:rsidRPr="00213B79">
        <w:rPr>
          <w:rFonts w:ascii="Gill Sans MT" w:hAnsi="Gill Sans MT"/>
          <w:color w:val="6A8759"/>
          <w:sz w:val="20"/>
          <w:szCs w:val="20"/>
        </w:rPr>
        <w:t xml:space="preserve"> </w:t>
      </w:r>
      <w:proofErr w:type="spellStart"/>
      <w:r w:rsidRPr="00213B79">
        <w:rPr>
          <w:rFonts w:ascii="Gill Sans MT" w:hAnsi="Gill Sans MT"/>
          <w:color w:val="6A8759"/>
          <w:sz w:val="20"/>
          <w:szCs w:val="20"/>
        </w:rPr>
        <w:t>during</w:t>
      </w:r>
      <w:proofErr w:type="spellEnd"/>
      <w:r w:rsidRPr="00213B79">
        <w:rPr>
          <w:rFonts w:ascii="Gill Sans MT" w:hAnsi="Gill Sans MT"/>
          <w:color w:val="6A8759"/>
          <w:sz w:val="20"/>
          <w:szCs w:val="20"/>
        </w:rPr>
        <w:t xml:space="preserve"> GET </w:t>
      </w:r>
      <w:proofErr w:type="spellStart"/>
      <w:r w:rsidRPr="00213B79">
        <w:rPr>
          <w:rFonts w:ascii="Gill Sans MT" w:hAnsi="Gill Sans MT"/>
          <w:color w:val="6A8759"/>
          <w:sz w:val="20"/>
          <w:szCs w:val="20"/>
        </w:rPr>
        <w:t>request</w:t>
      </w:r>
      <w:proofErr w:type="spellEnd"/>
      <w:r w:rsidRPr="00213B79">
        <w:rPr>
          <w:rFonts w:ascii="Gill Sans MT" w:hAnsi="Gill Sans MT"/>
          <w:color w:val="6A8759"/>
          <w:sz w:val="20"/>
          <w:szCs w:val="20"/>
        </w:rPr>
        <w:t>"</w:t>
      </w:r>
      <w:r w:rsidRPr="00213B79">
        <w:rPr>
          <w:rFonts w:ascii="Gill Sans MT" w:hAnsi="Gill Sans MT"/>
          <w:sz w:val="20"/>
          <w:szCs w:val="20"/>
        </w:rPr>
        <w:t>))</w:t>
      </w:r>
      <w:r w:rsidRPr="00213B79">
        <w:rPr>
          <w:rFonts w:ascii="Gill Sans MT" w:hAnsi="Gill Sans MT"/>
          <w:color w:val="CC7832"/>
          <w:sz w:val="20"/>
          <w:szCs w:val="20"/>
        </w:rPr>
        <w:t>;</w:t>
      </w:r>
      <w:r w:rsidRPr="00213B79">
        <w:rPr>
          <w:rFonts w:ascii="Gill Sans MT" w:hAnsi="Gill Sans MT"/>
          <w:color w:val="CC7832"/>
          <w:sz w:val="20"/>
          <w:szCs w:val="20"/>
        </w:rPr>
        <w:br/>
        <w:t xml:space="preserve">        </w:t>
      </w:r>
      <w:r w:rsidRPr="00213B79">
        <w:rPr>
          <w:rFonts w:ascii="Gill Sans MT" w:hAnsi="Gill Sans MT"/>
          <w:sz w:val="20"/>
          <w:szCs w:val="20"/>
        </w:rPr>
        <w:t>}</w:t>
      </w:r>
      <w:r w:rsidRPr="00213B79">
        <w:rPr>
          <w:rFonts w:ascii="Gill Sans MT" w:hAnsi="Gill Sans MT"/>
          <w:sz w:val="20"/>
          <w:szCs w:val="20"/>
        </w:rPr>
        <w:br/>
        <w:t xml:space="preserve">    })</w:t>
      </w:r>
      <w:r w:rsidRPr="00213B79">
        <w:rPr>
          <w:rFonts w:ascii="Gill Sans MT" w:hAnsi="Gill Sans MT"/>
          <w:color w:val="CC7832"/>
          <w:sz w:val="20"/>
          <w:szCs w:val="20"/>
        </w:rPr>
        <w:t>;</w:t>
      </w:r>
      <w:r w:rsidRPr="00213B79">
        <w:rPr>
          <w:rFonts w:ascii="Gill Sans MT" w:hAnsi="Gill Sans MT"/>
          <w:color w:val="CC7832"/>
          <w:sz w:val="20"/>
          <w:szCs w:val="20"/>
        </w:rPr>
        <w:br/>
      </w:r>
      <w:r w:rsidRPr="00213B79">
        <w:rPr>
          <w:rFonts w:ascii="Gill Sans MT" w:hAnsi="Gill Sans MT"/>
          <w:sz w:val="20"/>
          <w:szCs w:val="20"/>
        </w:rPr>
        <w:t>}</w:t>
      </w:r>
    </w:p>
    <w:p w14:paraId="4643632B" w14:textId="77777777" w:rsidR="00A3481E" w:rsidRPr="00DD4A12" w:rsidRDefault="00A3481E" w:rsidP="00F70EAA">
      <w:pPr>
        <w:ind w:firstLine="0"/>
      </w:pPr>
    </w:p>
    <w:p w14:paraId="432F6A56" w14:textId="049F6ED4" w:rsidR="00BF4F03" w:rsidRDefault="00BD7DB2" w:rsidP="00F70EAA">
      <w:proofErr w:type="spellStart"/>
      <w:r w:rsidRPr="00DD4A12">
        <w:t>Shared</w:t>
      </w:r>
      <w:proofErr w:type="spellEnd"/>
      <w:r w:rsidRPr="00DD4A12">
        <w:t xml:space="preserve"> </w:t>
      </w:r>
      <w:proofErr w:type="spellStart"/>
      <w:r w:rsidRPr="00DD4A12">
        <w:t>Preferences</w:t>
      </w:r>
      <w:proofErr w:type="spellEnd"/>
      <w:r w:rsidRPr="00DD4A12">
        <w:t xml:space="preserve"> Manager – trieda</w:t>
      </w:r>
      <w:r w:rsidR="00A3481E" w:rsidRPr="00DD4A12">
        <w:t>,</w:t>
      </w:r>
      <w:r w:rsidRPr="00DD4A12">
        <w:t xml:space="preserve"> ktorá získava a ukladá globálne dáta aplikácie.</w:t>
      </w:r>
      <w:r w:rsidR="00BF4F03">
        <w:t xml:space="preserve"> </w:t>
      </w:r>
      <w:r w:rsidR="00BF4F03" w:rsidRPr="00BF4F03">
        <w:t xml:space="preserve">Objekt má súkromný konštruktor, čo znamená, že nemôže byť vytvorený inštanciou tejto triedy. To zabezpečuje, že objekt bude vždy použitý ako </w:t>
      </w:r>
      <w:proofErr w:type="spellStart"/>
      <w:r w:rsidR="00BF4F03" w:rsidRPr="00BF4F03">
        <w:t>singleton</w:t>
      </w:r>
      <w:proofErr w:type="spellEnd"/>
      <w:r w:rsidR="00BF4F03" w:rsidRPr="00BF4F03">
        <w:t xml:space="preserve">. Poskytuje metódy na ukladanie a získavanie rôznych typov dát do/z </w:t>
      </w:r>
      <w:proofErr w:type="spellStart"/>
      <w:r w:rsidR="00BF4F03" w:rsidRPr="00BF4F03">
        <w:t>SharedPreferences</w:t>
      </w:r>
      <w:proofErr w:type="spellEnd"/>
      <w:r w:rsidR="00BF4F03" w:rsidRPr="00BF4F03">
        <w:t xml:space="preserve">, ako sú </w:t>
      </w:r>
      <w:proofErr w:type="spellStart"/>
      <w:r w:rsidR="00BF4F03" w:rsidRPr="00BF4F03">
        <w:t>userId</w:t>
      </w:r>
      <w:proofErr w:type="spellEnd"/>
      <w:r w:rsidR="00BF4F03" w:rsidRPr="00BF4F03">
        <w:t xml:space="preserve">, email a heslo. Tieto metódy sú statické, čo umožňuje ich volanie bez potreby vytvorenia inštancie triedy. Taktiež používajú editor </w:t>
      </w:r>
      <w:proofErr w:type="spellStart"/>
      <w:r w:rsidR="00BF4F03" w:rsidRPr="00BF4F03">
        <w:t>SharedPreferences</w:t>
      </w:r>
      <w:proofErr w:type="spellEnd"/>
      <w:r w:rsidR="00BF4F03" w:rsidRPr="00BF4F03">
        <w:t xml:space="preserve"> na zmenu hodnôt a ich aplikáciu.</w:t>
      </w:r>
      <w:r w:rsidR="00BF4F03">
        <w:t xml:space="preserve"> </w:t>
      </w:r>
      <w:r w:rsidR="00BF4F03" w:rsidRPr="00BF4F03">
        <w:t xml:space="preserve">Poskytuje metódu </w:t>
      </w:r>
      <w:proofErr w:type="spellStart"/>
      <w:r w:rsidR="00BF4F03" w:rsidRPr="00BF4F03">
        <w:t>clearData</w:t>
      </w:r>
      <w:proofErr w:type="spellEnd"/>
      <w:r w:rsidR="00BF4F03" w:rsidRPr="00BF4F03">
        <w:t xml:space="preserve">, ktorá vymaže všetky uložené údaje z </w:t>
      </w:r>
      <w:proofErr w:type="spellStart"/>
      <w:r w:rsidR="00BF4F03" w:rsidRPr="00BF4F03">
        <w:t>SharedPreferences</w:t>
      </w:r>
      <w:proofErr w:type="spellEnd"/>
      <w:r w:rsidR="00BF4F03" w:rsidRPr="00BF4F03">
        <w:t>.</w:t>
      </w:r>
      <w:r w:rsidR="00BF4F03">
        <w:t xml:space="preserve"> </w:t>
      </w:r>
    </w:p>
    <w:p w14:paraId="7C4F5FDF" w14:textId="77777777" w:rsidR="00F70EAA" w:rsidRDefault="00F70EAA" w:rsidP="00F70EAA"/>
    <w:p w14:paraId="1CD97B51" w14:textId="4B93F03D" w:rsidR="00BF4F03" w:rsidRDefault="00F70EAA" w:rsidP="00F70EAA">
      <w:pPr>
        <w:pStyle w:val="Nadpis3"/>
      </w:pPr>
      <w:r>
        <w:t>4.1.</w:t>
      </w:r>
      <w:r w:rsidR="00A909A2">
        <w:t>3</w:t>
      </w:r>
      <w:r>
        <w:t xml:space="preserve"> </w:t>
      </w:r>
      <w:r w:rsidR="00132872">
        <w:t>Aktivity Aplikácie</w:t>
      </w:r>
      <w:r w:rsidR="00BD7DB2" w:rsidRPr="00DD4A12">
        <w:t xml:space="preserve"> </w:t>
      </w:r>
    </w:p>
    <w:p w14:paraId="38126C6A" w14:textId="6B018B40" w:rsidR="00BF4F03" w:rsidRDefault="00BF4F03" w:rsidP="00BC4840">
      <w:proofErr w:type="spellStart"/>
      <w:r w:rsidRPr="00DE306D">
        <w:rPr>
          <w:b/>
          <w:bCs/>
        </w:rPr>
        <w:t>MainActivity</w:t>
      </w:r>
      <w:proofErr w:type="spellEnd"/>
      <w:r w:rsidR="00BC4840" w:rsidRPr="00DE306D">
        <w:rPr>
          <w:b/>
          <w:bCs/>
        </w:rPr>
        <w:t xml:space="preserve"> </w:t>
      </w:r>
      <w:r w:rsidR="00BC4840">
        <w:t xml:space="preserve">- </w:t>
      </w:r>
      <w:r w:rsidR="00DE306D">
        <w:t>t</w:t>
      </w:r>
      <w:r w:rsidR="00BC4840">
        <w:t xml:space="preserve">áto aktivita slúži ako hlavné rozhranie aplikácie, kde sa zobrazujú zoznamy a interaguje s nimi. Je zodpovedná za inicializáciu používateľského rozhrania vrátane zoznamu, tlačidiel a interaktívnych prvkov. Používateľ môže kliknúť na ikonu profilu na zobrazenie svojho profilu, tlačidlo pre vytvorenie nového zoznamu alebo tlačidlo pre zobrazenie ich pozvánok. Aktivita tiež spracováva interakcie s používateľom, ako je kliknutie na položku zoznamu pre zobrazenie detailov zoznamu, vytvorenie, úprava alebo odstránenie zoznamu. Okrem toho táto aktivita vykonáva HTTP volania na server na získanie údajov o zoznamoch a aktualizáciu ich stavu. To zahŕňa prihlásenie používateľa, získavanie zoznamov, ich odstránenie a pozývanie ďalších používateľov do </w:t>
      </w:r>
      <w:r w:rsidR="00BC4840">
        <w:lastRenderedPageBreak/>
        <w:t xml:space="preserve">zoznamov. Celkovo táto aktivita zabezpečuje správne fungovanie zobrazenia a interakcie s používateľom v </w:t>
      </w:r>
      <w:r w:rsidR="00BC4840" w:rsidRPr="00066C0D">
        <w:t xml:space="preserve">aplikácii a zabezpečuje komunikáciu s </w:t>
      </w:r>
      <w:proofErr w:type="spellStart"/>
      <w:r w:rsidR="00BC4840" w:rsidRPr="00066C0D">
        <w:t>backendom</w:t>
      </w:r>
      <w:proofErr w:type="spellEnd"/>
      <w:r w:rsidR="00BC4840" w:rsidRPr="00066C0D">
        <w:t xml:space="preserve"> na získanie a aktualizáciu údajov</w:t>
      </w:r>
      <w:r w:rsidR="00DE306D" w:rsidRPr="00066C0D">
        <w:t xml:space="preserve"> (obrázok 12)</w:t>
      </w:r>
      <w:r w:rsidR="00BC4840" w:rsidRPr="00066C0D">
        <w:t>.</w:t>
      </w:r>
    </w:p>
    <w:p w14:paraId="2C5B6276" w14:textId="35688B07" w:rsidR="00975D09" w:rsidRDefault="00975D09" w:rsidP="004D3393">
      <w:pPr>
        <w:ind w:firstLine="0"/>
        <w:jc w:val="center"/>
      </w:pPr>
      <w:r w:rsidRPr="00975D09">
        <w:rPr>
          <w:noProof/>
        </w:rPr>
        <w:drawing>
          <wp:inline distT="0" distB="0" distL="0" distR="0" wp14:anchorId="06AA5055" wp14:editId="66EF1B04">
            <wp:extent cx="5400040" cy="4579620"/>
            <wp:effectExtent l="0" t="0" r="0" b="0"/>
            <wp:docPr id="1971805196" name="Obrázok 1" descr="Obrázok, na ktorom je text, snímka obrazovky, číslo, softvér&#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805196" name="Obrázok 1" descr="Obrázok, na ktorom je text, snímka obrazovky, číslo, softvér&#10;&#10;Automaticky generovaný popis"/>
                    <pic:cNvPicPr/>
                  </pic:nvPicPr>
                  <pic:blipFill>
                    <a:blip r:embed="rId30"/>
                    <a:stretch>
                      <a:fillRect/>
                    </a:stretch>
                  </pic:blipFill>
                  <pic:spPr>
                    <a:xfrm>
                      <a:off x="0" y="0"/>
                      <a:ext cx="5400040" cy="4579620"/>
                    </a:xfrm>
                    <a:prstGeom prst="rect">
                      <a:avLst/>
                    </a:prstGeom>
                  </pic:spPr>
                </pic:pic>
              </a:graphicData>
            </a:graphic>
          </wp:inline>
        </w:drawing>
      </w:r>
    </w:p>
    <w:p w14:paraId="168ECC57" w14:textId="7997FD22" w:rsidR="00C02F03" w:rsidRPr="00066C0D" w:rsidRDefault="00C02F03" w:rsidP="00DE306D">
      <w:pPr>
        <w:spacing w:before="120" w:after="120"/>
        <w:ind w:firstLine="0"/>
        <w:jc w:val="center"/>
        <w:rPr>
          <w:i/>
          <w:iCs/>
        </w:rPr>
      </w:pPr>
      <w:bookmarkStart w:id="119" w:name="_Hlk162790817"/>
      <w:r w:rsidRPr="00066C0D">
        <w:rPr>
          <w:i/>
          <w:iCs/>
        </w:rPr>
        <w:t>Obrázok</w:t>
      </w:r>
      <w:r w:rsidR="00DE306D" w:rsidRPr="00066C0D">
        <w:rPr>
          <w:i/>
          <w:iCs/>
        </w:rPr>
        <w:t xml:space="preserve"> 12</w:t>
      </w:r>
      <w:r w:rsidRPr="00066C0D">
        <w:rPr>
          <w:i/>
          <w:iCs/>
        </w:rPr>
        <w:t xml:space="preserve"> Ukážka </w:t>
      </w:r>
      <w:proofErr w:type="spellStart"/>
      <w:r w:rsidRPr="00066C0D">
        <w:rPr>
          <w:i/>
          <w:iCs/>
        </w:rPr>
        <w:t>MainActivity</w:t>
      </w:r>
      <w:proofErr w:type="spellEnd"/>
    </w:p>
    <w:bookmarkEnd w:id="119"/>
    <w:p w14:paraId="172E785E" w14:textId="24650D95" w:rsidR="00BF4F03" w:rsidRDefault="00BF4F03" w:rsidP="00BC4840">
      <w:proofErr w:type="spellStart"/>
      <w:r w:rsidRPr="00066C0D">
        <w:rPr>
          <w:b/>
          <w:bCs/>
        </w:rPr>
        <w:t>LoginActivity</w:t>
      </w:r>
      <w:proofErr w:type="spellEnd"/>
      <w:r w:rsidR="00BC4840" w:rsidRPr="00066C0D">
        <w:rPr>
          <w:b/>
          <w:bCs/>
        </w:rPr>
        <w:t xml:space="preserve"> </w:t>
      </w:r>
      <w:r w:rsidR="00BC4840" w:rsidRPr="00066C0D">
        <w:t xml:space="preserve">- </w:t>
      </w:r>
      <w:r w:rsidR="00DE306D" w:rsidRPr="00066C0D">
        <w:t>t</w:t>
      </w:r>
      <w:r w:rsidR="00BC4840" w:rsidRPr="00066C0D">
        <w:t xml:space="preserve">áto aktivita slúži na spracovanie prihlasovania používateľov do aplikácie. V inicializačnej metóde </w:t>
      </w:r>
      <w:proofErr w:type="spellStart"/>
      <w:r w:rsidR="00BC4840" w:rsidRPr="00066C0D">
        <w:t>onCreate</w:t>
      </w:r>
      <w:proofErr w:type="spellEnd"/>
      <w:r w:rsidR="00BC4840" w:rsidRPr="00066C0D">
        <w:t xml:space="preserve">() sa nastavuje používateľské rozhranie s </w:t>
      </w:r>
      <w:proofErr w:type="spellStart"/>
      <w:r w:rsidR="00BC4840" w:rsidRPr="00066C0D">
        <w:t>poliami</w:t>
      </w:r>
      <w:proofErr w:type="spellEnd"/>
      <w:r w:rsidR="00BC4840" w:rsidRPr="00066C0D">
        <w:t xml:space="preserve"> pre zadanie e-mailu a hesla a tlačidlami pre prihlásenie a registráciu. Po kliknutí na tlačidlo prihlásenia sa získajú údaje z polí a vykoná sa HTTP volanie na server pre overenie údajov. Úspešné prihlásenie vytvorí reláciu používateľa a jeho údaje sa uložia do lokálnej pamäti. V prípade chyby sa zobrazí chybová správa. Po úspešnom prihlásení sa aktivita uzavrie s výsledkom RESULT_OK. Používateľ má možnosť kliknúť na tlačidlo pre registráciu, čo ho presmeruje na obrazovku pre registráciu. Ak používateľ stlačí tlačidlo späť, aktivita sa uzavrie a použije sa animácia pre prechod späť na predchádzajúcu obrazovku. Celkovo táto aktivita zabezpečuje proces prihlasovania a navigáciu v</w:t>
      </w:r>
      <w:r w:rsidR="00DE306D" w:rsidRPr="00066C0D">
        <w:t> </w:t>
      </w:r>
      <w:r w:rsidR="00BC4840" w:rsidRPr="00066C0D">
        <w:t>aplikácii</w:t>
      </w:r>
      <w:r w:rsidR="00DE306D" w:rsidRPr="00066C0D">
        <w:t xml:space="preserve"> (obrázok 13)</w:t>
      </w:r>
      <w:r w:rsidR="00BC4840" w:rsidRPr="00066C0D">
        <w:t>.</w:t>
      </w:r>
    </w:p>
    <w:p w14:paraId="6EF9A369" w14:textId="69934BF0" w:rsidR="00975D09" w:rsidRDefault="00792C6E" w:rsidP="00942E94">
      <w:pPr>
        <w:ind w:firstLine="0"/>
        <w:jc w:val="center"/>
      </w:pPr>
      <w:r w:rsidRPr="00792C6E">
        <w:lastRenderedPageBreak/>
        <w:drawing>
          <wp:inline distT="0" distB="0" distL="0" distR="0" wp14:anchorId="52D52169" wp14:editId="27DC6305">
            <wp:extent cx="5400040" cy="4356100"/>
            <wp:effectExtent l="0" t="0" r="0" b="6350"/>
            <wp:docPr id="195456953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569539" name="Obrázok 1" descr="Obrázok, na ktorom je text, snímka obrazovky, dizajn&#10;&#10;Automaticky generovaný popis"/>
                    <pic:cNvPicPr/>
                  </pic:nvPicPr>
                  <pic:blipFill>
                    <a:blip r:embed="rId31"/>
                    <a:stretch>
                      <a:fillRect/>
                    </a:stretch>
                  </pic:blipFill>
                  <pic:spPr>
                    <a:xfrm>
                      <a:off x="0" y="0"/>
                      <a:ext cx="5400040" cy="4356100"/>
                    </a:xfrm>
                    <a:prstGeom prst="rect">
                      <a:avLst/>
                    </a:prstGeom>
                  </pic:spPr>
                </pic:pic>
              </a:graphicData>
            </a:graphic>
          </wp:inline>
        </w:drawing>
      </w:r>
    </w:p>
    <w:p w14:paraId="547F753F" w14:textId="10E028D3" w:rsidR="00C02F03" w:rsidRPr="00ED5BE5" w:rsidRDefault="00C02F03" w:rsidP="00DE306D">
      <w:pPr>
        <w:spacing w:before="120" w:after="120"/>
        <w:ind w:firstLine="0"/>
        <w:jc w:val="center"/>
        <w:rPr>
          <w:i/>
          <w:iCs/>
        </w:rPr>
      </w:pPr>
      <w:r w:rsidRPr="00ED5BE5">
        <w:rPr>
          <w:i/>
          <w:iCs/>
        </w:rPr>
        <w:t xml:space="preserve">Obrázok </w:t>
      </w:r>
      <w:r w:rsidR="00DE306D" w:rsidRPr="00ED5BE5">
        <w:rPr>
          <w:i/>
          <w:iCs/>
        </w:rPr>
        <w:t>13</w:t>
      </w:r>
      <w:r w:rsidRPr="00ED5BE5">
        <w:rPr>
          <w:i/>
          <w:iCs/>
        </w:rPr>
        <w:t xml:space="preserve"> Ukážka </w:t>
      </w:r>
      <w:proofErr w:type="spellStart"/>
      <w:r w:rsidR="00673966" w:rsidRPr="00ED5BE5">
        <w:rPr>
          <w:i/>
          <w:iCs/>
        </w:rPr>
        <w:t>LoginActivity</w:t>
      </w:r>
      <w:proofErr w:type="spellEnd"/>
    </w:p>
    <w:p w14:paraId="1CDB3A90" w14:textId="53C6E219" w:rsidR="00BF4F03" w:rsidRDefault="00BF4F03" w:rsidP="00EA6129">
      <w:proofErr w:type="spellStart"/>
      <w:r w:rsidRPr="00DE306D">
        <w:rPr>
          <w:b/>
          <w:bCs/>
        </w:rPr>
        <w:t>RegisterActivity</w:t>
      </w:r>
      <w:proofErr w:type="spellEnd"/>
      <w:r w:rsidR="00EA6129">
        <w:t xml:space="preserve"> - </w:t>
      </w:r>
      <w:r w:rsidR="00EA6129" w:rsidRPr="00EA6129">
        <w:t>aktivita zabezpečuje registráciu nových používateľov do aplikácie. Po inicializácii používateľského rozhrania, kde sú zadávané údaje ako e-mail, meno a heslo, a následnom kliknutí na tlačidlo registrácie, sa overujú platnosť vstupných údajov. Kontroluje sa platnosť e-mailovej adresy, vstupného mena, dĺžka hesla a zhoda s opakovaným heslom. Ak sú údaje platné, vykonáva sa HTTP volanie na server na registráciu nového používateľa. V prípade úspešnej registrácie sa aktivita ukončí a používateľ je presmerovaný späť na prihlasovaciu obrazovku. V prípade chyby počas registrácie sa zobrazí chybová správa. Používateľ môže kedykoľvek stlačiť tlačidlo späť na zariadení a aktivita sa uzavrie s animáciou pre prechod späť na predchádzajúcu obrazovku.</w:t>
      </w:r>
    </w:p>
    <w:p w14:paraId="6930A75A" w14:textId="700335C9" w:rsidR="00DF369A" w:rsidRPr="00EC12A8" w:rsidRDefault="00975D09" w:rsidP="00EC12A8">
      <w:pPr>
        <w:ind w:firstLine="0"/>
        <w:jc w:val="center"/>
        <w:rPr>
          <w:i/>
          <w:iCs/>
        </w:rPr>
      </w:pPr>
      <w:r w:rsidRPr="00E8366F">
        <w:rPr>
          <w:noProof/>
        </w:rPr>
        <w:lastRenderedPageBreak/>
        <w:drawing>
          <wp:inline distT="0" distB="0" distL="0" distR="0" wp14:anchorId="46B1FD65" wp14:editId="28B0CEBE">
            <wp:extent cx="5400040" cy="4442460"/>
            <wp:effectExtent l="0" t="0" r="0" b="0"/>
            <wp:docPr id="387113249"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113249" name="Obrázok 1" descr="Obrázok, na ktorom je text, snímka obrazovky, dizajn&#10;&#10;Automaticky generovaný popis"/>
                    <pic:cNvPicPr/>
                  </pic:nvPicPr>
                  <pic:blipFill>
                    <a:blip r:embed="rId32"/>
                    <a:stretch>
                      <a:fillRect/>
                    </a:stretch>
                  </pic:blipFill>
                  <pic:spPr>
                    <a:xfrm>
                      <a:off x="0" y="0"/>
                      <a:ext cx="5400040" cy="4442460"/>
                    </a:xfrm>
                    <a:prstGeom prst="rect">
                      <a:avLst/>
                    </a:prstGeom>
                  </pic:spPr>
                </pic:pic>
              </a:graphicData>
            </a:graphic>
          </wp:inline>
        </w:drawing>
      </w:r>
      <w:r w:rsidR="00CA2D9C" w:rsidRPr="00E8366F">
        <w:t xml:space="preserve"> </w:t>
      </w:r>
      <w:r w:rsidR="00CA2D9C" w:rsidRPr="00E8366F">
        <w:rPr>
          <w:i/>
          <w:iCs/>
        </w:rPr>
        <w:t xml:space="preserve">Obrázok </w:t>
      </w:r>
      <w:r w:rsidR="00DE306D" w:rsidRPr="00E8366F">
        <w:rPr>
          <w:i/>
          <w:iCs/>
        </w:rPr>
        <w:t>14</w:t>
      </w:r>
      <w:r w:rsidR="00CA2D9C" w:rsidRPr="00E8366F">
        <w:rPr>
          <w:i/>
          <w:iCs/>
        </w:rPr>
        <w:t xml:space="preserve"> Ukážka </w:t>
      </w:r>
      <w:proofErr w:type="spellStart"/>
      <w:r w:rsidR="00CA2D9C" w:rsidRPr="00E8366F">
        <w:rPr>
          <w:i/>
          <w:iCs/>
        </w:rPr>
        <w:t>RegisterActivity</w:t>
      </w:r>
      <w:proofErr w:type="spellEnd"/>
    </w:p>
    <w:p w14:paraId="3C086FE0" w14:textId="43504AC5" w:rsidR="00EA6129" w:rsidRDefault="00BF4F03" w:rsidP="00EA6129">
      <w:proofErr w:type="spellStart"/>
      <w:r w:rsidRPr="00DE306D">
        <w:rPr>
          <w:b/>
          <w:bCs/>
        </w:rPr>
        <w:t>ProfileActivity</w:t>
      </w:r>
      <w:proofErr w:type="spellEnd"/>
      <w:r w:rsidR="00EA6129">
        <w:t xml:space="preserve"> </w:t>
      </w:r>
      <w:r w:rsidR="00DE306D">
        <w:t>–</w:t>
      </w:r>
      <w:r w:rsidR="00EA6129">
        <w:t xml:space="preserve"> </w:t>
      </w:r>
      <w:r w:rsidR="00DE306D">
        <w:t xml:space="preserve">úlohou tejto </w:t>
      </w:r>
      <w:r w:rsidR="00EA6129">
        <w:t>aktivit</w:t>
      </w:r>
      <w:r w:rsidR="00DE306D">
        <w:t>y je</w:t>
      </w:r>
      <w:r w:rsidR="00EA6129">
        <w:t xml:space="preserve"> sprav</w:t>
      </w:r>
      <w:r w:rsidR="00DE306D">
        <w:t>ovať</w:t>
      </w:r>
      <w:r w:rsidR="00EA6129">
        <w:t xml:space="preserve"> profil používateľa v aplikácii. Po inicializácii používateľského rozhrania, kde sú zobrazované a upravované údaje ako e-mail a meno, a po kliknutí na tlačidlá pre uloženie zmien alebo odhlásenie, sa vykonávajú príslušné akcie.</w:t>
      </w:r>
      <w:r w:rsidR="00E92089">
        <w:t xml:space="preserve"> </w:t>
      </w:r>
      <w:r w:rsidR="00EA6129">
        <w:t xml:space="preserve">Metóda </w:t>
      </w:r>
      <w:proofErr w:type="spellStart"/>
      <w:r w:rsidR="00EA6129">
        <w:t>isValidInput</w:t>
      </w:r>
      <w:proofErr w:type="spellEnd"/>
      <w:r w:rsidR="00EA6129">
        <w:t xml:space="preserve">() overuje platnosť zadaného mena pred jeho úpravou. Pri získaní platného mena sa vykonávajú úpravy profilu pomocou metódy </w:t>
      </w:r>
      <w:proofErr w:type="spellStart"/>
      <w:r w:rsidR="00EA6129">
        <w:t>editProfile</w:t>
      </w:r>
      <w:proofErr w:type="spellEnd"/>
      <w:r w:rsidR="00EA6129">
        <w:t>(), ktorá odosiela požiadavku na server na úpravu údajov používateľa. V prípade úspešnej úpravy sa zobrazia nové hodnoty mena v profilovom rozhraní.</w:t>
      </w:r>
      <w:r w:rsidR="00E92089">
        <w:t xml:space="preserve"> </w:t>
      </w:r>
      <w:r w:rsidR="00EA6129">
        <w:t xml:space="preserve">Metóda </w:t>
      </w:r>
      <w:proofErr w:type="spellStart"/>
      <w:r w:rsidR="00EA6129">
        <w:t>getUserDetails</w:t>
      </w:r>
      <w:proofErr w:type="spellEnd"/>
      <w:r w:rsidR="00EA6129">
        <w:t>() získava aktuálne údaje používateľa z servera a vyplňuje ich do príslušných polí v rozhraní.</w:t>
      </w:r>
    </w:p>
    <w:p w14:paraId="521B4CA2" w14:textId="4CAB2D97" w:rsidR="00792C6E" w:rsidRDefault="00792C6E" w:rsidP="00EA6129">
      <w:r w:rsidRPr="00792C6E">
        <w:lastRenderedPageBreak/>
        <w:drawing>
          <wp:inline distT="0" distB="0" distL="0" distR="0" wp14:anchorId="5E00DBA3" wp14:editId="61F6D7A0">
            <wp:extent cx="4848902" cy="3781953"/>
            <wp:effectExtent l="0" t="0" r="8890" b="9525"/>
            <wp:docPr id="1969974228" name="Obrázok 1"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74228" name="Obrázok 1" descr="Obrázok, na ktorom je text, snímka obrazovky, dizajn&#10;&#10;Automaticky generovaný popis"/>
                    <pic:cNvPicPr/>
                  </pic:nvPicPr>
                  <pic:blipFill>
                    <a:blip r:embed="rId33"/>
                    <a:stretch>
                      <a:fillRect/>
                    </a:stretch>
                  </pic:blipFill>
                  <pic:spPr>
                    <a:xfrm>
                      <a:off x="0" y="0"/>
                      <a:ext cx="4848902" cy="3781953"/>
                    </a:xfrm>
                    <a:prstGeom prst="rect">
                      <a:avLst/>
                    </a:prstGeom>
                  </pic:spPr>
                </pic:pic>
              </a:graphicData>
            </a:graphic>
          </wp:inline>
        </w:drawing>
      </w:r>
    </w:p>
    <w:p w14:paraId="6FAF25EF" w14:textId="46334C97" w:rsidR="00087F7F" w:rsidRDefault="00792C6E" w:rsidP="00EC12A8">
      <w:r>
        <w:tab/>
      </w:r>
      <w:r>
        <w:tab/>
      </w:r>
      <w:r>
        <w:tab/>
      </w:r>
      <w:r w:rsidRPr="00E8366F">
        <w:rPr>
          <w:i/>
          <w:iCs/>
        </w:rPr>
        <w:t>Obrázok 1</w:t>
      </w:r>
      <w:r>
        <w:rPr>
          <w:i/>
          <w:iCs/>
        </w:rPr>
        <w:t>5</w:t>
      </w:r>
      <w:r w:rsidRPr="00E8366F">
        <w:rPr>
          <w:i/>
          <w:iCs/>
        </w:rPr>
        <w:t xml:space="preserve"> Ukážka </w:t>
      </w:r>
      <w:proofErr w:type="spellStart"/>
      <w:r>
        <w:rPr>
          <w:i/>
          <w:iCs/>
        </w:rPr>
        <w:t>Profile</w:t>
      </w:r>
      <w:r w:rsidRPr="00E8366F">
        <w:rPr>
          <w:i/>
          <w:iCs/>
        </w:rPr>
        <w:t>Activity</w:t>
      </w:r>
      <w:proofErr w:type="spellEnd"/>
    </w:p>
    <w:p w14:paraId="2A3B9697" w14:textId="36F92182" w:rsidR="000861F6" w:rsidRDefault="00BF4F03" w:rsidP="000861F6">
      <w:proofErr w:type="spellStart"/>
      <w:r w:rsidRPr="00DE306D">
        <w:rPr>
          <w:b/>
          <w:bCs/>
        </w:rPr>
        <w:t>ListActivity</w:t>
      </w:r>
      <w:proofErr w:type="spellEnd"/>
      <w:r w:rsidR="002A1DE2">
        <w:t xml:space="preserve"> - </w:t>
      </w:r>
      <w:r w:rsidR="00DE306D">
        <w:t>a</w:t>
      </w:r>
      <w:r w:rsidR="002A1DE2">
        <w:t xml:space="preserve">ktivita riadi zoznam položiek v aplikácii. Po inicializácii používateľského rozhrania, kde sú zobrazené položky zoznamu a možnosti pridania nových položiek, sa vykonávajú rôzne akcie, ako pridanie nových položiek, vytvorenie kategórií alebo úprava profilu. Používateľ môže pridať novú položku zadaním jej názvu a výberom príslušnej kategórie. Ak je vstup platný, položka je vytvorená a zobrazená v zozname. </w:t>
      </w:r>
      <w:r w:rsidR="00DE306D">
        <w:t>Rovnako je</w:t>
      </w:r>
      <w:r w:rsidR="002A1DE2">
        <w:t xml:space="preserve"> možné zobraziť ponuku možností pomocou tlačidla menu. Ak používateľ vyberie možnosť vytvoriť novú kategóriu, otvorí sa dialógové okno, v ktorom môže zadať názov novej kategórie alebo vybrať existujúcu. Aktivita tiež získava údaje o kategóriách a položkách z </w:t>
      </w:r>
      <w:proofErr w:type="spellStart"/>
      <w:r w:rsidR="002A1DE2">
        <w:t>backendu</w:t>
      </w:r>
      <w:proofErr w:type="spellEnd"/>
      <w:r w:rsidR="002A1DE2">
        <w:t>. Po úspešnom získaní údajov sa vyplnia zoznamy kategórií a položiek. Celkovo táto aktivita umožňuje používateľovi spravovať zoznam položiek, pridávať nové položky a vytvárať kategórie, aby bol zoznam lepšie organizovaný.</w:t>
      </w:r>
      <w:r w:rsidR="000861F6">
        <w:t xml:space="preserve"> Pre správne zobrazovanie zoznamu bol implementovaný </w:t>
      </w:r>
      <w:proofErr w:type="spellStart"/>
      <w:r w:rsidR="000861F6">
        <w:t>ListAdapter</w:t>
      </w:r>
      <w:proofErr w:type="spellEnd"/>
      <w:r w:rsidR="00DE306D">
        <w:t xml:space="preserve"> (obrázok 15)</w:t>
      </w:r>
      <w:r w:rsidR="000861F6">
        <w:t xml:space="preserve">. </w:t>
      </w:r>
    </w:p>
    <w:p w14:paraId="455359D7" w14:textId="603DBB12" w:rsidR="00975D09" w:rsidRDefault="00975D09" w:rsidP="00DE306D">
      <w:pPr>
        <w:spacing w:before="120" w:after="120"/>
        <w:ind w:firstLine="0"/>
        <w:jc w:val="center"/>
      </w:pPr>
      <w:r w:rsidRPr="00975D09">
        <w:rPr>
          <w:noProof/>
        </w:rPr>
        <w:lastRenderedPageBreak/>
        <w:drawing>
          <wp:inline distT="0" distB="0" distL="0" distR="0" wp14:anchorId="566D90A7" wp14:editId="4BEAA6AC">
            <wp:extent cx="5400040" cy="4578350"/>
            <wp:effectExtent l="0" t="0" r="0" b="0"/>
            <wp:docPr id="1237471098" name="Obrázok 1" descr="Obrázok, na ktorom je text, snímka obrazovky, softvér, čísl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471098" name="Obrázok 1" descr="Obrázok, na ktorom je text, snímka obrazovky, softvér, číslo&#10;&#10;Automaticky generovaný popis"/>
                    <pic:cNvPicPr/>
                  </pic:nvPicPr>
                  <pic:blipFill>
                    <a:blip r:embed="rId34"/>
                    <a:stretch>
                      <a:fillRect/>
                    </a:stretch>
                  </pic:blipFill>
                  <pic:spPr>
                    <a:xfrm>
                      <a:off x="0" y="0"/>
                      <a:ext cx="5400040" cy="4578350"/>
                    </a:xfrm>
                    <a:prstGeom prst="rect">
                      <a:avLst/>
                    </a:prstGeom>
                  </pic:spPr>
                </pic:pic>
              </a:graphicData>
            </a:graphic>
          </wp:inline>
        </w:drawing>
      </w:r>
      <w:r w:rsidR="00CA2D9C" w:rsidRPr="00CA2D9C">
        <w:t xml:space="preserve"> </w:t>
      </w:r>
      <w:r w:rsidR="00CA2D9C" w:rsidRPr="00E8366F">
        <w:rPr>
          <w:i/>
          <w:iCs/>
        </w:rPr>
        <w:t>Obrázok</w:t>
      </w:r>
      <w:r w:rsidR="00DE306D" w:rsidRPr="00E8366F">
        <w:rPr>
          <w:i/>
          <w:iCs/>
        </w:rPr>
        <w:t xml:space="preserve"> 16</w:t>
      </w:r>
      <w:r w:rsidR="00CA2D9C" w:rsidRPr="00E8366F">
        <w:rPr>
          <w:i/>
          <w:iCs/>
        </w:rPr>
        <w:t xml:space="preserve"> Ukážka </w:t>
      </w:r>
      <w:proofErr w:type="spellStart"/>
      <w:r w:rsidR="00CA2D9C" w:rsidRPr="00E8366F">
        <w:rPr>
          <w:i/>
          <w:iCs/>
        </w:rPr>
        <w:t>ListActivity</w:t>
      </w:r>
      <w:proofErr w:type="spellEnd"/>
    </w:p>
    <w:p w14:paraId="3C5A74FA" w14:textId="77777777" w:rsidR="00DE306D" w:rsidRDefault="00DE306D" w:rsidP="00DE306D">
      <w:proofErr w:type="spellStart"/>
      <w:r w:rsidRPr="00DE306D">
        <w:rPr>
          <w:b/>
          <w:bCs/>
        </w:rPr>
        <w:t>ListAdapter</w:t>
      </w:r>
      <w:proofErr w:type="spellEnd"/>
      <w:r w:rsidRPr="00DE306D">
        <w:rPr>
          <w:b/>
          <w:bCs/>
        </w:rPr>
        <w:t xml:space="preserve"> </w:t>
      </w:r>
      <w:r>
        <w:t>v aplikácii slúži na spracovanie a zobrazenie zoznamu kategórií a položiek. Tento adaptér poskytuje metódy na triedenie kategórií a položiek, generovanie zlúčených dát, zisťovanie typu zobrazenia položiek a kategórií, ako aj vytvorenie zobrazenia pre každú položku alebo kategóriu.</w:t>
      </w:r>
    </w:p>
    <w:p w14:paraId="75468152" w14:textId="77777777" w:rsidR="00DE306D" w:rsidRDefault="00DE306D" w:rsidP="00DE306D">
      <w:r>
        <w:t>Funkcia triedenia triedi kategórie a položky podľa ich názvov. Funkcia generovania zlúčených dát spojí kategórie a položky do jedného zoznamu na zobrazenie. Metódy pre zistenie typu zobrazenia a vytvorenie zobrazenia pre každú položku alebo kategóriu sú implementované podľa ich typu. Tento adaptér tiež obsahuje metódy na spracovanie interakcií používateľa, ako je označenie položiek, vytvorenie, úprava a odstránenie položiek alebo kategórií.</w:t>
      </w:r>
    </w:p>
    <w:p w14:paraId="2CDC1336" w14:textId="77777777" w:rsidR="00DE306D" w:rsidRDefault="00DE306D" w:rsidP="00DE306D">
      <w:r>
        <w:t>Pri vytváraní, úprave alebo odstraňovaní položiek alebo kategórií adaptér spúšťa príslušné požiadavky na server a reaguje na odpoveď servera v závislosti na úspechu alebo neúspechu operácie. Taktiež obsahuje metódu na spustenie akcie na hlavnom vlákne pre zobrazenie správy alebo upozornenia používateľovi.</w:t>
      </w:r>
    </w:p>
    <w:p w14:paraId="4E5A1EB9" w14:textId="1796FA96" w:rsidR="003C4860" w:rsidRDefault="002A1DE2" w:rsidP="00E73C02">
      <w:r>
        <w:lastRenderedPageBreak/>
        <w:t xml:space="preserve">Aktivita </w:t>
      </w:r>
      <w:proofErr w:type="spellStart"/>
      <w:r w:rsidRPr="00DE306D">
        <w:rPr>
          <w:b/>
          <w:bCs/>
        </w:rPr>
        <w:t>ListManagementActivity</w:t>
      </w:r>
      <w:proofErr w:type="spellEnd"/>
      <w:r w:rsidRPr="00DE306D">
        <w:rPr>
          <w:b/>
          <w:bCs/>
        </w:rPr>
        <w:t xml:space="preserve"> </w:t>
      </w:r>
      <w:r w:rsidR="003C4860" w:rsidRPr="003C4860">
        <w:t xml:space="preserve">(obrázok 17) </w:t>
      </w:r>
      <w:r>
        <w:t xml:space="preserve">je zodpovedná za správu zoznamov. Po inicializácii používateľského rozhrania umožňuje vytvárať nové zoznamy alebo upravovať </w:t>
      </w:r>
      <w:r w:rsidR="001B6B36">
        <w:t>existujúce. Používateľ</w:t>
      </w:r>
      <w:r>
        <w:t xml:space="preserve"> môže zadať názov zoznamu a prípadné poznámky a následne ich odoslať. Ak sú vstupy platné, vytvorí sa nový zoznam alebo sa upravia informácie o</w:t>
      </w:r>
      <w:r w:rsidR="001B6B36">
        <w:t> </w:t>
      </w:r>
      <w:r>
        <w:t>existujúcom</w:t>
      </w:r>
      <w:r w:rsidR="001B6B36">
        <w:t xml:space="preserve"> zozname</w:t>
      </w:r>
      <w:r>
        <w:t>.</w:t>
      </w:r>
      <w:r w:rsidR="001B6B36">
        <w:t xml:space="preserve"> </w:t>
      </w:r>
      <w:r>
        <w:t xml:space="preserve">V prípade, že je aktivita spustená v editačnom režime, získa sa aj zoznam pozvánok pre daný zoznam a zobrazí sa na </w:t>
      </w:r>
      <w:r w:rsidR="003C4860">
        <w:t>obrazovke. Aktivita</w:t>
      </w:r>
      <w:r>
        <w:t xml:space="preserve"> tiež komunikuje s </w:t>
      </w:r>
      <w:proofErr w:type="spellStart"/>
      <w:r>
        <w:t>backendom</w:t>
      </w:r>
      <w:proofErr w:type="spellEnd"/>
      <w:r>
        <w:t xml:space="preserve"> a získava údaje o zozname a pozvánkach. Po úspešnom získaní údajov sa tieto údaje zobrazia v príslušných </w:t>
      </w:r>
      <w:r w:rsidR="003C4860">
        <w:t>poliach. Celkovo</w:t>
      </w:r>
      <w:r>
        <w:t xml:space="preserve"> táto aktivita umožňuje používateľovi spravovať svoje zoznamy a manipulovať s nimi prostredníctvom jednoduchého a intuitívneho používateľského rozhrania.</w:t>
      </w:r>
      <w:r w:rsidR="00E73C02">
        <w:t xml:space="preserve"> </w:t>
      </w:r>
    </w:p>
    <w:p w14:paraId="58A4EE84" w14:textId="6DDCE56B" w:rsidR="00BF4F03" w:rsidRDefault="00E73C02" w:rsidP="00E73C02">
      <w:proofErr w:type="spellStart"/>
      <w:r w:rsidRPr="003C4860">
        <w:rPr>
          <w:b/>
          <w:bCs/>
        </w:rPr>
        <w:t>Adapter</w:t>
      </w:r>
      <w:proofErr w:type="spellEnd"/>
      <w:r w:rsidRPr="003C4860">
        <w:rPr>
          <w:b/>
          <w:bCs/>
        </w:rPr>
        <w:t xml:space="preserve"> </w:t>
      </w:r>
      <w:proofErr w:type="spellStart"/>
      <w:r w:rsidRPr="003C4860">
        <w:rPr>
          <w:b/>
          <w:bCs/>
        </w:rPr>
        <w:t>InvitationAdapter</w:t>
      </w:r>
      <w:proofErr w:type="spellEnd"/>
      <w:r>
        <w:t xml:space="preserve"> slúži na zobrazenie zoznamu pozvánok. Každá položka v zozname obsahuje informácie o pozvánke, ako je e-mailová adresa a stav pozvánky. Stav pozvánky je znázornený ikonou, ktorá zobrazuje, či bola pozvánka prijatá alebo čaká na potvrdenie. Pri dlhom stlačení na položku pozvánky sa zobrazí kontextové menu, ktoré obsahuje možnosť odstránenia pozvánky. Po kliknutí na túto možnosť sa zobrazí dialóg s potvrdením, ktorý umožňuje </w:t>
      </w:r>
      <w:r w:rsidR="00D82A8A">
        <w:t>po</w:t>
      </w:r>
      <w:r>
        <w:t xml:space="preserve">užívateľovi potvrdiť alebo zrušiť odstránenie pozvánky. Ak je pozvánka úspešne odstránená, </w:t>
      </w:r>
      <w:proofErr w:type="spellStart"/>
      <w:r>
        <w:t>adapter</w:t>
      </w:r>
      <w:proofErr w:type="spellEnd"/>
      <w:r>
        <w:t xml:space="preserve"> aktualizuje zoznam pozvánok a upozorní na to používateľa pomocou rozhrania </w:t>
      </w:r>
      <w:proofErr w:type="spellStart"/>
      <w:r>
        <w:t>CallbackListener</w:t>
      </w:r>
      <w:proofErr w:type="spellEnd"/>
      <w:r>
        <w:t>. Ak nastane chyba pri odstránení pozvánky, zobrazí sa oznámenie o chybe.</w:t>
      </w:r>
    </w:p>
    <w:p w14:paraId="2255562F" w14:textId="3FE051E6" w:rsidR="000041DD" w:rsidRDefault="000041DD" w:rsidP="00281D5B">
      <w:pPr>
        <w:ind w:firstLine="0"/>
        <w:jc w:val="center"/>
      </w:pPr>
      <w:r w:rsidRPr="000041DD">
        <w:rPr>
          <w:noProof/>
        </w:rPr>
        <w:drawing>
          <wp:inline distT="0" distB="0" distL="0" distR="0" wp14:anchorId="1BB2CDFB" wp14:editId="3594DF77">
            <wp:extent cx="4658375" cy="3801005"/>
            <wp:effectExtent l="0" t="0" r="8890" b="9525"/>
            <wp:docPr id="876521371"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521371" name="Obrázok 1" descr="Obrázok, na ktorom je text, snímka obrazovky, softvér, operačný systém&#10;&#10;Automaticky generovaný popis"/>
                    <pic:cNvPicPr/>
                  </pic:nvPicPr>
                  <pic:blipFill>
                    <a:blip r:embed="rId35"/>
                    <a:stretch>
                      <a:fillRect/>
                    </a:stretch>
                  </pic:blipFill>
                  <pic:spPr>
                    <a:xfrm>
                      <a:off x="0" y="0"/>
                      <a:ext cx="4658375" cy="3801005"/>
                    </a:xfrm>
                    <a:prstGeom prst="rect">
                      <a:avLst/>
                    </a:prstGeom>
                  </pic:spPr>
                </pic:pic>
              </a:graphicData>
            </a:graphic>
          </wp:inline>
        </w:drawing>
      </w:r>
    </w:p>
    <w:p w14:paraId="4FE1F2E2" w14:textId="7327E104" w:rsidR="008B417B" w:rsidRPr="003C4860" w:rsidRDefault="008B417B" w:rsidP="003C4860">
      <w:pPr>
        <w:spacing w:before="120" w:after="120"/>
        <w:ind w:firstLine="0"/>
        <w:jc w:val="center"/>
        <w:rPr>
          <w:i/>
          <w:iCs/>
        </w:rPr>
      </w:pPr>
      <w:r w:rsidRPr="00E8366F">
        <w:rPr>
          <w:i/>
          <w:iCs/>
        </w:rPr>
        <w:lastRenderedPageBreak/>
        <w:t xml:space="preserve">Obrázok </w:t>
      </w:r>
      <w:r w:rsidR="003C4860" w:rsidRPr="00E8366F">
        <w:rPr>
          <w:i/>
          <w:iCs/>
        </w:rPr>
        <w:t>17</w:t>
      </w:r>
      <w:r w:rsidRPr="00E8366F">
        <w:rPr>
          <w:i/>
          <w:iCs/>
        </w:rPr>
        <w:t xml:space="preserve"> Ukážka </w:t>
      </w:r>
      <w:proofErr w:type="spellStart"/>
      <w:r w:rsidRPr="00E8366F">
        <w:rPr>
          <w:i/>
          <w:iCs/>
        </w:rPr>
        <w:t>ListManagementActivity</w:t>
      </w:r>
      <w:proofErr w:type="spellEnd"/>
    </w:p>
    <w:p w14:paraId="3DF5BE79" w14:textId="5EB027C3" w:rsidR="002A1DE2" w:rsidRPr="002A1DE2" w:rsidRDefault="002A1DE2" w:rsidP="000861F6">
      <w:proofErr w:type="spellStart"/>
      <w:r w:rsidRPr="003C4860">
        <w:rPr>
          <w:b/>
          <w:bCs/>
        </w:rPr>
        <w:t>MyInvitationsActivity</w:t>
      </w:r>
      <w:proofErr w:type="spellEnd"/>
      <w:r w:rsidRPr="003C4860">
        <w:rPr>
          <w:b/>
          <w:bCs/>
        </w:rPr>
        <w:t xml:space="preserve"> </w:t>
      </w:r>
      <w:r w:rsidR="003037B5" w:rsidRPr="003037B5">
        <w:t>(obrázok 18)</w:t>
      </w:r>
      <w:r w:rsidR="003037B5">
        <w:rPr>
          <w:b/>
          <w:bCs/>
        </w:rPr>
        <w:t xml:space="preserve"> </w:t>
      </w:r>
      <w:r>
        <w:t xml:space="preserve">je aktivita zodpovedná za zobrazenie pozvánok, ktoré používateľ prijal. Po inicializácii používateľského rozhrania získa aktuálne pozvánky používateľa a zobrazí ich v zozname. Pre získanie pozvánok sa komunikuje s </w:t>
      </w:r>
      <w:proofErr w:type="spellStart"/>
      <w:r>
        <w:t>backendom</w:t>
      </w:r>
      <w:proofErr w:type="spellEnd"/>
      <w:r>
        <w:t>, kde sa na základe používateľovho ID získa zoznam pozvánok. Tieto pozvánky sa potom spracujú a zobrazia na obrazovke v zozname.</w:t>
      </w:r>
      <w:r w:rsidR="00E92089">
        <w:t xml:space="preserve"> </w:t>
      </w:r>
      <w:r>
        <w:t xml:space="preserve">Používateľ má možnosť prijať alebo odmietnuť pozvánky priamo z aktivity. Po vykonaní akcie na pozvánke sa zavolá metóda </w:t>
      </w:r>
      <w:proofErr w:type="spellStart"/>
      <w:r>
        <w:t>onInvitationAction</w:t>
      </w:r>
      <w:proofErr w:type="spellEnd"/>
      <w:r>
        <w:t>(), ktorá obnoví zoznam pozvánok, aby zobrazila aktuálny stav.</w:t>
      </w:r>
      <w:r w:rsidR="00E92089">
        <w:t xml:space="preserve"> </w:t>
      </w:r>
      <w:r>
        <w:t>Celkovo táto aktivita poskytuje používateľovi prehľad o všetkých pozvánkach, ktoré prijal, a umožňuje mu prijímať alebo odmietnuť tieto pozvánky priamo z aplikácie.</w:t>
      </w:r>
      <w:r w:rsidR="000861F6">
        <w:t xml:space="preserve"> K tejto aktivite bol vytvorený </w:t>
      </w:r>
      <w:proofErr w:type="spellStart"/>
      <w:r w:rsidR="000861F6">
        <w:t>MyInvitationsAdapter</w:t>
      </w:r>
      <w:proofErr w:type="spellEnd"/>
      <w:r w:rsidR="000861F6">
        <w:t xml:space="preserve">, ktorý slúži na zobrazenie zoznamu pozvánok. Každá položka v zozname obsahuje informácie o pozvánke, ako je e-mailová adresa a možnosti akceptovať alebo odstrániť pozvánku. Pri vytvorení zobrazenia pre každú položku adaptér overuje stav pozvánky a prispôsobuje zobrazenie podľa toho, či je pozvánka ešte neakceptovaná alebo už bola akceptovaná. V prípade neakceptovanej pozvánky umožňuje </w:t>
      </w:r>
      <w:r w:rsidR="00D82A8A">
        <w:t>po</w:t>
      </w:r>
      <w:r w:rsidR="000861F6">
        <w:t>užívateľovi akceptovať ju alebo odmietnuť. Akceptovanie alebo odmietnutie pozvánky spôsobuje odstránenie možnosti akceptovať a zobrazenie iba možnosti odstrániť. Pri odstránení pozvánky sa vykoná príslušná akcia na serveri a adaptér aktualizuje zoznam pozvánok podľa odpovede servera.</w:t>
      </w:r>
    </w:p>
    <w:p w14:paraId="23BD587A" w14:textId="4FB67F9A" w:rsidR="008808A7" w:rsidRPr="003037B5" w:rsidRDefault="00975D09" w:rsidP="003037B5">
      <w:pPr>
        <w:spacing w:before="120" w:after="120"/>
        <w:ind w:firstLine="0"/>
        <w:jc w:val="center"/>
        <w:rPr>
          <w:i/>
          <w:iCs/>
        </w:rPr>
      </w:pPr>
      <w:r w:rsidRPr="00975D09">
        <w:rPr>
          <w:noProof/>
        </w:rPr>
        <w:lastRenderedPageBreak/>
        <w:drawing>
          <wp:inline distT="0" distB="0" distL="0" distR="0" wp14:anchorId="0C1807B3" wp14:editId="737A5162">
            <wp:extent cx="5400040" cy="4473575"/>
            <wp:effectExtent l="0" t="0" r="0" b="3175"/>
            <wp:docPr id="382792460" name="Obrázok 1" descr="Obrázok, na ktorom je text, snímka obrazovky, softvér, operačný systé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792460" name="Obrázok 1" descr="Obrázok, na ktorom je text, snímka obrazovky, softvér, operačný systém&#10;&#10;Automaticky generovaný popis"/>
                    <pic:cNvPicPr/>
                  </pic:nvPicPr>
                  <pic:blipFill>
                    <a:blip r:embed="rId36"/>
                    <a:stretch>
                      <a:fillRect/>
                    </a:stretch>
                  </pic:blipFill>
                  <pic:spPr>
                    <a:xfrm>
                      <a:off x="0" y="0"/>
                      <a:ext cx="5400040" cy="4473575"/>
                    </a:xfrm>
                    <a:prstGeom prst="rect">
                      <a:avLst/>
                    </a:prstGeom>
                  </pic:spPr>
                </pic:pic>
              </a:graphicData>
            </a:graphic>
          </wp:inline>
        </w:drawing>
      </w:r>
      <w:r w:rsidR="008808A7" w:rsidRPr="008808A7">
        <w:t xml:space="preserve"> </w:t>
      </w:r>
      <w:r w:rsidR="008808A7" w:rsidRPr="003037B5">
        <w:rPr>
          <w:i/>
          <w:iCs/>
        </w:rPr>
        <w:t xml:space="preserve">Obrázok </w:t>
      </w:r>
      <w:r w:rsidR="003037B5" w:rsidRPr="003037B5">
        <w:rPr>
          <w:i/>
          <w:iCs/>
        </w:rPr>
        <w:t>18</w:t>
      </w:r>
      <w:r w:rsidR="008808A7" w:rsidRPr="003037B5">
        <w:rPr>
          <w:i/>
          <w:iCs/>
        </w:rPr>
        <w:t xml:space="preserve"> Ukážka </w:t>
      </w:r>
      <w:proofErr w:type="spellStart"/>
      <w:r w:rsidR="008808A7" w:rsidRPr="003037B5">
        <w:rPr>
          <w:i/>
          <w:iCs/>
        </w:rPr>
        <w:t>MyInvitationsActivity</w:t>
      </w:r>
      <w:proofErr w:type="spellEnd"/>
    </w:p>
    <w:p w14:paraId="68B0F509" w14:textId="31F80960" w:rsidR="00975D09" w:rsidRDefault="00975D09" w:rsidP="00281D5B">
      <w:pPr>
        <w:ind w:firstLine="0"/>
        <w:jc w:val="center"/>
      </w:pPr>
    </w:p>
    <w:p w14:paraId="31215362" w14:textId="37DD396B" w:rsidR="005A0B4C" w:rsidRDefault="00DA0E55" w:rsidP="003037B5">
      <w:r w:rsidRPr="003037B5">
        <w:rPr>
          <w:b/>
          <w:bCs/>
        </w:rPr>
        <w:t>Animácie</w:t>
      </w:r>
      <w:r w:rsidR="003037B5">
        <w:rPr>
          <w:b/>
          <w:bCs/>
        </w:rPr>
        <w:t xml:space="preserve"> </w:t>
      </w:r>
      <w:r w:rsidR="005A0B4C">
        <w:t xml:space="preserve">pri prechode medzi aktivitami aplikácie sú definované vo forme XML súborov, ktoré sú využité pri vytvorení alebo zrušení aktivity. Použitie je </w:t>
      </w:r>
      <w:proofErr w:type="spellStart"/>
      <w:r w:rsidR="005A0B4C">
        <w:t>overridom</w:t>
      </w:r>
      <w:proofErr w:type="spellEnd"/>
      <w:r w:rsidR="005A0B4C">
        <w:t xml:space="preserve"> met</w:t>
      </w:r>
      <w:r w:rsidR="00A85162">
        <w:t>ódy</w:t>
      </w:r>
      <w:r w:rsidR="005A0B4C">
        <w:t xml:space="preserve">  </w:t>
      </w:r>
      <w:proofErr w:type="spellStart"/>
      <w:r w:rsidR="005A0B4C">
        <w:t>onBackPressed</w:t>
      </w:r>
      <w:proofErr w:type="spellEnd"/>
      <w:r w:rsidR="005A0B4C">
        <w:t>() a</w:t>
      </w:r>
      <w:r w:rsidR="00A85162">
        <w:t> pri vytvorené novej aktivity:</w:t>
      </w:r>
    </w:p>
    <w:p w14:paraId="7F90EFAF" w14:textId="1B831252" w:rsidR="00A85162" w:rsidRPr="00C55495" w:rsidRDefault="00A85162" w:rsidP="00C55495">
      <w:pPr>
        <w:jc w:val="left"/>
        <w:rPr>
          <w:rFonts w:ascii="Gill Sans MT" w:hAnsi="Gill Sans MT"/>
          <w:sz w:val="20"/>
          <w:szCs w:val="20"/>
        </w:rPr>
      </w:pPr>
      <w:proofErr w:type="spellStart"/>
      <w:r w:rsidRPr="00C55495">
        <w:rPr>
          <w:rFonts w:ascii="Gill Sans MT" w:hAnsi="Gill Sans MT"/>
          <w:sz w:val="20"/>
          <w:szCs w:val="20"/>
        </w:rPr>
        <w:t>Intent</w:t>
      </w:r>
      <w:proofErr w:type="spellEnd"/>
      <w:r w:rsidRPr="00C55495">
        <w:rPr>
          <w:rFonts w:ascii="Gill Sans MT" w:hAnsi="Gill Sans MT"/>
          <w:sz w:val="20"/>
          <w:szCs w:val="20"/>
        </w:rPr>
        <w:t xml:space="preserve"> </w:t>
      </w:r>
      <w:proofErr w:type="spellStart"/>
      <w:r w:rsidRPr="00C55495">
        <w:rPr>
          <w:rFonts w:ascii="Gill Sans MT" w:hAnsi="Gill Sans MT"/>
          <w:sz w:val="20"/>
          <w:szCs w:val="20"/>
        </w:rPr>
        <w:t>intent</w:t>
      </w:r>
      <w:proofErr w:type="spellEnd"/>
      <w:r w:rsidRPr="00C55495">
        <w:rPr>
          <w:rFonts w:ascii="Gill Sans MT" w:hAnsi="Gill Sans MT"/>
          <w:sz w:val="20"/>
          <w:szCs w:val="20"/>
        </w:rPr>
        <w:t xml:space="preserve"> = </w:t>
      </w:r>
      <w:r w:rsidRPr="00C55495">
        <w:rPr>
          <w:rFonts w:ascii="Gill Sans MT" w:hAnsi="Gill Sans MT"/>
          <w:color w:val="CC7832"/>
          <w:sz w:val="20"/>
          <w:szCs w:val="20"/>
        </w:rPr>
        <w:t xml:space="preserve">new </w:t>
      </w:r>
      <w:proofErr w:type="spellStart"/>
      <w:r w:rsidRPr="00C55495">
        <w:rPr>
          <w:rFonts w:ascii="Gill Sans MT" w:hAnsi="Gill Sans MT"/>
          <w:sz w:val="20"/>
          <w:szCs w:val="20"/>
        </w:rPr>
        <w:t>Intent</w:t>
      </w:r>
      <w:proofErr w:type="spellEnd"/>
      <w:r w:rsidRPr="00C55495">
        <w:rPr>
          <w:rFonts w:ascii="Gill Sans MT" w:hAnsi="Gill Sans MT"/>
          <w:sz w:val="20"/>
          <w:szCs w:val="20"/>
        </w:rPr>
        <w:t>(</w:t>
      </w:r>
      <w:proofErr w:type="spellStart"/>
      <w:r w:rsidRPr="00C55495">
        <w:rPr>
          <w:rFonts w:ascii="Gill Sans MT" w:hAnsi="Gill Sans MT"/>
          <w:sz w:val="20"/>
          <w:szCs w:val="20"/>
        </w:rPr>
        <w:t>MainActivity.</w:t>
      </w:r>
      <w:r w:rsidRPr="00C55495">
        <w:rPr>
          <w:rFonts w:ascii="Gill Sans MT" w:hAnsi="Gill Sans MT"/>
          <w:color w:val="CC7832"/>
          <w:sz w:val="20"/>
          <w:szCs w:val="20"/>
        </w:rPr>
        <w:t>this</w:t>
      </w:r>
      <w:proofErr w:type="spellEnd"/>
      <w:r w:rsidRPr="00C55495">
        <w:rPr>
          <w:rFonts w:ascii="Gill Sans MT" w:hAnsi="Gill Sans MT"/>
          <w:color w:val="CC7832"/>
          <w:sz w:val="20"/>
          <w:szCs w:val="20"/>
        </w:rPr>
        <w:t xml:space="preserve">, </w:t>
      </w:r>
      <w:proofErr w:type="spellStart"/>
      <w:r w:rsidRPr="00C55495">
        <w:rPr>
          <w:rFonts w:ascii="Gill Sans MT" w:hAnsi="Gill Sans MT"/>
          <w:sz w:val="20"/>
          <w:szCs w:val="20"/>
        </w:rPr>
        <w:t>ProfileActivity.</w:t>
      </w:r>
      <w:r w:rsidRPr="00C55495">
        <w:rPr>
          <w:rFonts w:ascii="Gill Sans MT" w:hAnsi="Gill Sans MT"/>
          <w:color w:val="CC7832"/>
          <w:sz w:val="20"/>
          <w:szCs w:val="20"/>
        </w:rPr>
        <w:t>class</w:t>
      </w:r>
      <w:proofErr w:type="spellEnd"/>
      <w:r w:rsidRPr="00C55495">
        <w:rPr>
          <w:rFonts w:ascii="Gill Sans MT" w:hAnsi="Gill Sans MT"/>
          <w:sz w:val="20"/>
          <w:szCs w:val="20"/>
        </w:rPr>
        <w:t>)</w:t>
      </w:r>
      <w:r w:rsidRPr="00C55495">
        <w:rPr>
          <w:rFonts w:ascii="Gill Sans MT" w:hAnsi="Gill Sans MT"/>
          <w:color w:val="CC7832"/>
          <w:sz w:val="20"/>
          <w:szCs w:val="20"/>
        </w:rPr>
        <w:t>;</w:t>
      </w:r>
      <w:r w:rsidRPr="00C55495">
        <w:rPr>
          <w:rFonts w:ascii="Gill Sans MT" w:hAnsi="Gill Sans MT"/>
          <w:color w:val="CC7832"/>
          <w:sz w:val="20"/>
          <w:szCs w:val="20"/>
        </w:rPr>
        <w:br/>
      </w:r>
      <w:proofErr w:type="spellStart"/>
      <w:r w:rsidRPr="00C55495">
        <w:rPr>
          <w:rFonts w:ascii="Gill Sans MT" w:hAnsi="Gill Sans MT"/>
          <w:sz w:val="20"/>
          <w:szCs w:val="20"/>
        </w:rPr>
        <w:t>startActivity</w:t>
      </w:r>
      <w:proofErr w:type="spellEnd"/>
      <w:r w:rsidRPr="00C55495">
        <w:rPr>
          <w:rFonts w:ascii="Gill Sans MT" w:hAnsi="Gill Sans MT"/>
          <w:sz w:val="20"/>
          <w:szCs w:val="20"/>
        </w:rPr>
        <w:t>(</w:t>
      </w:r>
      <w:proofErr w:type="spellStart"/>
      <w:r w:rsidRPr="00C55495">
        <w:rPr>
          <w:rFonts w:ascii="Gill Sans MT" w:hAnsi="Gill Sans MT"/>
          <w:sz w:val="20"/>
          <w:szCs w:val="20"/>
        </w:rPr>
        <w:t>intent</w:t>
      </w:r>
      <w:proofErr w:type="spellEnd"/>
      <w:r w:rsidRPr="00C55495">
        <w:rPr>
          <w:rFonts w:ascii="Gill Sans MT" w:hAnsi="Gill Sans MT"/>
          <w:sz w:val="20"/>
          <w:szCs w:val="20"/>
        </w:rPr>
        <w:t>)</w:t>
      </w:r>
      <w:r w:rsidRPr="00C55495">
        <w:rPr>
          <w:rFonts w:ascii="Gill Sans MT" w:hAnsi="Gill Sans MT"/>
          <w:color w:val="CC7832"/>
          <w:sz w:val="20"/>
          <w:szCs w:val="20"/>
        </w:rPr>
        <w:t>;</w:t>
      </w:r>
      <w:r w:rsidRPr="00C55495">
        <w:rPr>
          <w:rFonts w:ascii="Gill Sans MT" w:hAnsi="Gill Sans MT"/>
          <w:color w:val="CC7832"/>
          <w:sz w:val="20"/>
          <w:szCs w:val="20"/>
        </w:rPr>
        <w:br/>
      </w:r>
      <w:proofErr w:type="spellStart"/>
      <w:r w:rsidRPr="00C55495">
        <w:rPr>
          <w:rFonts w:ascii="Gill Sans MT" w:hAnsi="Gill Sans MT"/>
          <w:sz w:val="20"/>
          <w:szCs w:val="20"/>
        </w:rPr>
        <w:t>overridePendingTransition</w:t>
      </w:r>
      <w:proofErr w:type="spellEnd"/>
      <w:r w:rsidRPr="00C55495">
        <w:rPr>
          <w:rFonts w:ascii="Gill Sans MT" w:hAnsi="Gill Sans MT"/>
          <w:sz w:val="20"/>
          <w:szCs w:val="20"/>
        </w:rPr>
        <w:t>(</w:t>
      </w:r>
      <w:proofErr w:type="spellStart"/>
      <w:r w:rsidRPr="00C55495">
        <w:rPr>
          <w:rFonts w:ascii="Gill Sans MT" w:hAnsi="Gill Sans MT"/>
          <w:sz w:val="20"/>
          <w:szCs w:val="20"/>
        </w:rPr>
        <w:t>R.anim.</w:t>
      </w:r>
      <w:r w:rsidRPr="00C55495">
        <w:rPr>
          <w:rFonts w:ascii="Gill Sans MT" w:hAnsi="Gill Sans MT"/>
          <w:i/>
          <w:iCs/>
          <w:color w:val="9876AA"/>
          <w:sz w:val="20"/>
          <w:szCs w:val="20"/>
        </w:rPr>
        <w:t>slide_in_right</w:t>
      </w:r>
      <w:proofErr w:type="spellEnd"/>
      <w:r w:rsidRPr="00C55495">
        <w:rPr>
          <w:rFonts w:ascii="Gill Sans MT" w:hAnsi="Gill Sans MT"/>
          <w:color w:val="CC7832"/>
          <w:sz w:val="20"/>
          <w:szCs w:val="20"/>
        </w:rPr>
        <w:t xml:space="preserve">, </w:t>
      </w:r>
      <w:proofErr w:type="spellStart"/>
      <w:r w:rsidRPr="00C55495">
        <w:rPr>
          <w:rFonts w:ascii="Gill Sans MT" w:hAnsi="Gill Sans MT"/>
          <w:sz w:val="20"/>
          <w:szCs w:val="20"/>
        </w:rPr>
        <w:t>R.anim.</w:t>
      </w:r>
      <w:r w:rsidRPr="00C55495">
        <w:rPr>
          <w:rFonts w:ascii="Gill Sans MT" w:hAnsi="Gill Sans MT"/>
          <w:i/>
          <w:iCs/>
          <w:color w:val="9876AA"/>
          <w:sz w:val="20"/>
          <w:szCs w:val="20"/>
        </w:rPr>
        <w:t>slide_out_left</w:t>
      </w:r>
      <w:proofErr w:type="spellEnd"/>
      <w:r w:rsidRPr="00C55495">
        <w:rPr>
          <w:rFonts w:ascii="Gill Sans MT" w:hAnsi="Gill Sans MT"/>
          <w:sz w:val="20"/>
          <w:szCs w:val="20"/>
        </w:rPr>
        <w:t>)</w:t>
      </w:r>
      <w:r w:rsidRPr="00C55495">
        <w:rPr>
          <w:rFonts w:ascii="Gill Sans MT" w:hAnsi="Gill Sans MT"/>
          <w:color w:val="CC7832"/>
          <w:sz w:val="20"/>
          <w:szCs w:val="20"/>
        </w:rPr>
        <w:t>;</w:t>
      </w:r>
    </w:p>
    <w:p w14:paraId="42DA7117" w14:textId="77777777" w:rsidR="00A85162" w:rsidRPr="00C55495" w:rsidRDefault="00A85162" w:rsidP="00C55495">
      <w:pPr>
        <w:jc w:val="left"/>
        <w:rPr>
          <w:rFonts w:ascii="Gill Sans MT" w:hAnsi="Gill Sans MT"/>
          <w:sz w:val="20"/>
          <w:szCs w:val="20"/>
          <w:lang w:val="en-US"/>
        </w:rPr>
      </w:pPr>
    </w:p>
    <w:p w14:paraId="68A4CA3D" w14:textId="77777777" w:rsidR="00A85162" w:rsidRPr="00C55495" w:rsidRDefault="00A85162" w:rsidP="00C55495">
      <w:pPr>
        <w:jc w:val="left"/>
        <w:rPr>
          <w:rFonts w:ascii="Gill Sans MT" w:hAnsi="Gill Sans MT"/>
          <w:sz w:val="20"/>
          <w:szCs w:val="20"/>
        </w:rPr>
      </w:pPr>
      <w:r w:rsidRPr="00C55495">
        <w:rPr>
          <w:rFonts w:ascii="Gill Sans MT" w:hAnsi="Gill Sans MT"/>
          <w:color w:val="BBB529"/>
          <w:sz w:val="20"/>
          <w:szCs w:val="20"/>
        </w:rPr>
        <w:t>@Override</w:t>
      </w:r>
      <w:r w:rsidRPr="00C55495">
        <w:rPr>
          <w:rFonts w:ascii="Gill Sans MT" w:hAnsi="Gill Sans MT"/>
          <w:color w:val="BBB529"/>
          <w:sz w:val="20"/>
          <w:szCs w:val="20"/>
        </w:rPr>
        <w:br/>
      </w:r>
      <w:proofErr w:type="spellStart"/>
      <w:r w:rsidRPr="00C55495">
        <w:rPr>
          <w:rFonts w:ascii="Gill Sans MT" w:hAnsi="Gill Sans MT"/>
          <w:color w:val="CC7832"/>
          <w:sz w:val="20"/>
          <w:szCs w:val="20"/>
        </w:rPr>
        <w:t>public</w:t>
      </w:r>
      <w:proofErr w:type="spellEnd"/>
      <w:r w:rsidRPr="00C55495">
        <w:rPr>
          <w:rFonts w:ascii="Gill Sans MT" w:hAnsi="Gill Sans MT"/>
          <w:color w:val="CC7832"/>
          <w:sz w:val="20"/>
          <w:szCs w:val="20"/>
        </w:rPr>
        <w:t xml:space="preserve"> </w:t>
      </w:r>
      <w:proofErr w:type="spellStart"/>
      <w:r w:rsidRPr="00C55495">
        <w:rPr>
          <w:rFonts w:ascii="Gill Sans MT" w:hAnsi="Gill Sans MT"/>
          <w:color w:val="CC7832"/>
          <w:sz w:val="20"/>
          <w:szCs w:val="20"/>
        </w:rPr>
        <w:t>void</w:t>
      </w:r>
      <w:proofErr w:type="spellEnd"/>
      <w:r w:rsidRPr="00C55495">
        <w:rPr>
          <w:rFonts w:ascii="Gill Sans MT" w:hAnsi="Gill Sans MT"/>
          <w:color w:val="CC7832"/>
          <w:sz w:val="20"/>
          <w:szCs w:val="20"/>
        </w:rPr>
        <w:t xml:space="preserve"> </w:t>
      </w:r>
      <w:proofErr w:type="spellStart"/>
      <w:r w:rsidRPr="00C55495">
        <w:rPr>
          <w:rFonts w:ascii="Gill Sans MT" w:hAnsi="Gill Sans MT"/>
          <w:color w:val="FFC66D"/>
          <w:sz w:val="20"/>
          <w:szCs w:val="20"/>
        </w:rPr>
        <w:t>onBackPressed</w:t>
      </w:r>
      <w:proofErr w:type="spellEnd"/>
      <w:r w:rsidRPr="00C55495">
        <w:rPr>
          <w:rFonts w:ascii="Gill Sans MT" w:hAnsi="Gill Sans MT"/>
          <w:sz w:val="20"/>
          <w:szCs w:val="20"/>
        </w:rPr>
        <w:t>() {</w:t>
      </w:r>
      <w:r w:rsidRPr="00C55495">
        <w:rPr>
          <w:rFonts w:ascii="Gill Sans MT" w:hAnsi="Gill Sans MT"/>
          <w:sz w:val="20"/>
          <w:szCs w:val="20"/>
        </w:rPr>
        <w:br/>
        <w:t xml:space="preserve">    </w:t>
      </w:r>
      <w:proofErr w:type="spellStart"/>
      <w:r w:rsidRPr="00C55495">
        <w:rPr>
          <w:rFonts w:ascii="Gill Sans MT" w:hAnsi="Gill Sans MT"/>
          <w:color w:val="CC7832"/>
          <w:sz w:val="20"/>
          <w:szCs w:val="20"/>
        </w:rPr>
        <w:t>super</w:t>
      </w:r>
      <w:r w:rsidRPr="00C55495">
        <w:rPr>
          <w:rFonts w:ascii="Gill Sans MT" w:hAnsi="Gill Sans MT"/>
          <w:sz w:val="20"/>
          <w:szCs w:val="20"/>
        </w:rPr>
        <w:t>.onBackPressed</w:t>
      </w:r>
      <w:proofErr w:type="spellEnd"/>
      <w:r w:rsidRPr="00C55495">
        <w:rPr>
          <w:rFonts w:ascii="Gill Sans MT" w:hAnsi="Gill Sans MT"/>
          <w:sz w:val="20"/>
          <w:szCs w:val="20"/>
        </w:rPr>
        <w:t>()</w:t>
      </w:r>
      <w:r w:rsidRPr="00C55495">
        <w:rPr>
          <w:rFonts w:ascii="Gill Sans MT" w:hAnsi="Gill Sans MT"/>
          <w:color w:val="CC7832"/>
          <w:sz w:val="20"/>
          <w:szCs w:val="20"/>
        </w:rPr>
        <w:t>;</w:t>
      </w:r>
      <w:r w:rsidRPr="00C55495">
        <w:rPr>
          <w:rFonts w:ascii="Gill Sans MT" w:hAnsi="Gill Sans MT"/>
          <w:color w:val="CC7832"/>
          <w:sz w:val="20"/>
          <w:szCs w:val="20"/>
        </w:rPr>
        <w:br/>
        <w:t xml:space="preserve">    </w:t>
      </w:r>
      <w:proofErr w:type="spellStart"/>
      <w:r w:rsidRPr="00C55495">
        <w:rPr>
          <w:rFonts w:ascii="Gill Sans MT" w:hAnsi="Gill Sans MT"/>
          <w:sz w:val="20"/>
          <w:szCs w:val="20"/>
        </w:rPr>
        <w:t>overridePendingTransition</w:t>
      </w:r>
      <w:proofErr w:type="spellEnd"/>
      <w:r w:rsidRPr="00C55495">
        <w:rPr>
          <w:rFonts w:ascii="Gill Sans MT" w:hAnsi="Gill Sans MT"/>
          <w:sz w:val="20"/>
          <w:szCs w:val="20"/>
        </w:rPr>
        <w:t>(</w:t>
      </w:r>
      <w:proofErr w:type="spellStart"/>
      <w:r w:rsidRPr="00C55495">
        <w:rPr>
          <w:rFonts w:ascii="Gill Sans MT" w:hAnsi="Gill Sans MT"/>
          <w:sz w:val="20"/>
          <w:szCs w:val="20"/>
        </w:rPr>
        <w:t>R.anim.</w:t>
      </w:r>
      <w:r w:rsidRPr="00C55495">
        <w:rPr>
          <w:rFonts w:ascii="Gill Sans MT" w:hAnsi="Gill Sans MT"/>
          <w:i/>
          <w:iCs/>
          <w:color w:val="9876AA"/>
          <w:sz w:val="20"/>
          <w:szCs w:val="20"/>
        </w:rPr>
        <w:t>slide_in_left</w:t>
      </w:r>
      <w:proofErr w:type="spellEnd"/>
      <w:r w:rsidRPr="00C55495">
        <w:rPr>
          <w:rFonts w:ascii="Gill Sans MT" w:hAnsi="Gill Sans MT"/>
          <w:color w:val="CC7832"/>
          <w:sz w:val="20"/>
          <w:szCs w:val="20"/>
        </w:rPr>
        <w:t xml:space="preserve">, </w:t>
      </w:r>
      <w:proofErr w:type="spellStart"/>
      <w:r w:rsidRPr="00C55495">
        <w:rPr>
          <w:rFonts w:ascii="Gill Sans MT" w:hAnsi="Gill Sans MT"/>
          <w:sz w:val="20"/>
          <w:szCs w:val="20"/>
        </w:rPr>
        <w:t>R.anim.</w:t>
      </w:r>
      <w:r w:rsidRPr="00C55495">
        <w:rPr>
          <w:rFonts w:ascii="Gill Sans MT" w:hAnsi="Gill Sans MT"/>
          <w:i/>
          <w:iCs/>
          <w:color w:val="9876AA"/>
          <w:sz w:val="20"/>
          <w:szCs w:val="20"/>
        </w:rPr>
        <w:t>slide_out_right</w:t>
      </w:r>
      <w:proofErr w:type="spellEnd"/>
      <w:r w:rsidRPr="00C55495">
        <w:rPr>
          <w:rFonts w:ascii="Gill Sans MT" w:hAnsi="Gill Sans MT"/>
          <w:sz w:val="20"/>
          <w:szCs w:val="20"/>
        </w:rPr>
        <w:t>)</w:t>
      </w:r>
      <w:r w:rsidRPr="00C55495">
        <w:rPr>
          <w:rFonts w:ascii="Gill Sans MT" w:hAnsi="Gill Sans MT"/>
          <w:color w:val="CC7832"/>
          <w:sz w:val="20"/>
          <w:szCs w:val="20"/>
        </w:rPr>
        <w:t>;</w:t>
      </w:r>
      <w:r w:rsidRPr="00C55495">
        <w:rPr>
          <w:rFonts w:ascii="Gill Sans MT" w:hAnsi="Gill Sans MT"/>
          <w:color w:val="CC7832"/>
          <w:sz w:val="20"/>
          <w:szCs w:val="20"/>
        </w:rPr>
        <w:br/>
      </w:r>
      <w:r w:rsidRPr="00C55495">
        <w:rPr>
          <w:rFonts w:ascii="Gill Sans MT" w:hAnsi="Gill Sans MT"/>
          <w:sz w:val="20"/>
          <w:szCs w:val="20"/>
        </w:rPr>
        <w:t>}</w:t>
      </w:r>
    </w:p>
    <w:p w14:paraId="2CBDB11A" w14:textId="77777777" w:rsidR="007D086C" w:rsidRDefault="007D086C" w:rsidP="00DA0E55">
      <w:pPr>
        <w:ind w:firstLine="675"/>
        <w:rPr>
          <w:b/>
          <w:bCs/>
        </w:rPr>
      </w:pPr>
    </w:p>
    <w:p w14:paraId="5A4486DA" w14:textId="0D150125" w:rsidR="007D086C" w:rsidRDefault="007D086C" w:rsidP="007D086C">
      <w:pPr>
        <w:pStyle w:val="Nadpis3"/>
      </w:pPr>
      <w:r>
        <w:lastRenderedPageBreak/>
        <w:t xml:space="preserve">4.1.4 Ostatné </w:t>
      </w:r>
      <w:r w:rsidR="00B8403F">
        <w:t>implementačné detaily</w:t>
      </w:r>
    </w:p>
    <w:p w14:paraId="04FF771C" w14:textId="09D20CDF" w:rsidR="00DA0E55" w:rsidRPr="003037B5" w:rsidRDefault="00776201" w:rsidP="00DA0E55">
      <w:pPr>
        <w:ind w:firstLine="675"/>
      </w:pPr>
      <w:r w:rsidRPr="003037B5">
        <w:rPr>
          <w:b/>
          <w:bCs/>
        </w:rPr>
        <w:t>Preklady</w:t>
      </w:r>
      <w:r w:rsidR="003037B5">
        <w:rPr>
          <w:b/>
          <w:bCs/>
        </w:rPr>
        <w:t xml:space="preserve">: </w:t>
      </w:r>
      <w:r w:rsidR="00DA0E55" w:rsidRPr="003037B5">
        <w:t xml:space="preserve">Strings.xml v Android aplikáciách slúži na centralizované uchovávanie textových hodnôt a reťazcov, ktoré sa používajú v aplikácii. Jeho hlavnou úlohou je zjednodušiť údržbu, lokalizáciu a </w:t>
      </w:r>
      <w:proofErr w:type="spellStart"/>
      <w:r w:rsidR="00DA0E55" w:rsidRPr="003037B5">
        <w:t>referencovateľnosť</w:t>
      </w:r>
      <w:proofErr w:type="spellEnd"/>
      <w:r w:rsidR="00DA0E55" w:rsidRPr="003037B5">
        <w:t xml:space="preserve"> textových hodnôt v aplikácii. Centralizované uchovávanie textových hodnôt znamená, že všetky textové hodnoty sú uložené v súbore string.xml, čo umožňuje ich jednoduchú správu na jednom mieste. Taktiež umožňuje zoskupovanie textových reťazcov do jedného súboru, čo uľahčuje zmenu, aktualizáciu a údržbu aplikácie. Strings.xml tiež podporuje lokalizáciu aplikácie pre rôzne jazyky a regionálne nastavenia. Pre každý jazyk alebo regionálnu variantu sa môže vytvoriť samostatný súbor string.xml s príslušnými lokalizovanými textovými hodnotami. V kóde aplikácie sa na textové reťazce odkazuje pomocou identifikátorov definovaných v string.xml. Tento prístup zvyšuje čitateľnosť kódu a znižuje riziko chýb pri zmene textových hodnôt.</w:t>
      </w:r>
      <w:r w:rsidRPr="003037B5">
        <w:t xml:space="preserve"> </w:t>
      </w:r>
      <w:r w:rsidR="003037B5" w:rsidRPr="003037B5">
        <w:t>Aktuálne</w:t>
      </w:r>
      <w:r w:rsidRPr="003037B5">
        <w:t xml:space="preserve"> je aplikácia preložená len do anglického jazyka, avšak táto implementácia umožňuje ľahké doplnenie ostatných jazykov.</w:t>
      </w:r>
    </w:p>
    <w:p w14:paraId="20F1E05B" w14:textId="71719179" w:rsidR="00975D09" w:rsidRDefault="00975D09" w:rsidP="003037B5">
      <w:pPr>
        <w:ind w:firstLine="675"/>
        <w:rPr>
          <w:lang w:val="en-US"/>
        </w:rPr>
      </w:pPr>
      <w:r w:rsidRPr="003037B5">
        <w:rPr>
          <w:b/>
          <w:bCs/>
        </w:rPr>
        <w:t>Ikonky</w:t>
      </w:r>
      <w:r w:rsidR="003037B5">
        <w:rPr>
          <w:b/>
          <w:bCs/>
        </w:rPr>
        <w:t xml:space="preserve">: </w:t>
      </w:r>
      <w:r>
        <w:rPr>
          <w:lang w:val="en-US"/>
        </w:rPr>
        <w:t xml:space="preserve">Pre </w:t>
      </w:r>
      <w:proofErr w:type="spellStart"/>
      <w:r>
        <w:rPr>
          <w:lang w:val="en-US"/>
        </w:rPr>
        <w:t>funkciu</w:t>
      </w:r>
      <w:proofErr w:type="spellEnd"/>
      <w:r>
        <w:rPr>
          <w:lang w:val="en-US"/>
        </w:rPr>
        <w:t xml:space="preserve"> </w:t>
      </w:r>
      <w:proofErr w:type="spellStart"/>
      <w:r>
        <w:rPr>
          <w:lang w:val="en-US"/>
        </w:rPr>
        <w:t>ikoniek</w:t>
      </w:r>
      <w:proofErr w:type="spellEnd"/>
      <w:r>
        <w:rPr>
          <w:lang w:val="en-US"/>
        </w:rPr>
        <w:t xml:space="preserve"> </w:t>
      </w:r>
      <w:proofErr w:type="spellStart"/>
      <w:r>
        <w:rPr>
          <w:lang w:val="en-US"/>
        </w:rPr>
        <w:t>boli</w:t>
      </w:r>
      <w:proofErr w:type="spellEnd"/>
      <w:r>
        <w:rPr>
          <w:lang w:val="en-US"/>
        </w:rPr>
        <w:t xml:space="preserve"> </w:t>
      </w:r>
      <w:proofErr w:type="spellStart"/>
      <w:r>
        <w:rPr>
          <w:lang w:val="en-US"/>
        </w:rPr>
        <w:t>využite</w:t>
      </w:r>
      <w:proofErr w:type="spellEnd"/>
      <w:r>
        <w:rPr>
          <w:lang w:val="en-US"/>
        </w:rPr>
        <w:t xml:space="preserve"> </w:t>
      </w:r>
      <w:proofErr w:type="spellStart"/>
      <w:r>
        <w:rPr>
          <w:lang w:val="en-US"/>
        </w:rPr>
        <w:t>preddefinované</w:t>
      </w:r>
      <w:proofErr w:type="spellEnd"/>
      <w:r>
        <w:rPr>
          <w:lang w:val="en-US"/>
        </w:rPr>
        <w:t xml:space="preserve"> </w:t>
      </w:r>
      <w:proofErr w:type="spellStart"/>
      <w:r>
        <w:rPr>
          <w:lang w:val="en-US"/>
        </w:rPr>
        <w:t>inkonky</w:t>
      </w:r>
      <w:proofErr w:type="spellEnd"/>
      <w:r>
        <w:rPr>
          <w:lang w:val="en-US"/>
        </w:rPr>
        <w:t xml:space="preserve"> z </w:t>
      </w:r>
      <w:proofErr w:type="spellStart"/>
      <w:r>
        <w:rPr>
          <w:lang w:val="en-US"/>
        </w:rPr>
        <w:t>ponuky</w:t>
      </w:r>
      <w:proofErr w:type="spellEnd"/>
      <w:r>
        <w:rPr>
          <w:lang w:val="en-US"/>
        </w:rPr>
        <w:t xml:space="preserve">  </w:t>
      </w:r>
      <w:proofErr w:type="spellStart"/>
      <w:r>
        <w:rPr>
          <w:lang w:val="en-US"/>
        </w:rPr>
        <w:t>vývojového</w:t>
      </w:r>
      <w:proofErr w:type="spellEnd"/>
      <w:r>
        <w:rPr>
          <w:lang w:val="en-US"/>
        </w:rPr>
        <w:t xml:space="preserve"> </w:t>
      </w:r>
      <w:proofErr w:type="spellStart"/>
      <w:r>
        <w:rPr>
          <w:lang w:val="en-US"/>
        </w:rPr>
        <w:t>prostredia</w:t>
      </w:r>
      <w:proofErr w:type="spellEnd"/>
      <w:r>
        <w:rPr>
          <w:lang w:val="en-US"/>
        </w:rPr>
        <w:t xml:space="preserve">  Android Studio.</w:t>
      </w:r>
    </w:p>
    <w:p w14:paraId="1BB3E773" w14:textId="431F8310" w:rsidR="00690A0E" w:rsidRDefault="00690A0E" w:rsidP="003037B5">
      <w:pPr>
        <w:ind w:firstLine="675"/>
      </w:pPr>
      <w:proofErr w:type="spellStart"/>
      <w:r w:rsidRPr="003037B5">
        <w:rPr>
          <w:b/>
          <w:bCs/>
          <w:lang w:val="en-US"/>
        </w:rPr>
        <w:t>Pr</w:t>
      </w:r>
      <w:r w:rsidRPr="003037B5">
        <w:rPr>
          <w:b/>
          <w:bCs/>
        </w:rPr>
        <w:t>áva</w:t>
      </w:r>
      <w:proofErr w:type="spellEnd"/>
      <w:r w:rsidRPr="003037B5">
        <w:rPr>
          <w:b/>
          <w:bCs/>
        </w:rPr>
        <w:t xml:space="preserve"> aplikácie</w:t>
      </w:r>
      <w:r w:rsidR="003037B5">
        <w:rPr>
          <w:b/>
          <w:bCs/>
        </w:rPr>
        <w:t xml:space="preserve">: </w:t>
      </w:r>
      <w:r>
        <w:t>Pre správne fungovanie aplikácie je vyžadovaný prístup na internet. V XML súbore „manifest.xml“ je to definované takto:</w:t>
      </w:r>
    </w:p>
    <w:p w14:paraId="61AA9A65" w14:textId="3933DD46" w:rsidR="00690A0E" w:rsidRPr="00C55495" w:rsidRDefault="00690A0E" w:rsidP="00C55495">
      <w:pPr>
        <w:jc w:val="left"/>
        <w:rPr>
          <w:rFonts w:ascii="Gill Sans MT" w:hAnsi="Gill Sans MT"/>
          <w:color w:val="A9B7C6"/>
          <w:sz w:val="20"/>
          <w:szCs w:val="20"/>
        </w:rPr>
      </w:pPr>
      <w:r w:rsidRPr="00C55495">
        <w:rPr>
          <w:rFonts w:ascii="Gill Sans MT" w:hAnsi="Gill Sans MT"/>
          <w:color w:val="E8BF6A"/>
          <w:sz w:val="20"/>
          <w:szCs w:val="20"/>
        </w:rPr>
        <w:t>&lt;</w:t>
      </w:r>
      <w:proofErr w:type="spellStart"/>
      <w:r w:rsidRPr="00C55495">
        <w:rPr>
          <w:rFonts w:ascii="Gill Sans MT" w:hAnsi="Gill Sans MT"/>
          <w:color w:val="E8BF6A"/>
          <w:sz w:val="20"/>
          <w:szCs w:val="20"/>
        </w:rPr>
        <w:t>uses-permission</w:t>
      </w:r>
      <w:proofErr w:type="spellEnd"/>
      <w:r w:rsidRPr="00C55495">
        <w:rPr>
          <w:rFonts w:ascii="Gill Sans MT" w:hAnsi="Gill Sans MT"/>
          <w:color w:val="E8BF6A"/>
          <w:sz w:val="20"/>
          <w:szCs w:val="20"/>
        </w:rPr>
        <w:t xml:space="preserve"> </w:t>
      </w:r>
      <w:proofErr w:type="spellStart"/>
      <w:r w:rsidRPr="00C55495">
        <w:rPr>
          <w:rFonts w:ascii="Gill Sans MT" w:hAnsi="Gill Sans MT"/>
          <w:color w:val="9876AA"/>
          <w:sz w:val="20"/>
          <w:szCs w:val="20"/>
        </w:rPr>
        <w:t>android</w:t>
      </w:r>
      <w:r w:rsidRPr="00C55495">
        <w:rPr>
          <w:rFonts w:ascii="Gill Sans MT" w:hAnsi="Gill Sans MT"/>
          <w:color w:val="BABABA"/>
          <w:sz w:val="20"/>
          <w:szCs w:val="20"/>
        </w:rPr>
        <w:t>:name</w:t>
      </w:r>
      <w:proofErr w:type="spellEnd"/>
      <w:r w:rsidRPr="00C55495">
        <w:rPr>
          <w:rFonts w:ascii="Gill Sans MT" w:hAnsi="Gill Sans MT"/>
          <w:sz w:val="20"/>
          <w:szCs w:val="20"/>
        </w:rPr>
        <w:t>="</w:t>
      </w:r>
      <w:proofErr w:type="spellStart"/>
      <w:r w:rsidRPr="00C55495">
        <w:rPr>
          <w:rFonts w:ascii="Gill Sans MT" w:hAnsi="Gill Sans MT"/>
          <w:sz w:val="20"/>
          <w:szCs w:val="20"/>
        </w:rPr>
        <w:t>android.permission.INTERNET</w:t>
      </w:r>
      <w:proofErr w:type="spellEnd"/>
      <w:r w:rsidRPr="00C55495">
        <w:rPr>
          <w:rFonts w:ascii="Gill Sans MT" w:hAnsi="Gill Sans MT"/>
          <w:sz w:val="20"/>
          <w:szCs w:val="20"/>
        </w:rPr>
        <w:t xml:space="preserve">" </w:t>
      </w:r>
      <w:r w:rsidRPr="00C55495">
        <w:rPr>
          <w:rFonts w:ascii="Gill Sans MT" w:hAnsi="Gill Sans MT"/>
          <w:color w:val="E8BF6A"/>
          <w:sz w:val="20"/>
          <w:szCs w:val="20"/>
        </w:rPr>
        <w:t>/&gt;</w:t>
      </w:r>
    </w:p>
    <w:p w14:paraId="6C79A71B" w14:textId="6A6ED38C" w:rsidR="00143477" w:rsidRDefault="00143477" w:rsidP="003037B5">
      <w:proofErr w:type="spellStart"/>
      <w:r w:rsidRPr="003037B5">
        <w:rPr>
          <w:b/>
          <w:bCs/>
        </w:rPr>
        <w:t>Error</w:t>
      </w:r>
      <w:proofErr w:type="spellEnd"/>
      <w:r w:rsidRPr="003037B5">
        <w:rPr>
          <w:b/>
          <w:bCs/>
        </w:rPr>
        <w:t xml:space="preserve"> </w:t>
      </w:r>
      <w:proofErr w:type="spellStart"/>
      <w:r w:rsidRPr="003037B5">
        <w:rPr>
          <w:b/>
          <w:bCs/>
        </w:rPr>
        <w:t>handling</w:t>
      </w:r>
      <w:proofErr w:type="spellEnd"/>
      <w:r w:rsidR="003037B5" w:rsidRPr="003037B5">
        <w:rPr>
          <w:b/>
          <w:bCs/>
        </w:rPr>
        <w:t>: V</w:t>
      </w:r>
      <w:r w:rsidRPr="003037B5">
        <w:t> pr</w:t>
      </w:r>
      <w:r>
        <w:t xml:space="preserve">ípade, že je ktorýkoľvek </w:t>
      </w:r>
      <w:proofErr w:type="spellStart"/>
      <w:r>
        <w:t>request</w:t>
      </w:r>
      <w:proofErr w:type="spellEnd"/>
      <w:r>
        <w:t xml:space="preserve"> neúspešný je zalogovaná daná chyba do logov aplikácie. Pokiaľ sa jedná o nesprávne údaje od používateľa napríklad pri prihlásení, vyskočí používateľovi zodpovedajúca správa. Pokiaľ sa však jedná o chybu v aplikácii napríklad kvôli prístupu na internet, vyskočí nová chybová aktivita „</w:t>
      </w:r>
      <w:proofErr w:type="spellStart"/>
      <w:r>
        <w:t>ErrorActivity</w:t>
      </w:r>
      <w:proofErr w:type="spellEnd"/>
      <w:r>
        <w:t>“</w:t>
      </w:r>
      <w:r w:rsidR="009D6BF4">
        <w:t>, ktorá naviguje na hlavnú aktivitu aplikácie</w:t>
      </w:r>
      <w:r w:rsidR="003037B5">
        <w:t xml:space="preserve"> (obrázok 19)</w:t>
      </w:r>
      <w:r>
        <w:t>.</w:t>
      </w:r>
    </w:p>
    <w:p w14:paraId="4DA65631" w14:textId="190F7614" w:rsidR="00BD326C" w:rsidRPr="00BD326C" w:rsidRDefault="00BD326C" w:rsidP="00BD326C">
      <w:pPr>
        <w:ind w:firstLine="0"/>
      </w:pPr>
      <w:r w:rsidRPr="00BD326C">
        <w:t xml:space="preserve">Ukážka princípu spracovávania </w:t>
      </w:r>
      <w:proofErr w:type="spellStart"/>
      <w:r w:rsidRPr="00BD326C">
        <w:t>requestov</w:t>
      </w:r>
      <w:proofErr w:type="spellEnd"/>
      <w:r w:rsidRPr="00BD326C">
        <w:t xml:space="preserve"> je na obrázku 20.</w:t>
      </w:r>
    </w:p>
    <w:p w14:paraId="069CEFC0" w14:textId="77777777" w:rsidR="00BD326C" w:rsidRPr="00143477" w:rsidRDefault="00BD326C" w:rsidP="003037B5"/>
    <w:p w14:paraId="1771B8CD" w14:textId="77777777" w:rsidR="00D77284" w:rsidRDefault="00143477" w:rsidP="00690A0E">
      <w:pPr>
        <w:ind w:firstLine="0"/>
        <w:rPr>
          <w:lang w:val="en-US"/>
        </w:rPr>
      </w:pPr>
      <w:r w:rsidRPr="00143477">
        <w:rPr>
          <w:noProof/>
          <w:lang w:val="en-US"/>
        </w:rPr>
        <w:lastRenderedPageBreak/>
        <w:drawing>
          <wp:inline distT="0" distB="0" distL="0" distR="0" wp14:anchorId="0BB47521" wp14:editId="361C0344">
            <wp:extent cx="4953000" cy="4134683"/>
            <wp:effectExtent l="0" t="0" r="0" b="0"/>
            <wp:docPr id="665248265" name="Obrázok 1" descr="Obrázok, na ktorom je text, snímka obrazovky, štvorec,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265" name="Obrázok 1" descr="Obrázok, na ktorom je text, snímka obrazovky, štvorec, dizajn&#10;&#10;Automaticky generovaný popis"/>
                    <pic:cNvPicPr/>
                  </pic:nvPicPr>
                  <pic:blipFill>
                    <a:blip r:embed="rId37"/>
                    <a:stretch>
                      <a:fillRect/>
                    </a:stretch>
                  </pic:blipFill>
                  <pic:spPr>
                    <a:xfrm>
                      <a:off x="0" y="0"/>
                      <a:ext cx="4959713" cy="4140287"/>
                    </a:xfrm>
                    <a:prstGeom prst="rect">
                      <a:avLst/>
                    </a:prstGeom>
                  </pic:spPr>
                </pic:pic>
              </a:graphicData>
            </a:graphic>
          </wp:inline>
        </w:drawing>
      </w:r>
    </w:p>
    <w:p w14:paraId="1F0624E9" w14:textId="2C589DD5" w:rsidR="00D77284" w:rsidRDefault="00D77284" w:rsidP="00D77284">
      <w:pPr>
        <w:ind w:firstLine="0"/>
        <w:jc w:val="center"/>
        <w:rPr>
          <w:i/>
          <w:iCs/>
        </w:rPr>
      </w:pPr>
      <w:r w:rsidRPr="00F00774">
        <w:rPr>
          <w:i/>
          <w:iCs/>
        </w:rPr>
        <w:t xml:space="preserve">Obrázok </w:t>
      </w:r>
      <w:r w:rsidR="003037B5" w:rsidRPr="00F00774">
        <w:rPr>
          <w:i/>
          <w:iCs/>
        </w:rPr>
        <w:t>19</w:t>
      </w:r>
      <w:r w:rsidRPr="00F00774">
        <w:rPr>
          <w:i/>
          <w:iCs/>
        </w:rPr>
        <w:t xml:space="preserve"> Ukážka </w:t>
      </w:r>
      <w:proofErr w:type="spellStart"/>
      <w:r w:rsidRPr="00F00774">
        <w:rPr>
          <w:i/>
          <w:iCs/>
        </w:rPr>
        <w:t>ErrorActivity</w:t>
      </w:r>
      <w:proofErr w:type="spellEnd"/>
    </w:p>
    <w:p w14:paraId="1A3B6BB6" w14:textId="77777777" w:rsidR="00BD326C" w:rsidRPr="00BD326C" w:rsidRDefault="00BD326C" w:rsidP="00D77284">
      <w:pPr>
        <w:ind w:firstLine="0"/>
        <w:jc w:val="center"/>
        <w:rPr>
          <w:i/>
          <w:iCs/>
        </w:rPr>
      </w:pPr>
    </w:p>
    <w:p w14:paraId="0D9238DD" w14:textId="49D5872A" w:rsidR="009D6BF4" w:rsidRDefault="009D6BF4" w:rsidP="009D6BF4">
      <w:pPr>
        <w:pStyle w:val="PredformtovanHTML"/>
        <w:shd w:val="clear" w:color="auto" w:fill="2B2B2B"/>
        <w:rPr>
          <w:color w:val="A9B7C6"/>
        </w:rPr>
      </w:pPr>
      <w:r>
        <w:rPr>
          <w:color w:val="A9B7C6"/>
        </w:rPr>
        <w:t>NetworkManager.</w:t>
      </w:r>
      <w:r>
        <w:rPr>
          <w:i/>
          <w:iCs/>
          <w:color w:val="A9B7C6"/>
        </w:rPr>
        <w:t>performGetRequest</w:t>
      </w:r>
      <w:r>
        <w:rPr>
          <w:color w:val="A9B7C6"/>
        </w:rPr>
        <w:t>(Endpoints.</w:t>
      </w:r>
      <w:r>
        <w:rPr>
          <w:i/>
          <w:iCs/>
          <w:color w:val="9876AA"/>
        </w:rPr>
        <w:t>GET_LISTS</w:t>
      </w:r>
      <w:r>
        <w:rPr>
          <w:color w:val="A9B7C6"/>
        </w:rPr>
        <w:t>.getEndpoint()</w:t>
      </w:r>
      <w:r>
        <w:rPr>
          <w:color w:val="CC7832"/>
        </w:rPr>
        <w:t xml:space="preserve">, </w:t>
      </w:r>
      <w:proofErr w:type="spellStart"/>
      <w:r>
        <w:rPr>
          <w:color w:val="A9B7C6"/>
        </w:rPr>
        <w:t>queryParams</w:t>
      </w:r>
      <w:proofErr w:type="spellEnd"/>
      <w:r>
        <w:rPr>
          <w:color w:val="CC7832"/>
        </w:rPr>
        <w:t xml:space="preserve">, new </w:t>
      </w:r>
      <w:proofErr w:type="spellStart"/>
      <w:r>
        <w:rPr>
          <w:color w:val="A9B7C6"/>
        </w:rPr>
        <w:t>NetworkManager.ResultCallback</w:t>
      </w:r>
      <w:proofErr w:type="spellEnd"/>
      <w:r>
        <w:rPr>
          <w:color w:val="A9B7C6"/>
        </w:rPr>
        <w:t>() {</w:t>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onSuccess</w:t>
      </w:r>
      <w:proofErr w:type="spellEnd"/>
      <w:r>
        <w:rPr>
          <w:color w:val="A9B7C6"/>
        </w:rPr>
        <w:t>(String result) {</w:t>
      </w:r>
      <w:r>
        <w:rPr>
          <w:color w:val="A9B7C6"/>
        </w:rPr>
        <w:br/>
        <w:t xml:space="preserve">        </w:t>
      </w:r>
      <w:proofErr w:type="spellStart"/>
      <w:r>
        <w:rPr>
          <w:color w:val="A9B7C6"/>
        </w:rPr>
        <w:t>runOnUiThread</w:t>
      </w:r>
      <w:proofErr w:type="spellEnd"/>
      <w:r>
        <w:rPr>
          <w:color w:val="A9B7C6"/>
        </w:rPr>
        <w:t>(() -&gt; {</w:t>
      </w:r>
      <w:r>
        <w:rPr>
          <w:color w:val="A9B7C6"/>
        </w:rPr>
        <w:br/>
        <w:t xml:space="preserve">            </w:t>
      </w:r>
      <w:r>
        <w:rPr>
          <w:color w:val="CC7832"/>
        </w:rPr>
        <w:t xml:space="preserve">try </w:t>
      </w:r>
      <w:r>
        <w:rPr>
          <w:color w:val="A9B7C6"/>
        </w:rPr>
        <w:t>{</w:t>
      </w:r>
      <w:r>
        <w:rPr>
          <w:color w:val="A9B7C6"/>
        </w:rPr>
        <w:br/>
        <w:t xml:space="preserve">            </w:t>
      </w:r>
      <w:r>
        <w:rPr>
          <w:color w:val="A9B7C6"/>
        </w:rPr>
        <w:tab/>
      </w:r>
      <w:r>
        <w:rPr>
          <w:color w:val="CC7832"/>
        </w:rPr>
        <w:br/>
        <w:t xml:space="preserve">            </w:t>
      </w:r>
      <w:r>
        <w:rPr>
          <w:color w:val="A9B7C6"/>
        </w:rPr>
        <w:t xml:space="preserve">} </w:t>
      </w:r>
      <w:r>
        <w:rPr>
          <w:color w:val="CC7832"/>
        </w:rPr>
        <w:t xml:space="preserve">catch </w:t>
      </w:r>
      <w:r>
        <w:rPr>
          <w:color w:val="A9B7C6"/>
        </w:rPr>
        <w:t>(Exception e) {</w:t>
      </w:r>
      <w:r>
        <w:rPr>
          <w:color w:val="A9B7C6"/>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MainActivity.</w:t>
      </w:r>
      <w:r>
        <w:rPr>
          <w:color w:val="CC7832"/>
        </w:rPr>
        <w:t>this</w:t>
      </w:r>
      <w:proofErr w:type="spellEnd"/>
      <w:r>
        <w:rPr>
          <w:color w:val="CC7832"/>
        </w:rPr>
        <w:t xml:space="preserve">, </w:t>
      </w:r>
      <w:r>
        <w:rPr>
          <w:color w:val="6A8759"/>
        </w:rPr>
        <w:t>"Get list error"</w:t>
      </w:r>
      <w:r>
        <w:rPr>
          <w:color w:val="CC7832"/>
        </w:rPr>
        <w:t xml:space="preserve">, </w:t>
      </w:r>
      <w:proofErr w:type="spellStart"/>
      <w:r>
        <w:rPr>
          <w:color w:val="A9B7C6"/>
        </w:rPr>
        <w:t>Toast.</w:t>
      </w:r>
      <w:r>
        <w:rPr>
          <w:i/>
          <w:iCs/>
          <w:color w:val="9876AA"/>
        </w:rPr>
        <w:t>LENGTH_LONG</w:t>
      </w:r>
      <w:proofErr w:type="spellEnd"/>
      <w:r>
        <w:rPr>
          <w:color w:val="A9B7C6"/>
        </w:rPr>
        <w:t>).show()</w:t>
      </w:r>
      <w:r>
        <w:rPr>
          <w:color w:val="CC7832"/>
        </w:rPr>
        <w:t>;</w:t>
      </w:r>
      <w:r>
        <w:rPr>
          <w:color w:val="CC7832"/>
        </w:rPr>
        <w:br/>
        <w:t xml:space="preserve">                </w:t>
      </w:r>
      <w:proofErr w:type="spellStart"/>
      <w:r>
        <w:rPr>
          <w:color w:val="A9B7C6"/>
        </w:rPr>
        <w:t>Log.</w:t>
      </w:r>
      <w:r>
        <w:rPr>
          <w:i/>
          <w:iCs/>
          <w:color w:val="A9B7C6"/>
        </w:rPr>
        <w:t>e</w:t>
      </w:r>
      <w:proofErr w:type="spellEnd"/>
      <w:r>
        <w:rPr>
          <w:color w:val="A9B7C6"/>
        </w:rPr>
        <w:t>(</w:t>
      </w:r>
      <w:r>
        <w:rPr>
          <w:color w:val="6A8759"/>
        </w:rPr>
        <w:t>"GET LIST REQUEST"</w:t>
      </w:r>
      <w:r>
        <w:rPr>
          <w:color w:val="CC7832"/>
        </w:rPr>
        <w:t xml:space="preserve">, </w:t>
      </w:r>
      <w:r>
        <w:rPr>
          <w:color w:val="6A8759"/>
        </w:rPr>
        <w:t>"Error parsing JSON"</w:t>
      </w:r>
      <w:r>
        <w:rPr>
          <w:color w:val="CC7832"/>
        </w:rPr>
        <w:t xml:space="preserve">, </w:t>
      </w:r>
      <w:r>
        <w:rPr>
          <w:color w:val="A9B7C6"/>
        </w:rPr>
        <w:t>e)</w:t>
      </w:r>
      <w:r>
        <w:rPr>
          <w:color w:val="CC7832"/>
        </w:rPr>
        <w:t>;</w:t>
      </w:r>
      <w:r>
        <w:rPr>
          <w:color w:val="CC7832"/>
        </w:rPr>
        <w:br/>
        <w:t xml:space="preserve">            </w:t>
      </w:r>
      <w:r>
        <w:rPr>
          <w:color w:val="A9B7C6"/>
        </w:rPr>
        <w:t>}</w:t>
      </w:r>
      <w:r>
        <w:rPr>
          <w:color w:val="A9B7C6"/>
        </w:rPr>
        <w:br/>
        <w:t xml:space="preserve">        })</w:t>
      </w:r>
      <w:r>
        <w:rPr>
          <w:color w:val="CC7832"/>
        </w:rPr>
        <w:t>;</w:t>
      </w:r>
      <w:r>
        <w:rPr>
          <w:color w:val="CC7832"/>
        </w:rPr>
        <w:br/>
        <w:t xml:space="preserve">    </w:t>
      </w:r>
      <w:r>
        <w:rPr>
          <w:color w:val="A9B7C6"/>
        </w:rPr>
        <w:t>}</w:t>
      </w:r>
      <w:r>
        <w:rPr>
          <w:color w:val="A9B7C6"/>
        </w:rPr>
        <w:br/>
      </w:r>
      <w:r>
        <w:rPr>
          <w:color w:val="A9B7C6"/>
        </w:rPr>
        <w:br/>
        <w:t xml:space="preserve">    </w:t>
      </w:r>
      <w:r>
        <w:rPr>
          <w:color w:val="BBB529"/>
        </w:rPr>
        <w:t>@Override</w:t>
      </w:r>
      <w:r>
        <w:rPr>
          <w:color w:val="BBB529"/>
        </w:rPr>
        <w:br/>
        <w:t xml:space="preserve">    </w:t>
      </w:r>
      <w:r>
        <w:rPr>
          <w:color w:val="CC7832"/>
        </w:rPr>
        <w:t xml:space="preserve">public void </w:t>
      </w:r>
      <w:proofErr w:type="spellStart"/>
      <w:r>
        <w:rPr>
          <w:color w:val="FFC66D"/>
        </w:rPr>
        <w:t>onError</w:t>
      </w:r>
      <w:proofErr w:type="spellEnd"/>
      <w:r>
        <w:rPr>
          <w:color w:val="A9B7C6"/>
        </w:rPr>
        <w:t>(String error) {</w:t>
      </w:r>
      <w:r>
        <w:rPr>
          <w:color w:val="A9B7C6"/>
        </w:rPr>
        <w:br/>
        <w:t xml:space="preserve">        </w:t>
      </w:r>
      <w:proofErr w:type="spellStart"/>
      <w:r>
        <w:rPr>
          <w:color w:val="A9B7C6"/>
        </w:rPr>
        <w:t>runOnUiThread</w:t>
      </w:r>
      <w:proofErr w:type="spellEnd"/>
      <w:r>
        <w:rPr>
          <w:color w:val="A9B7C6"/>
        </w:rPr>
        <w:t>(() -&gt; {</w:t>
      </w:r>
      <w:r>
        <w:rPr>
          <w:color w:val="A9B7C6"/>
        </w:rPr>
        <w:br/>
        <w:t xml:space="preserve">            </w:t>
      </w:r>
      <w:proofErr w:type="spellStart"/>
      <w:r>
        <w:rPr>
          <w:color w:val="A9B7C6"/>
        </w:rPr>
        <w:t>Toast.</w:t>
      </w:r>
      <w:r>
        <w:rPr>
          <w:i/>
          <w:iCs/>
          <w:color w:val="A9B7C6"/>
        </w:rPr>
        <w:t>makeText</w:t>
      </w:r>
      <w:proofErr w:type="spellEnd"/>
      <w:r>
        <w:rPr>
          <w:color w:val="A9B7C6"/>
        </w:rPr>
        <w:t>(</w:t>
      </w:r>
      <w:proofErr w:type="spellStart"/>
      <w:r>
        <w:rPr>
          <w:color w:val="A9B7C6"/>
        </w:rPr>
        <w:t>MainActivity.</w:t>
      </w:r>
      <w:r>
        <w:rPr>
          <w:color w:val="CC7832"/>
        </w:rPr>
        <w:t>this</w:t>
      </w:r>
      <w:proofErr w:type="spellEnd"/>
      <w:r>
        <w:rPr>
          <w:color w:val="CC7832"/>
        </w:rPr>
        <w:t xml:space="preserve">, </w:t>
      </w:r>
      <w:r>
        <w:rPr>
          <w:color w:val="6A8759"/>
        </w:rPr>
        <w:t>"Get list error"</w:t>
      </w:r>
      <w:r>
        <w:rPr>
          <w:color w:val="CC7832"/>
        </w:rPr>
        <w:t xml:space="preserve">, </w:t>
      </w:r>
      <w:proofErr w:type="spellStart"/>
      <w:r>
        <w:rPr>
          <w:color w:val="A9B7C6"/>
        </w:rPr>
        <w:t>Toast.</w:t>
      </w:r>
      <w:r>
        <w:rPr>
          <w:i/>
          <w:iCs/>
          <w:color w:val="9876AA"/>
        </w:rPr>
        <w:t>LENGTH_LONG</w:t>
      </w:r>
      <w:proofErr w:type="spellEnd"/>
      <w:r>
        <w:rPr>
          <w:color w:val="A9B7C6"/>
        </w:rPr>
        <w:t>).show()</w:t>
      </w:r>
      <w:r>
        <w:rPr>
          <w:color w:val="CC7832"/>
        </w:rPr>
        <w:t>;</w:t>
      </w:r>
      <w:r>
        <w:rPr>
          <w:color w:val="CC7832"/>
        </w:rPr>
        <w:br/>
        <w:t xml:space="preserve">            </w:t>
      </w:r>
      <w:proofErr w:type="spellStart"/>
      <w:r>
        <w:rPr>
          <w:color w:val="A9B7C6"/>
        </w:rPr>
        <w:t>Log.</w:t>
      </w:r>
      <w:r>
        <w:rPr>
          <w:i/>
          <w:iCs/>
          <w:color w:val="A9B7C6"/>
        </w:rPr>
        <w:t>e</w:t>
      </w:r>
      <w:proofErr w:type="spellEnd"/>
      <w:r>
        <w:rPr>
          <w:color w:val="A9B7C6"/>
        </w:rPr>
        <w:t>(</w:t>
      </w:r>
      <w:r>
        <w:rPr>
          <w:color w:val="6A8759"/>
        </w:rPr>
        <w:t>"GET LIST REQUEST"</w:t>
      </w:r>
      <w:r>
        <w:rPr>
          <w:color w:val="CC7832"/>
        </w:rPr>
        <w:t xml:space="preserve">, </w:t>
      </w:r>
      <w:r>
        <w:rPr>
          <w:color w:val="B389C5"/>
        </w:rPr>
        <w:t>error</w:t>
      </w:r>
      <w:r>
        <w:rPr>
          <w:color w:val="A9B7C6"/>
        </w:rPr>
        <w:t>)</w:t>
      </w:r>
      <w:r>
        <w:rPr>
          <w:color w:val="CC7832"/>
        </w:rPr>
        <w:t>;</w:t>
      </w:r>
      <w:r>
        <w:rPr>
          <w:color w:val="CC7832"/>
        </w:rPr>
        <w:br/>
        <w:t xml:space="preserve">            </w:t>
      </w:r>
      <w:r>
        <w:rPr>
          <w:color w:val="A9B7C6"/>
        </w:rPr>
        <w:t xml:space="preserve">Intent </w:t>
      </w:r>
      <w:proofErr w:type="spellStart"/>
      <w:r>
        <w:rPr>
          <w:color w:val="A9B7C6"/>
        </w:rPr>
        <w:t>errorIntent</w:t>
      </w:r>
      <w:proofErr w:type="spellEnd"/>
      <w:r>
        <w:rPr>
          <w:color w:val="A9B7C6"/>
        </w:rPr>
        <w:t xml:space="preserve"> = </w:t>
      </w:r>
      <w:r>
        <w:rPr>
          <w:color w:val="CC7832"/>
        </w:rPr>
        <w:t xml:space="preserve">new </w:t>
      </w:r>
      <w:r>
        <w:rPr>
          <w:color w:val="A9B7C6"/>
        </w:rPr>
        <w:t>Intent(</w:t>
      </w:r>
      <w:proofErr w:type="spellStart"/>
      <w:r>
        <w:rPr>
          <w:color w:val="A9B7C6"/>
        </w:rPr>
        <w:t>MainActivity.</w:t>
      </w:r>
      <w:r>
        <w:rPr>
          <w:color w:val="CC7832"/>
        </w:rPr>
        <w:t>this</w:t>
      </w:r>
      <w:proofErr w:type="spellEnd"/>
      <w:r>
        <w:rPr>
          <w:color w:val="CC7832"/>
        </w:rPr>
        <w:t xml:space="preserve">, </w:t>
      </w:r>
      <w:proofErr w:type="spellStart"/>
      <w:r>
        <w:rPr>
          <w:color w:val="A9B7C6"/>
        </w:rPr>
        <w:t>ErrorActivity.</w:t>
      </w:r>
      <w:r>
        <w:rPr>
          <w:color w:val="CC7832"/>
        </w:rPr>
        <w:t>class</w:t>
      </w:r>
      <w:proofErr w:type="spellEnd"/>
      <w:r>
        <w:rPr>
          <w:color w:val="A9B7C6"/>
        </w:rPr>
        <w:t>)</w:t>
      </w:r>
      <w:r>
        <w:rPr>
          <w:color w:val="CC7832"/>
        </w:rPr>
        <w:t>;</w:t>
      </w:r>
      <w:r>
        <w:rPr>
          <w:color w:val="CC7832"/>
        </w:rPr>
        <w:br/>
        <w:t xml:space="preserve">            </w:t>
      </w:r>
      <w:proofErr w:type="spellStart"/>
      <w:r>
        <w:rPr>
          <w:color w:val="A9B7C6"/>
        </w:rPr>
        <w:t>startActivity</w:t>
      </w:r>
      <w:proofErr w:type="spellEnd"/>
      <w:r>
        <w:rPr>
          <w:color w:val="A9B7C6"/>
        </w:rPr>
        <w:t>(</w:t>
      </w:r>
      <w:proofErr w:type="spellStart"/>
      <w:r>
        <w:rPr>
          <w:color w:val="A9B7C6"/>
        </w:rPr>
        <w:t>errorIntent</w:t>
      </w:r>
      <w:proofErr w:type="spellEnd"/>
      <w:r>
        <w:rPr>
          <w:color w:val="A9B7C6"/>
        </w:rPr>
        <w:t>)</w:t>
      </w:r>
      <w:r>
        <w:rPr>
          <w:color w:val="CC7832"/>
        </w:rPr>
        <w:t>;</w:t>
      </w:r>
      <w:r>
        <w:rPr>
          <w:color w:val="CC7832"/>
        </w:rPr>
        <w:br/>
        <w:t xml:space="preserve">            </w:t>
      </w:r>
      <w:r>
        <w:rPr>
          <w:color w:val="A9B7C6"/>
        </w:rPr>
        <w:t>finish()</w:t>
      </w:r>
      <w:r>
        <w:rPr>
          <w:color w:val="CC7832"/>
        </w:rPr>
        <w:t>;</w:t>
      </w:r>
      <w:r>
        <w:rPr>
          <w:color w:val="CC7832"/>
        </w:rPr>
        <w:br/>
        <w:t xml:space="preserve">        </w:t>
      </w:r>
      <w:r>
        <w:rPr>
          <w:color w:val="A9B7C6"/>
        </w:rPr>
        <w:t>})</w:t>
      </w:r>
      <w:r>
        <w:rPr>
          <w:color w:val="CC7832"/>
        </w:rPr>
        <w:t>;</w:t>
      </w:r>
      <w:r>
        <w:rPr>
          <w:color w:val="CC7832"/>
        </w:rPr>
        <w:br/>
        <w:t xml:space="preserve">    </w:t>
      </w:r>
      <w:r>
        <w:rPr>
          <w:color w:val="A9B7C6"/>
        </w:rPr>
        <w:t>}</w:t>
      </w:r>
    </w:p>
    <w:p w14:paraId="6BB616E6" w14:textId="49739C7F" w:rsidR="00BD326C" w:rsidRPr="00F00774" w:rsidRDefault="00BD326C" w:rsidP="00BD326C">
      <w:pPr>
        <w:ind w:firstLine="0"/>
        <w:jc w:val="center"/>
        <w:rPr>
          <w:i/>
          <w:iCs/>
        </w:rPr>
      </w:pPr>
      <w:r w:rsidRPr="00F00774">
        <w:rPr>
          <w:i/>
          <w:iCs/>
        </w:rPr>
        <w:t xml:space="preserve">Obrázok 20 Ukážka princípu spracovávania </w:t>
      </w:r>
      <w:proofErr w:type="spellStart"/>
      <w:r w:rsidRPr="00F00774">
        <w:rPr>
          <w:i/>
          <w:iCs/>
        </w:rPr>
        <w:t>requestov</w:t>
      </w:r>
      <w:proofErr w:type="spellEnd"/>
    </w:p>
    <w:p w14:paraId="59C2AA4A" w14:textId="1BCAB071" w:rsidR="00640E88" w:rsidRPr="00CC48BC" w:rsidRDefault="004742D5" w:rsidP="004742D5">
      <w:pPr>
        <w:pStyle w:val="Nadpis3"/>
        <w:rPr>
          <w:highlight w:val="lightGray"/>
        </w:rPr>
      </w:pPr>
      <w:r w:rsidRPr="00CC48BC">
        <w:rPr>
          <w:highlight w:val="lightGray"/>
        </w:rPr>
        <w:lastRenderedPageBreak/>
        <w:t xml:space="preserve">4.1.5 </w:t>
      </w:r>
      <w:r w:rsidR="00640E88" w:rsidRPr="00CC48BC">
        <w:rPr>
          <w:highlight w:val="lightGray"/>
        </w:rPr>
        <w:t>Možné vylepšenia</w:t>
      </w:r>
    </w:p>
    <w:p w14:paraId="3D1D52D5" w14:textId="3BC5F04B" w:rsidR="00041B1A" w:rsidRPr="00CC48BC" w:rsidRDefault="00B23317" w:rsidP="00966095">
      <w:pPr>
        <w:ind w:firstLine="360"/>
        <w:rPr>
          <w:highlight w:val="lightGray"/>
        </w:rPr>
      </w:pPr>
      <w:r w:rsidRPr="00CC48BC">
        <w:rPr>
          <w:highlight w:val="lightGray"/>
        </w:rPr>
        <w:t>Boli navrhnutú tieto vylepšenia, ktoré by aplikáciu zlepšili:</w:t>
      </w:r>
    </w:p>
    <w:p w14:paraId="3795A638" w14:textId="672E3A28" w:rsidR="00640E88" w:rsidRPr="00CC48BC" w:rsidRDefault="00BD326C" w:rsidP="00BD326C">
      <w:pPr>
        <w:pStyle w:val="Odrazky"/>
        <w:numPr>
          <w:ilvl w:val="0"/>
          <w:numId w:val="53"/>
        </w:numPr>
        <w:rPr>
          <w:highlight w:val="lightGray"/>
        </w:rPr>
      </w:pPr>
      <w:r w:rsidRPr="00CC48BC">
        <w:rPr>
          <w:highlight w:val="lightGray"/>
        </w:rPr>
        <w:t>pridanie práv používateľom</w:t>
      </w:r>
      <w:r w:rsidR="004B3139" w:rsidRPr="00CC48BC">
        <w:rPr>
          <w:highlight w:val="lightGray"/>
        </w:rPr>
        <w:t xml:space="preserve"> – každému používateľovi pri pozvánke uviesť k akým právam má prístup (napr. mazanie zoznamu, úprava zoznamu, čítanie zoznamu),</w:t>
      </w:r>
    </w:p>
    <w:p w14:paraId="659D1DA9" w14:textId="32B7FAAF" w:rsidR="00640E88" w:rsidRPr="00CC48BC" w:rsidRDefault="00BD326C" w:rsidP="00BD326C">
      <w:pPr>
        <w:pStyle w:val="Odrazky"/>
        <w:numPr>
          <w:ilvl w:val="0"/>
          <w:numId w:val="53"/>
        </w:numPr>
        <w:rPr>
          <w:highlight w:val="lightGray"/>
        </w:rPr>
      </w:pPr>
      <w:r w:rsidRPr="00CC48BC">
        <w:rPr>
          <w:highlight w:val="lightGray"/>
        </w:rPr>
        <w:t>zabezpečenie http metód</w:t>
      </w:r>
      <w:r w:rsidR="009D78A3" w:rsidRPr="00CC48BC">
        <w:rPr>
          <w:highlight w:val="lightGray"/>
        </w:rPr>
        <w:t xml:space="preserve"> </w:t>
      </w:r>
      <w:r w:rsidR="00862251" w:rsidRPr="00CC48BC">
        <w:rPr>
          <w:highlight w:val="lightGray"/>
        </w:rPr>
        <w:t>–</w:t>
      </w:r>
      <w:r w:rsidR="009D78A3" w:rsidRPr="00CC48BC">
        <w:rPr>
          <w:highlight w:val="lightGray"/>
        </w:rPr>
        <w:t xml:space="preserve"> </w:t>
      </w:r>
      <w:r w:rsidR="00862251" w:rsidRPr="00CC48BC">
        <w:rPr>
          <w:highlight w:val="lightGray"/>
        </w:rPr>
        <w:t>aktuálne riešenie HTTP metód nie je úplne zabezpečené</w:t>
      </w:r>
      <w:r w:rsidRPr="00CC48BC">
        <w:rPr>
          <w:highlight w:val="lightGray"/>
        </w:rPr>
        <w:t>,</w:t>
      </w:r>
      <w:r w:rsidR="00862251" w:rsidRPr="00CC48BC">
        <w:rPr>
          <w:highlight w:val="lightGray"/>
        </w:rPr>
        <w:t xml:space="preserve"> a ľahko sa dajú zneužiť zmenení dát pomocou POST metód a odchytenie dát pomocou GET metód</w:t>
      </w:r>
    </w:p>
    <w:p w14:paraId="361CB6AA" w14:textId="1EE0BF93" w:rsidR="00640E88" w:rsidRPr="00CC48BC" w:rsidRDefault="00BD326C" w:rsidP="00BD326C">
      <w:pPr>
        <w:pStyle w:val="Odrazky"/>
        <w:numPr>
          <w:ilvl w:val="0"/>
          <w:numId w:val="53"/>
        </w:numPr>
        <w:rPr>
          <w:highlight w:val="lightGray"/>
        </w:rPr>
      </w:pPr>
      <w:r w:rsidRPr="00CC48BC">
        <w:rPr>
          <w:highlight w:val="lightGray"/>
        </w:rPr>
        <w:t>notifikácie</w:t>
      </w:r>
      <w:r w:rsidR="009E0737" w:rsidRPr="00CC48BC">
        <w:rPr>
          <w:highlight w:val="lightGray"/>
        </w:rPr>
        <w:t xml:space="preserve"> – implementácia zabudovaných Android notifikácii keď sa zmení status položky zoznamu, ku ktorému má užívateľ prístup</w:t>
      </w:r>
      <w:r w:rsidRPr="00CC48BC">
        <w:rPr>
          <w:highlight w:val="lightGray"/>
        </w:rPr>
        <w:t>,</w:t>
      </w:r>
    </w:p>
    <w:p w14:paraId="57803ABF" w14:textId="0AE0017A" w:rsidR="008624FE" w:rsidRPr="00CC48BC" w:rsidRDefault="00BD326C" w:rsidP="00BD326C">
      <w:pPr>
        <w:pStyle w:val="Odrazky"/>
        <w:numPr>
          <w:ilvl w:val="0"/>
          <w:numId w:val="53"/>
        </w:numPr>
        <w:rPr>
          <w:highlight w:val="lightGray"/>
        </w:rPr>
      </w:pPr>
      <w:r w:rsidRPr="00CC48BC">
        <w:rPr>
          <w:highlight w:val="lightGray"/>
        </w:rPr>
        <w:t>podpora viacerých jazykov,</w:t>
      </w:r>
    </w:p>
    <w:p w14:paraId="1FD969EC" w14:textId="7078A332" w:rsidR="008624FE" w:rsidRPr="00CC48BC" w:rsidRDefault="00BD326C" w:rsidP="00BD326C">
      <w:pPr>
        <w:pStyle w:val="Odrazky"/>
        <w:numPr>
          <w:ilvl w:val="0"/>
          <w:numId w:val="53"/>
        </w:numPr>
        <w:rPr>
          <w:highlight w:val="lightGray"/>
        </w:rPr>
      </w:pPr>
      <w:r w:rsidRPr="00CC48BC">
        <w:rPr>
          <w:highlight w:val="lightGray"/>
        </w:rPr>
        <w:t>práca v </w:t>
      </w:r>
      <w:proofErr w:type="spellStart"/>
      <w:r w:rsidRPr="00CC48BC">
        <w:rPr>
          <w:highlight w:val="lightGray"/>
        </w:rPr>
        <w:t>offline</w:t>
      </w:r>
      <w:proofErr w:type="spellEnd"/>
      <w:r w:rsidRPr="00CC48BC">
        <w:rPr>
          <w:highlight w:val="lightGray"/>
        </w:rPr>
        <w:t xml:space="preserve"> režime</w:t>
      </w:r>
      <w:r w:rsidR="00F604E9" w:rsidRPr="00CC48BC">
        <w:rPr>
          <w:highlight w:val="lightGray"/>
        </w:rPr>
        <w:t xml:space="preserve"> – zahŕňalo by to vytvorenie lokálnej databázy aj na strane Android aplikácie (</w:t>
      </w:r>
      <w:proofErr w:type="spellStart"/>
      <w:r w:rsidR="00F604E9" w:rsidRPr="00CC48BC">
        <w:rPr>
          <w:highlight w:val="lightGray"/>
        </w:rPr>
        <w:t>SQLite</w:t>
      </w:r>
      <w:proofErr w:type="spellEnd"/>
      <w:r w:rsidR="00F604E9" w:rsidRPr="00CC48BC">
        <w:rPr>
          <w:highlight w:val="lightGray"/>
        </w:rPr>
        <w:t>), ktorá by sa pravidelne synchronizovala s dátami na serveri</w:t>
      </w:r>
      <w:r w:rsidRPr="00CC48BC">
        <w:rPr>
          <w:highlight w:val="lightGray"/>
        </w:rPr>
        <w:t>.</w:t>
      </w:r>
    </w:p>
    <w:p w14:paraId="2948E1A1" w14:textId="77777777" w:rsidR="00127CC6" w:rsidRDefault="00127CC6" w:rsidP="00021DA2">
      <w:pPr>
        <w:pStyle w:val="Odrazky"/>
        <w:ind w:left="360"/>
      </w:pPr>
    </w:p>
    <w:p w14:paraId="46831FAB" w14:textId="797E48FF" w:rsidR="002661D7" w:rsidRDefault="001334E1" w:rsidP="002661D7">
      <w:pPr>
        <w:pStyle w:val="Nadpis2"/>
        <w:ind w:left="675" w:hanging="675"/>
      </w:pPr>
      <w:bookmarkStart w:id="120" w:name="_Toc162902757"/>
      <w:bookmarkStart w:id="121" w:name="_Toc309047447"/>
      <w:bookmarkStart w:id="122" w:name="_Toc309047493"/>
      <w:bookmarkStart w:id="123" w:name="_Toc309047610"/>
      <w:bookmarkStart w:id="124" w:name="_Toc339279025"/>
      <w:r>
        <w:t>4.2</w:t>
      </w:r>
      <w:r>
        <w:tab/>
        <w:t>T</w:t>
      </w:r>
      <w:r w:rsidR="002661D7">
        <w:t>estovanie Aplikácie</w:t>
      </w:r>
      <w:bookmarkEnd w:id="120"/>
    </w:p>
    <w:p w14:paraId="4DC62809" w14:textId="45FAB15E" w:rsidR="002661D7" w:rsidRDefault="002661D7" w:rsidP="002661D7">
      <w:r w:rsidRPr="002661D7">
        <w:t xml:space="preserve">Testovanie aplikácie je kritickým krokom v procese vývoja softvéru, ktorý má za cieľ zistiť a overiť, či aplikácia funguje správne a spĺňa požiadavky a očakávania používateľov. </w:t>
      </w:r>
      <w:r>
        <w:t>Testovanie aplikácie prebiehalo už pri samotnom vývoji aplikácii, kde sa odhalilo najväčšie množstvo chýb. Taktiež sa testovania zúčastnili osoby, ktoré nezasahovali do vývoja aplikácie.</w:t>
      </w:r>
    </w:p>
    <w:p w14:paraId="73FEA7FC" w14:textId="68BEDBF7" w:rsidR="001A3FBA" w:rsidRDefault="002661D7" w:rsidP="001334E1">
      <w:pPr>
        <w:pStyle w:val="Nadpis3"/>
        <w:numPr>
          <w:ilvl w:val="2"/>
          <w:numId w:val="54"/>
        </w:numPr>
      </w:pPr>
      <w:bookmarkStart w:id="125" w:name="_Toc162902758"/>
      <w:r>
        <w:t>Testovacie prípady</w:t>
      </w:r>
      <w:bookmarkEnd w:id="125"/>
    </w:p>
    <w:p w14:paraId="38F09EFB" w14:textId="6650F219" w:rsidR="00F10D08" w:rsidRPr="001334E1" w:rsidRDefault="00F10D08" w:rsidP="00F10D08">
      <w:pPr>
        <w:ind w:firstLine="0"/>
        <w:rPr>
          <w:i/>
          <w:iCs/>
        </w:rPr>
      </w:pPr>
      <w:r w:rsidRPr="004742D5">
        <w:rPr>
          <w:i/>
          <w:iCs/>
        </w:rPr>
        <w:t>Tabuľa Testovacie prípady</w:t>
      </w:r>
    </w:p>
    <w:tbl>
      <w:tblPr>
        <w:tblStyle w:val="Mriekatabuky"/>
        <w:tblW w:w="0" w:type="auto"/>
        <w:tblLook w:val="04A0" w:firstRow="1" w:lastRow="0" w:firstColumn="1" w:lastColumn="0" w:noHBand="0" w:noVBand="1"/>
      </w:tblPr>
      <w:tblGrid>
        <w:gridCol w:w="6799"/>
        <w:gridCol w:w="1695"/>
      </w:tblGrid>
      <w:tr w:rsidR="00DC6529" w:rsidRPr="00DD4A12" w14:paraId="05754D08" w14:textId="1893D07E" w:rsidTr="00DC6529">
        <w:tc>
          <w:tcPr>
            <w:tcW w:w="6799" w:type="dxa"/>
          </w:tcPr>
          <w:p w14:paraId="22D5F719" w14:textId="77777777" w:rsidR="00DC6529" w:rsidRPr="00DD4A12" w:rsidRDefault="00DC6529" w:rsidP="00ED1E05">
            <w:pPr>
              <w:ind w:firstLine="0"/>
            </w:pPr>
            <w:r w:rsidRPr="00DD4A12">
              <w:t>Ako používateľ chcem mať možnosť registrovať sa</w:t>
            </w:r>
          </w:p>
        </w:tc>
        <w:tc>
          <w:tcPr>
            <w:tcW w:w="1695" w:type="dxa"/>
          </w:tcPr>
          <w:p w14:paraId="79B24371" w14:textId="7DAEEC33" w:rsidR="00DC6529" w:rsidRPr="00DD4A12" w:rsidRDefault="00DC6529" w:rsidP="00ED1E05">
            <w:pPr>
              <w:ind w:firstLine="0"/>
            </w:pPr>
            <w:r>
              <w:t>Správne</w:t>
            </w:r>
          </w:p>
        </w:tc>
      </w:tr>
      <w:tr w:rsidR="00DC6529" w:rsidRPr="00DD4A12" w14:paraId="271F6C8F" w14:textId="46D245CE" w:rsidTr="00DC6529">
        <w:tc>
          <w:tcPr>
            <w:tcW w:w="6799" w:type="dxa"/>
          </w:tcPr>
          <w:p w14:paraId="55AE9F3B" w14:textId="77777777" w:rsidR="00DC6529" w:rsidRPr="00DD4A12" w:rsidRDefault="00DC6529" w:rsidP="00ED1E05">
            <w:pPr>
              <w:ind w:firstLine="0"/>
            </w:pPr>
            <w:r w:rsidRPr="00DD4A12">
              <w:t>Ako používateľ chcem mať možnosť prihlásiť sa</w:t>
            </w:r>
          </w:p>
        </w:tc>
        <w:tc>
          <w:tcPr>
            <w:tcW w:w="1695" w:type="dxa"/>
          </w:tcPr>
          <w:p w14:paraId="0BCCBE24" w14:textId="26D95618" w:rsidR="00DC6529" w:rsidRPr="00DD4A12" w:rsidRDefault="00DC6529" w:rsidP="00ED1E05">
            <w:pPr>
              <w:ind w:firstLine="0"/>
            </w:pPr>
            <w:r>
              <w:t>Správne</w:t>
            </w:r>
          </w:p>
        </w:tc>
      </w:tr>
      <w:tr w:rsidR="00DC6529" w:rsidRPr="00DD4A12" w14:paraId="2214C3BF" w14:textId="48A7176F" w:rsidTr="00DC6529">
        <w:tc>
          <w:tcPr>
            <w:tcW w:w="6799" w:type="dxa"/>
          </w:tcPr>
          <w:p w14:paraId="5CAE342F" w14:textId="77777777" w:rsidR="00DC6529" w:rsidRPr="00DD4A12" w:rsidRDefault="00DC6529" w:rsidP="00ED1E05">
            <w:pPr>
              <w:ind w:firstLine="0"/>
            </w:pPr>
            <w:r w:rsidRPr="00DD4A12">
              <w:t>Ako používateľ chcem mať možnosť vytvoriť nákupný zoznam</w:t>
            </w:r>
          </w:p>
        </w:tc>
        <w:tc>
          <w:tcPr>
            <w:tcW w:w="1695" w:type="dxa"/>
          </w:tcPr>
          <w:p w14:paraId="4D3AEB8B" w14:textId="245543EC" w:rsidR="00DC6529" w:rsidRPr="00DD4A12" w:rsidRDefault="00DC6529" w:rsidP="00ED1E05">
            <w:pPr>
              <w:ind w:firstLine="0"/>
            </w:pPr>
            <w:r>
              <w:t>Správne</w:t>
            </w:r>
          </w:p>
        </w:tc>
      </w:tr>
      <w:tr w:rsidR="00DC6529" w:rsidRPr="00DD4A12" w14:paraId="6AD85A2D" w14:textId="686B14C0" w:rsidTr="00DC6529">
        <w:tc>
          <w:tcPr>
            <w:tcW w:w="6799" w:type="dxa"/>
          </w:tcPr>
          <w:p w14:paraId="30168425" w14:textId="77777777" w:rsidR="00DC6529" w:rsidRPr="00DD4A12" w:rsidRDefault="00DC6529" w:rsidP="00ED1E05">
            <w:pPr>
              <w:ind w:firstLine="0"/>
            </w:pPr>
            <w:r w:rsidRPr="00DD4A12">
              <w:t>Ako používateľ chcem mať možnosť editovať nákupný zoznam</w:t>
            </w:r>
          </w:p>
        </w:tc>
        <w:tc>
          <w:tcPr>
            <w:tcW w:w="1695" w:type="dxa"/>
          </w:tcPr>
          <w:p w14:paraId="6F08011C" w14:textId="761B71CC" w:rsidR="00DC6529" w:rsidRPr="00DD4A12" w:rsidRDefault="00DC6529" w:rsidP="00ED1E05">
            <w:pPr>
              <w:ind w:firstLine="0"/>
            </w:pPr>
            <w:r>
              <w:t>Správne</w:t>
            </w:r>
          </w:p>
        </w:tc>
      </w:tr>
      <w:tr w:rsidR="00DC6529" w:rsidRPr="00DD4A12" w14:paraId="1018BC2F" w14:textId="211F7693" w:rsidTr="00DC6529">
        <w:tc>
          <w:tcPr>
            <w:tcW w:w="6799" w:type="dxa"/>
          </w:tcPr>
          <w:p w14:paraId="23A1C53F" w14:textId="77777777" w:rsidR="00DC6529" w:rsidRPr="00DD4A12" w:rsidRDefault="00DC6529" w:rsidP="00ED1E05">
            <w:pPr>
              <w:ind w:firstLine="0"/>
            </w:pPr>
            <w:r w:rsidRPr="00DD4A12">
              <w:t>Ako používateľ chcem mať možnosť zmazať  nákupný zoznam</w:t>
            </w:r>
          </w:p>
        </w:tc>
        <w:tc>
          <w:tcPr>
            <w:tcW w:w="1695" w:type="dxa"/>
          </w:tcPr>
          <w:p w14:paraId="4F14B25A" w14:textId="15E9A0BD" w:rsidR="00DC6529" w:rsidRPr="00DD4A12" w:rsidRDefault="00DC6529" w:rsidP="00ED1E05">
            <w:pPr>
              <w:ind w:firstLine="0"/>
            </w:pPr>
            <w:r>
              <w:t>Správne</w:t>
            </w:r>
          </w:p>
        </w:tc>
      </w:tr>
      <w:tr w:rsidR="00DC6529" w:rsidRPr="00DD4A12" w14:paraId="7820F0DD" w14:textId="680B1570" w:rsidTr="00DC6529">
        <w:tc>
          <w:tcPr>
            <w:tcW w:w="6799" w:type="dxa"/>
          </w:tcPr>
          <w:p w14:paraId="0B8B3FF2" w14:textId="77777777" w:rsidR="00DC6529" w:rsidRPr="00DD4A12" w:rsidRDefault="00DC6529" w:rsidP="00ED1E05">
            <w:pPr>
              <w:ind w:firstLine="0"/>
            </w:pPr>
            <w:r w:rsidRPr="00DD4A12">
              <w:t>Ako používateľ chcem mať možnosť zdieľať nákupný zoznam</w:t>
            </w:r>
          </w:p>
        </w:tc>
        <w:tc>
          <w:tcPr>
            <w:tcW w:w="1695" w:type="dxa"/>
          </w:tcPr>
          <w:p w14:paraId="0C42555D" w14:textId="3EC82F6D" w:rsidR="00DC6529" w:rsidRPr="00DD4A12" w:rsidRDefault="00DC6529" w:rsidP="00ED1E05">
            <w:pPr>
              <w:ind w:firstLine="0"/>
            </w:pPr>
            <w:r>
              <w:t>Správne</w:t>
            </w:r>
          </w:p>
        </w:tc>
      </w:tr>
      <w:tr w:rsidR="00DC6529" w:rsidRPr="00DD4A12" w14:paraId="674F5C1F" w14:textId="67D184EF" w:rsidTr="00DC6529">
        <w:tc>
          <w:tcPr>
            <w:tcW w:w="6799" w:type="dxa"/>
          </w:tcPr>
          <w:p w14:paraId="07FBF0BE" w14:textId="77777777" w:rsidR="00DC6529" w:rsidRPr="00DD4A12" w:rsidRDefault="00DC6529" w:rsidP="00ED1E05">
            <w:pPr>
              <w:ind w:firstLine="0"/>
            </w:pPr>
            <w:r w:rsidRPr="00DD4A12">
              <w:t>Ako používateľ chcem mať možnosť vytvoriť kategóriu alebo podkategóriu v nákupnom zozname</w:t>
            </w:r>
          </w:p>
        </w:tc>
        <w:tc>
          <w:tcPr>
            <w:tcW w:w="1695" w:type="dxa"/>
          </w:tcPr>
          <w:p w14:paraId="6BE5AED8" w14:textId="20D04E5A" w:rsidR="00DC6529" w:rsidRPr="00DD4A12" w:rsidRDefault="00DC6529" w:rsidP="00ED1E05">
            <w:pPr>
              <w:ind w:firstLine="0"/>
            </w:pPr>
            <w:r>
              <w:t>Správne</w:t>
            </w:r>
          </w:p>
        </w:tc>
      </w:tr>
      <w:tr w:rsidR="00DC6529" w:rsidRPr="00DD4A12" w14:paraId="08007917" w14:textId="6571957E" w:rsidTr="00DC6529">
        <w:tc>
          <w:tcPr>
            <w:tcW w:w="6799" w:type="dxa"/>
          </w:tcPr>
          <w:p w14:paraId="668E9BEB" w14:textId="77777777" w:rsidR="00DC6529" w:rsidRPr="00DD4A12" w:rsidRDefault="00DC6529" w:rsidP="00ED1E05">
            <w:pPr>
              <w:ind w:firstLine="0"/>
            </w:pPr>
            <w:r w:rsidRPr="00DD4A12">
              <w:lastRenderedPageBreak/>
              <w:t>Ako používateľ chcem mať možnosť zmazať kategóriu alebo podkategóriu v nákupnom zozname</w:t>
            </w:r>
          </w:p>
        </w:tc>
        <w:tc>
          <w:tcPr>
            <w:tcW w:w="1695" w:type="dxa"/>
          </w:tcPr>
          <w:p w14:paraId="5180FAE2" w14:textId="725A9FCB" w:rsidR="00DC6529" w:rsidRPr="00DD4A12" w:rsidRDefault="00DC6529" w:rsidP="00ED1E05">
            <w:pPr>
              <w:ind w:firstLine="0"/>
            </w:pPr>
            <w:r>
              <w:t>Správne</w:t>
            </w:r>
          </w:p>
        </w:tc>
      </w:tr>
      <w:tr w:rsidR="00DC6529" w:rsidRPr="00DD4A12" w14:paraId="64D34FF9" w14:textId="5C259075" w:rsidTr="00DC6529">
        <w:tc>
          <w:tcPr>
            <w:tcW w:w="6799" w:type="dxa"/>
          </w:tcPr>
          <w:p w14:paraId="3EC348F9" w14:textId="77777777" w:rsidR="00DC6529" w:rsidRPr="00DD4A12" w:rsidRDefault="00DC6529" w:rsidP="00ED1E05">
            <w:pPr>
              <w:ind w:firstLine="0"/>
            </w:pPr>
            <w:r w:rsidRPr="00DD4A12">
              <w:t>Ako používateľ chcem mať možnosť editovať kategóriu alebo podkategóriu v nákupnom zozname</w:t>
            </w:r>
          </w:p>
        </w:tc>
        <w:tc>
          <w:tcPr>
            <w:tcW w:w="1695" w:type="dxa"/>
          </w:tcPr>
          <w:p w14:paraId="2823C8F9" w14:textId="19B12B6E" w:rsidR="00DC6529" w:rsidRPr="00DD4A12" w:rsidRDefault="00DC6529" w:rsidP="00ED1E05">
            <w:pPr>
              <w:ind w:firstLine="0"/>
            </w:pPr>
            <w:r>
              <w:t>Správne</w:t>
            </w:r>
          </w:p>
        </w:tc>
      </w:tr>
      <w:tr w:rsidR="00DC6529" w:rsidRPr="00DD4A12" w14:paraId="64FF80CC" w14:textId="7FE1C495" w:rsidTr="00DC6529">
        <w:tc>
          <w:tcPr>
            <w:tcW w:w="6799" w:type="dxa"/>
          </w:tcPr>
          <w:p w14:paraId="0BAF73F0" w14:textId="77777777" w:rsidR="00DC6529" w:rsidRPr="00DD4A12" w:rsidRDefault="00DC6529" w:rsidP="00ED1E05">
            <w:pPr>
              <w:ind w:firstLine="0"/>
            </w:pPr>
            <w:r w:rsidRPr="00DD4A12">
              <w:t>Ako používateľ chcem mať možnosť pridať položky zoznamu</w:t>
            </w:r>
          </w:p>
        </w:tc>
        <w:tc>
          <w:tcPr>
            <w:tcW w:w="1695" w:type="dxa"/>
          </w:tcPr>
          <w:p w14:paraId="133F76F3" w14:textId="3CDBD807" w:rsidR="00DC6529" w:rsidRPr="00DD4A12" w:rsidRDefault="00DC6529" w:rsidP="00ED1E05">
            <w:pPr>
              <w:ind w:firstLine="0"/>
            </w:pPr>
            <w:r>
              <w:t>Správne</w:t>
            </w:r>
          </w:p>
        </w:tc>
      </w:tr>
      <w:tr w:rsidR="00DC6529" w:rsidRPr="00DD4A12" w14:paraId="214C8CE2" w14:textId="04C314A2" w:rsidTr="00DC6529">
        <w:tc>
          <w:tcPr>
            <w:tcW w:w="6799" w:type="dxa"/>
          </w:tcPr>
          <w:p w14:paraId="5CB4DB43" w14:textId="77777777" w:rsidR="00DC6529" w:rsidRPr="00DD4A12" w:rsidRDefault="00DC6529" w:rsidP="00ED1E05">
            <w:pPr>
              <w:ind w:firstLine="0"/>
            </w:pPr>
            <w:r w:rsidRPr="00DD4A12">
              <w:t>Ako používateľ chcem mať možnosť odstrániť položky zoznamu</w:t>
            </w:r>
          </w:p>
        </w:tc>
        <w:tc>
          <w:tcPr>
            <w:tcW w:w="1695" w:type="dxa"/>
          </w:tcPr>
          <w:p w14:paraId="4AFB41D9" w14:textId="58FB5FCE" w:rsidR="00DC6529" w:rsidRPr="00DD4A12" w:rsidRDefault="00DC6529" w:rsidP="00ED1E05">
            <w:pPr>
              <w:ind w:firstLine="0"/>
            </w:pPr>
            <w:r>
              <w:t>Správne</w:t>
            </w:r>
          </w:p>
        </w:tc>
      </w:tr>
      <w:tr w:rsidR="00DC6529" w:rsidRPr="00DD4A12" w14:paraId="38D0E10C" w14:textId="241A081C" w:rsidTr="00DC6529">
        <w:tc>
          <w:tcPr>
            <w:tcW w:w="6799" w:type="dxa"/>
          </w:tcPr>
          <w:p w14:paraId="018DD27E" w14:textId="77777777" w:rsidR="00DC6529" w:rsidRPr="00DD4A12" w:rsidRDefault="00DC6529" w:rsidP="00ED1E05">
            <w:pPr>
              <w:ind w:firstLine="0"/>
            </w:pPr>
            <w:r w:rsidRPr="00DD4A12">
              <w:t>Ako používateľ chcem mať možnosť editovať položky zoznamu</w:t>
            </w:r>
          </w:p>
        </w:tc>
        <w:tc>
          <w:tcPr>
            <w:tcW w:w="1695" w:type="dxa"/>
          </w:tcPr>
          <w:p w14:paraId="15B5F1B1" w14:textId="3E9744D1" w:rsidR="00DC6529" w:rsidRPr="00DD4A12" w:rsidRDefault="00DC6529" w:rsidP="00ED1E05">
            <w:pPr>
              <w:ind w:firstLine="0"/>
            </w:pPr>
            <w:r>
              <w:t>Správne</w:t>
            </w:r>
          </w:p>
        </w:tc>
      </w:tr>
    </w:tbl>
    <w:p w14:paraId="63B8FE24" w14:textId="77777777" w:rsidR="00DC6529" w:rsidRPr="00DC6529" w:rsidRDefault="00DC6529" w:rsidP="00DC6529"/>
    <w:p w14:paraId="0060E294" w14:textId="60F7C9AB" w:rsidR="001A3FBA" w:rsidRDefault="001A3FBA" w:rsidP="001334E1">
      <w:pPr>
        <w:pStyle w:val="Nadpis3"/>
        <w:numPr>
          <w:ilvl w:val="2"/>
          <w:numId w:val="54"/>
        </w:numPr>
      </w:pPr>
      <w:bookmarkStart w:id="126" w:name="_Toc162902759"/>
      <w:r>
        <w:t>Test</w:t>
      </w:r>
      <w:r w:rsidR="00F16EFD">
        <w:t>ovanie aplikácie</w:t>
      </w:r>
      <w:bookmarkEnd w:id="126"/>
    </w:p>
    <w:p w14:paraId="70E462A7" w14:textId="6E66886E" w:rsidR="00396DB5" w:rsidRDefault="00396DB5" w:rsidP="001334E1">
      <w:r>
        <w:t>Pri testovaní používatelia prechádzali aplikáciu bežným scenárom, ktorý pozostával z krokov:</w:t>
      </w:r>
    </w:p>
    <w:p w14:paraId="2C428637" w14:textId="499E12C0" w:rsidR="00396DB5" w:rsidRDefault="006676C2" w:rsidP="001334E1">
      <w:pPr>
        <w:numPr>
          <w:ilvl w:val="0"/>
          <w:numId w:val="55"/>
        </w:numPr>
      </w:pPr>
      <w:r>
        <w:t>v</w:t>
      </w:r>
      <w:r w:rsidR="00396DB5">
        <w:t>ytvorenie účtu,</w:t>
      </w:r>
    </w:p>
    <w:p w14:paraId="34C165D3" w14:textId="619478E7" w:rsidR="00396DB5" w:rsidRDefault="006676C2" w:rsidP="001334E1">
      <w:pPr>
        <w:numPr>
          <w:ilvl w:val="0"/>
          <w:numId w:val="55"/>
        </w:numPr>
      </w:pPr>
      <w:r>
        <w:t>p</w:t>
      </w:r>
      <w:r w:rsidR="00396DB5">
        <w:t>rihlásenie</w:t>
      </w:r>
      <w:r w:rsidR="001D00D2">
        <w:t>,</w:t>
      </w:r>
    </w:p>
    <w:p w14:paraId="66912D6E" w14:textId="66827399" w:rsidR="00396DB5" w:rsidRDefault="006676C2" w:rsidP="001334E1">
      <w:pPr>
        <w:numPr>
          <w:ilvl w:val="0"/>
          <w:numId w:val="55"/>
        </w:numPr>
      </w:pPr>
      <w:r>
        <w:t>v</w:t>
      </w:r>
      <w:r w:rsidR="00396DB5">
        <w:t>ytvorenie zoznamu</w:t>
      </w:r>
      <w:r w:rsidR="001D00D2">
        <w:t>,</w:t>
      </w:r>
    </w:p>
    <w:p w14:paraId="61D08074" w14:textId="707603D9" w:rsidR="008F744C" w:rsidRDefault="006676C2" w:rsidP="001334E1">
      <w:pPr>
        <w:numPr>
          <w:ilvl w:val="0"/>
          <w:numId w:val="55"/>
        </w:numPr>
      </w:pPr>
      <w:r>
        <w:t>n</w:t>
      </w:r>
      <w:r w:rsidR="00396DB5">
        <w:t>aplnenie zoznamu</w:t>
      </w:r>
      <w:r w:rsidR="008F744C">
        <w:t>,</w:t>
      </w:r>
    </w:p>
    <w:p w14:paraId="2B3623F3" w14:textId="25C92151" w:rsidR="00396DB5" w:rsidRDefault="006676C2" w:rsidP="001334E1">
      <w:pPr>
        <w:numPr>
          <w:ilvl w:val="0"/>
          <w:numId w:val="55"/>
        </w:numPr>
      </w:pPr>
      <w:r>
        <w:t>z</w:t>
      </w:r>
      <w:r w:rsidR="008F744C">
        <w:t>dieľanie zoznamu</w:t>
      </w:r>
      <w:r w:rsidR="001D00D2">
        <w:t>,</w:t>
      </w:r>
    </w:p>
    <w:p w14:paraId="0449C893" w14:textId="6BD6645A" w:rsidR="00396DB5" w:rsidRDefault="006676C2" w:rsidP="001334E1">
      <w:pPr>
        <w:numPr>
          <w:ilvl w:val="0"/>
          <w:numId w:val="55"/>
        </w:numPr>
      </w:pPr>
      <w:r>
        <w:t>s</w:t>
      </w:r>
      <w:r w:rsidR="00396DB5">
        <w:t>imuláciu práce pri nákupe</w:t>
      </w:r>
      <w:r w:rsidR="001D00D2">
        <w:t>.</w:t>
      </w:r>
    </w:p>
    <w:p w14:paraId="572FF6E0" w14:textId="3AF790BF" w:rsidR="00396DB5" w:rsidRPr="00396DB5" w:rsidRDefault="00396DB5" w:rsidP="001334E1">
      <w:r>
        <w:t>Počas toho boli nájdené chyby pri padaní aplikácie spôsobené pri nedostupnosti siete. Vyskytli sa chyby, pri nesprávnom zobrazovaní zoznamu a položiek zoznamu. Ďalšie chyby, ktoré používatelia našli</w:t>
      </w:r>
      <w:r w:rsidR="001334E1">
        <w:t>,</w:t>
      </w:r>
      <w:r>
        <w:t xml:space="preserve"> boli neaktualizované položky zoznamu pri práce s nimi.</w:t>
      </w:r>
    </w:p>
    <w:p w14:paraId="0EF59108" w14:textId="4C871A1A" w:rsidR="00073D53" w:rsidRDefault="00073D53">
      <w:pPr>
        <w:ind w:firstLine="0"/>
      </w:pPr>
      <w:r>
        <w:br w:type="page"/>
      </w:r>
    </w:p>
    <w:p w14:paraId="76012A03" w14:textId="77777777" w:rsidR="002661D7" w:rsidRPr="002661D7" w:rsidRDefault="002661D7" w:rsidP="002661D7"/>
    <w:p w14:paraId="12E9108A" w14:textId="618EE4E3" w:rsidR="00A35C15" w:rsidRPr="00DD4A12" w:rsidRDefault="009F5F11" w:rsidP="00C17163">
      <w:pPr>
        <w:pStyle w:val="Nadpis1"/>
      </w:pPr>
      <w:bookmarkStart w:id="127" w:name="_Toc162902760"/>
      <w:r w:rsidRPr="00DD4A12">
        <w:t>Záver</w:t>
      </w:r>
      <w:bookmarkStart w:id="128" w:name="_Toc195670727"/>
      <w:bookmarkStart w:id="129" w:name="_Toc195684475"/>
      <w:bookmarkStart w:id="130" w:name="_Toc309047448"/>
      <w:bookmarkStart w:id="131" w:name="_Toc309047494"/>
      <w:bookmarkStart w:id="132" w:name="_Toc309047611"/>
      <w:bookmarkStart w:id="133" w:name="_Toc339279026"/>
      <w:bookmarkEnd w:id="105"/>
      <w:bookmarkEnd w:id="106"/>
      <w:bookmarkEnd w:id="121"/>
      <w:bookmarkEnd w:id="122"/>
      <w:bookmarkEnd w:id="123"/>
      <w:bookmarkEnd w:id="124"/>
      <w:bookmarkEnd w:id="127"/>
    </w:p>
    <w:p w14:paraId="41A6C71D" w14:textId="39AE4E78" w:rsidR="002B2C68" w:rsidRPr="00CC48BC" w:rsidRDefault="002B2C68" w:rsidP="001334E1">
      <w:pPr>
        <w:rPr>
          <w:kern w:val="32"/>
          <w:highlight w:val="lightGray"/>
        </w:rPr>
      </w:pPr>
      <w:r w:rsidRPr="00CC48BC">
        <w:rPr>
          <w:kern w:val="32"/>
          <w:highlight w:val="lightGray"/>
        </w:rPr>
        <w:t xml:space="preserve">V analýze sme popísali </w:t>
      </w:r>
      <w:r w:rsidR="00512EE1" w:rsidRPr="00CC48BC">
        <w:rPr>
          <w:kern w:val="32"/>
          <w:highlight w:val="lightGray"/>
        </w:rPr>
        <w:t xml:space="preserve">súčasný aktuálny trend využívania mobilných aplikácii vo svete, ktoré vedie k implementácii stále novších a lepších aplikácii. Boli porovnané operačné systémy na mobilné zariadenia </w:t>
      </w:r>
      <w:r w:rsidR="003E7A2D" w:rsidRPr="00CC48BC">
        <w:rPr>
          <w:kern w:val="32"/>
          <w:highlight w:val="lightGray"/>
        </w:rPr>
        <w:t>ako historické, tak aj súčasné, kde veľká časť venovala operačnému systému Android. Ďalej boli popísané typy mobilných aplikácii z architektonického hľadiska. Nakoniec bol v analýze popísaný a definovaný nákupný zoznam spolu s príkladmi.</w:t>
      </w:r>
    </w:p>
    <w:p w14:paraId="49D7437A" w14:textId="4AF41C4E" w:rsidR="00861056" w:rsidRPr="00CC48BC" w:rsidRDefault="00861056" w:rsidP="001334E1">
      <w:pPr>
        <w:rPr>
          <w:kern w:val="32"/>
          <w:highlight w:val="lightGray"/>
        </w:rPr>
      </w:pPr>
      <w:r w:rsidRPr="00CC48BC">
        <w:rPr>
          <w:kern w:val="32"/>
          <w:highlight w:val="lightGray"/>
        </w:rPr>
        <w:t>V časti návrh a metodika boli zadefinované funkčné a nefunkčné požiadavky aplikácie spolu s aktérmi a prípadmi použitia</w:t>
      </w:r>
      <w:r w:rsidR="003672BF" w:rsidRPr="00CC48BC">
        <w:rPr>
          <w:kern w:val="32"/>
          <w:highlight w:val="lightGray"/>
        </w:rPr>
        <w:t>. Bola navrhnutá architektúra, ktorá zahŕňala komunikáciu aplikácie so serverom a bol zadefinovaný databázový model. V poslednej kapitole sa venovalo</w:t>
      </w:r>
      <w:r w:rsidR="00F9333F" w:rsidRPr="00CC48BC">
        <w:rPr>
          <w:kern w:val="32"/>
          <w:highlight w:val="lightGray"/>
        </w:rPr>
        <w:t xml:space="preserve"> návrhom užívateľského rozhrania.</w:t>
      </w:r>
    </w:p>
    <w:p w14:paraId="3212CD82" w14:textId="72E7BC8C" w:rsidR="003E7A2D" w:rsidRPr="00CC48BC" w:rsidRDefault="00F9333F" w:rsidP="001334E1">
      <w:pPr>
        <w:rPr>
          <w:kern w:val="32"/>
          <w:highlight w:val="lightGray"/>
        </w:rPr>
      </w:pPr>
      <w:r w:rsidRPr="00CC48BC">
        <w:rPr>
          <w:kern w:val="32"/>
          <w:highlight w:val="lightGray"/>
        </w:rPr>
        <w:t>V záverečnej kapitole nájdeme podrobný popis samotného vývoja aplikácie spolu s vytvorenými triedami a samotnými aktivitami aplikácie, ktoré obsahovali aj vizualizáciu užívateľského prostredia.</w:t>
      </w:r>
    </w:p>
    <w:p w14:paraId="72685671" w14:textId="7439C288" w:rsidR="001334E1" w:rsidRPr="00CC48BC" w:rsidRDefault="00F9333F" w:rsidP="00F9333F">
      <w:pPr>
        <w:rPr>
          <w:highlight w:val="lightGray"/>
        </w:rPr>
      </w:pPr>
      <w:bookmarkStart w:id="134" w:name="_Toc147668937"/>
      <w:bookmarkEnd w:id="128"/>
      <w:bookmarkEnd w:id="129"/>
      <w:bookmarkEnd w:id="130"/>
      <w:bookmarkEnd w:id="131"/>
      <w:bookmarkEnd w:id="132"/>
      <w:bookmarkEnd w:id="133"/>
      <w:r w:rsidRPr="00CC48BC">
        <w:rPr>
          <w:kern w:val="32"/>
          <w:highlight w:val="lightGray"/>
        </w:rPr>
        <w:t>Dôležitá časť bola samotné testovanie aplikácie, kde sme testovali spolu s nezainteresovanými používateľmi testovacie prípady, z čoho výsledkom bolo viacero opráv aplikácie.</w:t>
      </w:r>
    </w:p>
    <w:p w14:paraId="0E8B5E01" w14:textId="11DE10A6" w:rsidR="00F9333F" w:rsidRPr="00F9333F" w:rsidRDefault="00F21535" w:rsidP="00F9333F">
      <w:r w:rsidRPr="00CC48BC">
        <w:rPr>
          <w:highlight w:val="lightGray"/>
        </w:rPr>
        <w:t>Výsledkom praktickej časti je funkčná aplikácia pre tvorbu nákupných zoznamov, avšak existuje viacero vylepšení, ktoré by bolo možné zapracovať a zlepšili by používateľský zážitok.</w:t>
      </w:r>
      <w:r w:rsidR="00532B14" w:rsidRPr="00CC48BC">
        <w:rPr>
          <w:highlight w:val="lightGray"/>
        </w:rPr>
        <w:t xml:space="preserve"> V súčasnom stave však spĺňa požiadavky, ktoré sme si zadefinovali.</w:t>
      </w:r>
    </w:p>
    <w:p w14:paraId="4B78AEE7" w14:textId="77777777" w:rsidR="00F9333F" w:rsidRPr="001334E1" w:rsidRDefault="00F9333F" w:rsidP="00F9333F">
      <w:pPr>
        <w:rPr>
          <w:highlight w:val="yellow"/>
        </w:rPr>
      </w:pPr>
    </w:p>
    <w:p w14:paraId="55BA5DDC" w14:textId="77777777" w:rsidR="001334E1" w:rsidRDefault="001334E1" w:rsidP="00C17163">
      <w:pPr>
        <w:pStyle w:val="Nadpis1"/>
      </w:pPr>
      <w:r>
        <w:br w:type="page"/>
      </w:r>
    </w:p>
    <w:p w14:paraId="0784D271" w14:textId="5D7E6A21" w:rsidR="009A71BA" w:rsidRPr="00DD4A12" w:rsidRDefault="00C304D6" w:rsidP="00C17163">
      <w:pPr>
        <w:pStyle w:val="Nadpis1"/>
      </w:pPr>
      <w:bookmarkStart w:id="135" w:name="_Toc162902761"/>
      <w:r w:rsidRPr="00DD4A12">
        <w:lastRenderedPageBreak/>
        <w:t>Zoznam bibliografických odkazov</w:t>
      </w:r>
      <w:bookmarkEnd w:id="134"/>
      <w:bookmarkEnd w:id="135"/>
    </w:p>
    <w:sdt>
      <w:sdtPr>
        <w:rPr>
          <w:color w:val="000000"/>
        </w:rPr>
        <w:tag w:val="MENDELEY_CITATION_v3_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"/>
        <w:id w:val="473963879"/>
        <w:placeholder>
          <w:docPart w:val="DefaultPlaceholder_-1854013440"/>
        </w:placeholder>
        <w:showingPlcHdr/>
      </w:sdtPr>
      <w:sdtContent>
        <w:p w14:paraId="24B29FF4" w14:textId="4B635B79" w:rsidR="006C21D0" w:rsidRPr="00DD4A12" w:rsidRDefault="00116110" w:rsidP="006C21D0">
          <w:pPr>
            <w:ind w:firstLine="0"/>
          </w:pPr>
          <w:r w:rsidRPr="00DD4A12">
            <w:rPr>
              <w:rStyle w:val="Zstupntext"/>
              <w:color w:val="000000"/>
            </w:rPr>
            <w:t>Kliknite alebo ťuknite sem a zadajte text.</w:t>
          </w:r>
        </w:p>
      </w:sdtContent>
    </w:sdt>
    <w:p w14:paraId="29F118C7" w14:textId="037F1A89" w:rsidR="006C21D0" w:rsidRPr="00DD4A12" w:rsidRDefault="00B70C99" w:rsidP="00B70C99">
      <w:pPr>
        <w:ind w:firstLine="0"/>
      </w:pPr>
      <w:r w:rsidRPr="00DD4A12">
        <w:t>==============================================================</w:t>
      </w:r>
    </w:p>
    <w:p w14:paraId="21891BC5" w14:textId="2AD6AA24" w:rsidR="006C21D0" w:rsidRPr="00DD4A12" w:rsidRDefault="006C21D0" w:rsidP="006C21D0"/>
    <w:sdt>
      <w:sdtPr>
        <w:tag w:val="MENDELEY_BIBLIOGRAPHY"/>
        <w:id w:val="1865013003"/>
        <w:placeholder>
          <w:docPart w:val="DefaultPlaceholder_-1854013440"/>
        </w:placeholder>
      </w:sdtPr>
      <w:sdtContent>
        <w:p w14:paraId="0C0739E7" w14:textId="77777777" w:rsidR="00116110" w:rsidRPr="00DD4A12" w:rsidRDefault="00116110">
          <w:pPr>
            <w:divId w:val="505828934"/>
          </w:pPr>
          <w:r w:rsidRPr="00DD4A12">
            <w:t xml:space="preserve">ADAJI, </w:t>
          </w:r>
          <w:proofErr w:type="spellStart"/>
          <w:r w:rsidRPr="00DD4A12">
            <w:t>Ifeoma</w:t>
          </w:r>
          <w:proofErr w:type="spellEnd"/>
          <w:r w:rsidRPr="00DD4A12">
            <w:t xml:space="preserve">, </w:t>
          </w:r>
          <w:proofErr w:type="spellStart"/>
          <w:r w:rsidRPr="00DD4A12">
            <w:t>Kiemute</w:t>
          </w:r>
          <w:proofErr w:type="spellEnd"/>
          <w:r w:rsidRPr="00DD4A12">
            <w:t xml:space="preserve"> OYIBO a </w:t>
          </w:r>
          <w:proofErr w:type="spellStart"/>
          <w:r w:rsidRPr="00DD4A12">
            <w:t>Julita</w:t>
          </w:r>
          <w:proofErr w:type="spellEnd"/>
          <w:r w:rsidRPr="00DD4A12">
            <w:t xml:space="preserve"> VASSILEVA, 2018. List </w:t>
          </w:r>
          <w:proofErr w:type="spellStart"/>
          <w:r w:rsidRPr="00DD4A12">
            <w:t>It</w:t>
          </w:r>
          <w:proofErr w:type="spellEnd"/>
          <w:r w:rsidRPr="00DD4A12">
            <w:t xml:space="preserve">: A </w:t>
          </w:r>
          <w:proofErr w:type="spellStart"/>
          <w:r w:rsidRPr="00DD4A12">
            <w:t>Shopping</w:t>
          </w:r>
          <w:proofErr w:type="spellEnd"/>
          <w:r w:rsidRPr="00DD4A12">
            <w:t xml:space="preserve"> List </w:t>
          </w:r>
          <w:proofErr w:type="spellStart"/>
          <w:r w:rsidRPr="00DD4A12">
            <w:t>App</w:t>
          </w:r>
          <w:proofErr w:type="spellEnd"/>
          <w:r w:rsidRPr="00DD4A12">
            <w:t xml:space="preserve"> </w:t>
          </w:r>
          <w:proofErr w:type="spellStart"/>
          <w:r w:rsidRPr="00DD4A12">
            <w:t>That</w:t>
          </w:r>
          <w:proofErr w:type="spellEnd"/>
          <w:r w:rsidRPr="00DD4A12">
            <w:t xml:space="preserve"> </w:t>
          </w:r>
          <w:proofErr w:type="spellStart"/>
          <w:r w:rsidRPr="00DD4A12">
            <w:t>Influences</w:t>
          </w:r>
          <w:proofErr w:type="spellEnd"/>
          <w:r w:rsidRPr="00DD4A12">
            <w:t xml:space="preserve"> </w:t>
          </w:r>
          <w:proofErr w:type="spellStart"/>
          <w:r w:rsidRPr="00DD4A12">
            <w:t>Healthy</w:t>
          </w:r>
          <w:proofErr w:type="spellEnd"/>
          <w:r w:rsidRPr="00DD4A12">
            <w:t xml:space="preserve"> </w:t>
          </w:r>
          <w:proofErr w:type="spellStart"/>
          <w:r w:rsidRPr="00DD4A12">
            <w:t>Shopping</w:t>
          </w:r>
          <w:proofErr w:type="spellEnd"/>
          <w:r w:rsidRPr="00DD4A12">
            <w:t xml:space="preserve"> </w:t>
          </w:r>
          <w:proofErr w:type="spellStart"/>
          <w:r w:rsidRPr="00DD4A12">
            <w:t>Habits</w:t>
          </w:r>
          <w:proofErr w:type="spellEnd"/>
          <w:r w:rsidRPr="00DD4A12">
            <w:t>. V: [online]. Dostupné na: doi:10.14236/</w:t>
          </w:r>
          <w:proofErr w:type="spellStart"/>
          <w:r w:rsidRPr="00DD4A12">
            <w:t>ewic</w:t>
          </w:r>
          <w:proofErr w:type="spellEnd"/>
          <w:r w:rsidRPr="00DD4A12">
            <w:t>/HCI2018.81</w:t>
          </w:r>
        </w:p>
        <w:p w14:paraId="0C44F9A9" w14:textId="77777777" w:rsidR="00116110" w:rsidRPr="00DD4A12" w:rsidRDefault="00116110">
          <w:pPr>
            <w:divId w:val="1821264528"/>
          </w:pPr>
          <w:r w:rsidRPr="00DD4A12">
            <w:t xml:space="preserve">AHN, </w:t>
          </w:r>
          <w:proofErr w:type="spellStart"/>
          <w:r w:rsidRPr="00DD4A12">
            <w:t>Junho</w:t>
          </w:r>
          <w:proofErr w:type="spellEnd"/>
          <w:r w:rsidRPr="00DD4A12">
            <w:t xml:space="preserve">, James WILLIAMSON, </w:t>
          </w:r>
          <w:proofErr w:type="spellStart"/>
          <w:r w:rsidRPr="00DD4A12">
            <w:t>Mike</w:t>
          </w:r>
          <w:proofErr w:type="spellEnd"/>
          <w:r w:rsidRPr="00DD4A12">
            <w:t xml:space="preserve"> GARTRELL, Richard HAN, </w:t>
          </w:r>
          <w:proofErr w:type="spellStart"/>
          <w:r w:rsidRPr="00DD4A12">
            <w:t>Qin</w:t>
          </w:r>
          <w:proofErr w:type="spellEnd"/>
          <w:r w:rsidRPr="00DD4A12">
            <w:t xml:space="preserve"> LV a </w:t>
          </w:r>
          <w:proofErr w:type="spellStart"/>
          <w:r w:rsidRPr="00DD4A12">
            <w:t>Shivakant</w:t>
          </w:r>
          <w:proofErr w:type="spellEnd"/>
          <w:r w:rsidRPr="00DD4A12">
            <w:t xml:space="preserve"> MISHRA, 2015. </w:t>
          </w:r>
          <w:proofErr w:type="spellStart"/>
          <w:r w:rsidRPr="00DD4A12">
            <w:t>Supporting</w:t>
          </w:r>
          <w:proofErr w:type="spellEnd"/>
          <w:r w:rsidRPr="00DD4A12">
            <w:t xml:space="preserve"> </w:t>
          </w:r>
          <w:proofErr w:type="spellStart"/>
          <w:r w:rsidRPr="00DD4A12">
            <w:t>Healthy</w:t>
          </w:r>
          <w:proofErr w:type="spellEnd"/>
          <w:r w:rsidRPr="00DD4A12">
            <w:t xml:space="preserve"> </w:t>
          </w:r>
          <w:proofErr w:type="spellStart"/>
          <w:r w:rsidRPr="00DD4A12">
            <w:t>Grocery</w:t>
          </w:r>
          <w:proofErr w:type="spellEnd"/>
          <w:r w:rsidRPr="00DD4A12">
            <w:t xml:space="preserve"> </w:t>
          </w:r>
          <w:proofErr w:type="spellStart"/>
          <w:r w:rsidRPr="00DD4A12">
            <w:t>Shopping</w:t>
          </w:r>
          <w:proofErr w:type="spellEnd"/>
          <w:r w:rsidRPr="00DD4A12">
            <w:t xml:space="preserve"> </w:t>
          </w:r>
          <w:proofErr w:type="spellStart"/>
          <w:r w:rsidRPr="00DD4A12">
            <w:t>via</w:t>
          </w:r>
          <w:proofErr w:type="spellEnd"/>
          <w:r w:rsidRPr="00DD4A12">
            <w:t xml:space="preserve"> Mobile </w:t>
          </w:r>
          <w:proofErr w:type="spellStart"/>
          <w:r w:rsidRPr="00DD4A12">
            <w:t>Augmented</w:t>
          </w:r>
          <w:proofErr w:type="spellEnd"/>
          <w:r w:rsidRPr="00DD4A12">
            <w:t xml:space="preserve"> Reality. </w:t>
          </w:r>
          <w:r w:rsidRPr="00DD4A12">
            <w:rPr>
              <w:i/>
              <w:iCs/>
            </w:rPr>
            <w:t xml:space="preserve">ACM </w:t>
          </w:r>
          <w:proofErr w:type="spellStart"/>
          <w:r w:rsidRPr="00DD4A12">
            <w:rPr>
              <w:i/>
              <w:iCs/>
            </w:rPr>
            <w:t>Transactions</w:t>
          </w:r>
          <w:proofErr w:type="spellEnd"/>
          <w:r w:rsidRPr="00DD4A12">
            <w:rPr>
              <w:i/>
              <w:iCs/>
            </w:rPr>
            <w:t xml:space="preserve"> on </w:t>
          </w:r>
          <w:proofErr w:type="spellStart"/>
          <w:r w:rsidRPr="00DD4A12">
            <w:rPr>
              <w:i/>
              <w:iCs/>
            </w:rPr>
            <w:t>Multimedia</w:t>
          </w:r>
          <w:proofErr w:type="spellEnd"/>
          <w:r w:rsidRPr="00DD4A12">
            <w:rPr>
              <w:i/>
              <w:iCs/>
            </w:rPr>
            <w:t xml:space="preserve"> </w:t>
          </w:r>
          <w:proofErr w:type="spellStart"/>
          <w:r w:rsidRPr="00DD4A12">
            <w:rPr>
              <w:i/>
              <w:iCs/>
            </w:rPr>
            <w:t>Computing</w:t>
          </w:r>
          <w:proofErr w:type="spellEnd"/>
          <w:r w:rsidRPr="00DD4A12">
            <w:rPr>
              <w:i/>
              <w:iCs/>
            </w:rPr>
            <w:t xml:space="preserve">, </w:t>
          </w:r>
          <w:proofErr w:type="spellStart"/>
          <w:r w:rsidRPr="00DD4A12">
            <w:rPr>
              <w:i/>
              <w:iCs/>
            </w:rPr>
            <w:t>Communications</w:t>
          </w:r>
          <w:proofErr w:type="spellEnd"/>
          <w:r w:rsidRPr="00DD4A12">
            <w:rPr>
              <w:i/>
              <w:iCs/>
            </w:rPr>
            <w:t xml:space="preserve">, and </w:t>
          </w:r>
          <w:proofErr w:type="spellStart"/>
          <w:r w:rsidRPr="00DD4A12">
            <w:rPr>
              <w:i/>
              <w:iCs/>
            </w:rPr>
            <w:t>Applications</w:t>
          </w:r>
          <w:proofErr w:type="spellEnd"/>
          <w:r w:rsidRPr="00DD4A12">
            <w:t xml:space="preserve"> [online]. 2015, roč. 12, č. 1s, s. 1–24. ISSN 1551-6857. Dostupné na: doi:10.1145/2808207</w:t>
          </w:r>
        </w:p>
        <w:p w14:paraId="4D2A7859" w14:textId="77777777" w:rsidR="00116110" w:rsidRPr="00DD4A12" w:rsidRDefault="00116110">
          <w:pPr>
            <w:divId w:val="476000421"/>
          </w:pPr>
          <w:r w:rsidRPr="00DD4A12">
            <w:t xml:space="preserve">AIOLFI, Simone, Silvia BELLINI a </w:t>
          </w:r>
          <w:proofErr w:type="spellStart"/>
          <w:r w:rsidRPr="00DD4A12">
            <w:t>Benedetta</w:t>
          </w:r>
          <w:proofErr w:type="spellEnd"/>
          <w:r w:rsidRPr="00DD4A12">
            <w:t xml:space="preserve"> GRANDI, 2022. </w:t>
          </w:r>
          <w:proofErr w:type="spellStart"/>
          <w:r w:rsidRPr="00DD4A12">
            <w:t>Using</w:t>
          </w:r>
          <w:proofErr w:type="spellEnd"/>
          <w:r w:rsidRPr="00DD4A12">
            <w:t xml:space="preserve"> mobile </w:t>
          </w:r>
          <w:proofErr w:type="spellStart"/>
          <w:r w:rsidRPr="00DD4A12">
            <w:t>while</w:t>
          </w:r>
          <w:proofErr w:type="spellEnd"/>
          <w:r w:rsidRPr="00DD4A12">
            <w:t xml:space="preserve"> </w:t>
          </w:r>
          <w:proofErr w:type="spellStart"/>
          <w:r w:rsidRPr="00DD4A12">
            <w:t>shopping</w:t>
          </w:r>
          <w:proofErr w:type="spellEnd"/>
          <w:r w:rsidRPr="00DD4A12">
            <w:t xml:space="preserve"> in-</w:t>
          </w:r>
          <w:proofErr w:type="spellStart"/>
          <w:r w:rsidRPr="00DD4A12">
            <w:t>store</w:t>
          </w:r>
          <w:proofErr w:type="spellEnd"/>
          <w:r w:rsidRPr="00DD4A12">
            <w:t xml:space="preserve">: a new model of </w:t>
          </w:r>
          <w:proofErr w:type="spellStart"/>
          <w:r w:rsidRPr="00DD4A12">
            <w:t>impulse-buying</w:t>
          </w:r>
          <w:proofErr w:type="spellEnd"/>
          <w:r w:rsidRPr="00DD4A12">
            <w:t xml:space="preserve"> </w:t>
          </w:r>
          <w:proofErr w:type="spellStart"/>
          <w:r w:rsidRPr="00DD4A12">
            <w:t>behaviour</w:t>
          </w:r>
          <w:proofErr w:type="spellEnd"/>
          <w:r w:rsidRPr="00DD4A12">
            <w:t xml:space="preserve">. </w:t>
          </w:r>
          <w:proofErr w:type="spellStart"/>
          <w:r w:rsidRPr="00DD4A12">
            <w:rPr>
              <w:i/>
              <w:iCs/>
            </w:rPr>
            <w:t>Journal</w:t>
          </w:r>
          <w:proofErr w:type="spellEnd"/>
          <w:r w:rsidRPr="00DD4A12">
            <w:rPr>
              <w:i/>
              <w:iCs/>
            </w:rPr>
            <w:t xml:space="preserve"> of </w:t>
          </w:r>
          <w:proofErr w:type="spellStart"/>
          <w:r w:rsidRPr="00DD4A12">
            <w:rPr>
              <w:i/>
              <w:iCs/>
            </w:rPr>
            <w:t>Consumer</w:t>
          </w:r>
          <w:proofErr w:type="spellEnd"/>
          <w:r w:rsidRPr="00DD4A12">
            <w:rPr>
              <w:i/>
              <w:iCs/>
            </w:rPr>
            <w:t xml:space="preserve"> Marketing</w:t>
          </w:r>
          <w:r w:rsidRPr="00DD4A12">
            <w:t xml:space="preserve"> [online]. 2022, roč. 39, č. 5, s. 432–444. ISSN 0736-3761. Dostupné na: doi:10.1108/JCM-05-2020-3823</w:t>
          </w:r>
        </w:p>
        <w:p w14:paraId="7157D1C2" w14:textId="77777777" w:rsidR="00116110" w:rsidRPr="00DD4A12" w:rsidRDefault="00116110">
          <w:pPr>
            <w:divId w:val="983584061"/>
          </w:pPr>
          <w:r w:rsidRPr="00DD4A12">
            <w:t xml:space="preserve">BELLINI, Silvia a Simone AIOLFI, 2017. </w:t>
          </w:r>
          <w:proofErr w:type="spellStart"/>
          <w:r w:rsidRPr="00DD4A12">
            <w:t>The</w:t>
          </w:r>
          <w:proofErr w:type="spellEnd"/>
          <w:r w:rsidRPr="00DD4A12">
            <w:t xml:space="preserve"> </w:t>
          </w:r>
          <w:proofErr w:type="spellStart"/>
          <w:r w:rsidRPr="00DD4A12">
            <w:t>Impact</w:t>
          </w:r>
          <w:proofErr w:type="spellEnd"/>
          <w:r w:rsidRPr="00DD4A12">
            <w:t xml:space="preserve"> of Mobile Device </w:t>
          </w:r>
          <w:proofErr w:type="spellStart"/>
          <w:r w:rsidRPr="00DD4A12">
            <w:t>Use</w:t>
          </w:r>
          <w:proofErr w:type="spellEnd"/>
          <w:r w:rsidRPr="00DD4A12">
            <w:t xml:space="preserve"> on </w:t>
          </w:r>
          <w:proofErr w:type="spellStart"/>
          <w:r w:rsidRPr="00DD4A12">
            <w:t>Shopper</w:t>
          </w:r>
          <w:proofErr w:type="spellEnd"/>
          <w:r w:rsidRPr="00DD4A12">
            <w:t xml:space="preserve"> </w:t>
          </w:r>
          <w:proofErr w:type="spellStart"/>
          <w:r w:rsidRPr="00DD4A12">
            <w:t>Behaviour</w:t>
          </w:r>
          <w:proofErr w:type="spellEnd"/>
          <w:r w:rsidRPr="00DD4A12">
            <w:t xml:space="preserve"> in </w:t>
          </w:r>
          <w:proofErr w:type="spellStart"/>
          <w:r w:rsidRPr="00DD4A12">
            <w:t>Store</w:t>
          </w:r>
          <w:proofErr w:type="spellEnd"/>
          <w:r w:rsidRPr="00DD4A12">
            <w:t xml:space="preserve">: </w:t>
          </w:r>
          <w:proofErr w:type="spellStart"/>
          <w:r w:rsidRPr="00DD4A12">
            <w:t>An</w:t>
          </w:r>
          <w:proofErr w:type="spellEnd"/>
          <w:r w:rsidRPr="00DD4A12">
            <w:t xml:space="preserve"> </w:t>
          </w:r>
          <w:proofErr w:type="spellStart"/>
          <w:r w:rsidRPr="00DD4A12">
            <w:t>Empirical</w:t>
          </w:r>
          <w:proofErr w:type="spellEnd"/>
          <w:r w:rsidRPr="00DD4A12">
            <w:t xml:space="preserve"> </w:t>
          </w:r>
          <w:proofErr w:type="spellStart"/>
          <w:r w:rsidRPr="00DD4A12">
            <w:t>Research</w:t>
          </w:r>
          <w:proofErr w:type="spellEnd"/>
          <w:r w:rsidRPr="00DD4A12">
            <w:t xml:space="preserve"> on </w:t>
          </w:r>
          <w:proofErr w:type="spellStart"/>
          <w:r w:rsidRPr="00DD4A12">
            <w:t>Grocery</w:t>
          </w:r>
          <w:proofErr w:type="spellEnd"/>
          <w:r w:rsidRPr="00DD4A12">
            <w:t xml:space="preserve"> </w:t>
          </w:r>
          <w:proofErr w:type="spellStart"/>
          <w:r w:rsidRPr="00DD4A12">
            <w:t>Retailing</w:t>
          </w:r>
          <w:proofErr w:type="spellEnd"/>
          <w:r w:rsidRPr="00DD4A12">
            <w:t xml:space="preserve">. </w:t>
          </w:r>
          <w:r w:rsidRPr="00DD4A12">
            <w:rPr>
              <w:i/>
              <w:iCs/>
            </w:rPr>
            <w:t xml:space="preserve">International Business </w:t>
          </w:r>
          <w:proofErr w:type="spellStart"/>
          <w:r w:rsidRPr="00DD4A12">
            <w:rPr>
              <w:i/>
              <w:iCs/>
            </w:rPr>
            <w:t>Research</w:t>
          </w:r>
          <w:proofErr w:type="spellEnd"/>
          <w:r w:rsidRPr="00DD4A12">
            <w:t xml:space="preserve"> [online]. 2017, roč. 10, č. 4, s. 58. ISSN 1913-9012. Dostupné na: doi:10.5539/ibr.v10n4p58</w:t>
          </w:r>
        </w:p>
        <w:p w14:paraId="5117011A" w14:textId="77777777" w:rsidR="00116110" w:rsidRPr="00DD4A12" w:rsidRDefault="00116110">
          <w:pPr>
            <w:divId w:val="1227452460"/>
          </w:pPr>
          <w:r w:rsidRPr="00DD4A12">
            <w:t xml:space="preserve">BLOCK, </w:t>
          </w:r>
          <w:proofErr w:type="spellStart"/>
          <w:r w:rsidRPr="00DD4A12">
            <w:t>Lauren</w:t>
          </w:r>
          <w:proofErr w:type="spellEnd"/>
          <w:r w:rsidRPr="00DD4A12">
            <w:t xml:space="preserve"> G. a </w:t>
          </w:r>
          <w:proofErr w:type="spellStart"/>
          <w:r w:rsidRPr="00DD4A12">
            <w:t>Vicki</w:t>
          </w:r>
          <w:proofErr w:type="spellEnd"/>
          <w:r w:rsidRPr="00DD4A12">
            <w:t xml:space="preserve"> G. MORWITZ, 1999. </w:t>
          </w:r>
          <w:proofErr w:type="spellStart"/>
          <w:r w:rsidRPr="00DD4A12">
            <w:t>Shopping</w:t>
          </w:r>
          <w:proofErr w:type="spellEnd"/>
          <w:r w:rsidRPr="00DD4A12">
            <w:t xml:space="preserve"> </w:t>
          </w:r>
          <w:proofErr w:type="spellStart"/>
          <w:r w:rsidRPr="00DD4A12">
            <w:t>Lists</w:t>
          </w:r>
          <w:proofErr w:type="spellEnd"/>
          <w:r w:rsidRPr="00DD4A12">
            <w:t xml:space="preserve"> as </w:t>
          </w:r>
          <w:proofErr w:type="spellStart"/>
          <w:r w:rsidRPr="00DD4A12">
            <w:t>an</w:t>
          </w:r>
          <w:proofErr w:type="spellEnd"/>
          <w:r w:rsidRPr="00DD4A12">
            <w:t xml:space="preserve"> </w:t>
          </w:r>
          <w:proofErr w:type="spellStart"/>
          <w:r w:rsidRPr="00DD4A12">
            <w:t>External</w:t>
          </w:r>
          <w:proofErr w:type="spellEnd"/>
          <w:r w:rsidRPr="00DD4A12">
            <w:t xml:space="preserve"> </w:t>
          </w:r>
          <w:proofErr w:type="spellStart"/>
          <w:r w:rsidRPr="00DD4A12">
            <w:t>Memory</w:t>
          </w:r>
          <w:proofErr w:type="spellEnd"/>
          <w:r w:rsidRPr="00DD4A12">
            <w:t xml:space="preserve"> Aid </w:t>
          </w:r>
          <w:proofErr w:type="spellStart"/>
          <w:r w:rsidRPr="00DD4A12">
            <w:t>for</w:t>
          </w:r>
          <w:proofErr w:type="spellEnd"/>
          <w:r w:rsidRPr="00DD4A12">
            <w:t xml:space="preserve"> </w:t>
          </w:r>
          <w:proofErr w:type="spellStart"/>
          <w:r w:rsidRPr="00DD4A12">
            <w:t>Grocery</w:t>
          </w:r>
          <w:proofErr w:type="spellEnd"/>
          <w:r w:rsidRPr="00DD4A12">
            <w:t xml:space="preserve"> </w:t>
          </w:r>
          <w:proofErr w:type="spellStart"/>
          <w:r w:rsidRPr="00DD4A12">
            <w:t>Shopping</w:t>
          </w:r>
          <w:proofErr w:type="spellEnd"/>
          <w:r w:rsidRPr="00DD4A12">
            <w:t xml:space="preserve">: </w:t>
          </w:r>
          <w:proofErr w:type="spellStart"/>
          <w:r w:rsidRPr="00DD4A12">
            <w:t>Influences</w:t>
          </w:r>
          <w:proofErr w:type="spellEnd"/>
          <w:r w:rsidRPr="00DD4A12">
            <w:t xml:space="preserve"> on List </w:t>
          </w:r>
          <w:proofErr w:type="spellStart"/>
          <w:r w:rsidRPr="00DD4A12">
            <w:t>Writing</w:t>
          </w:r>
          <w:proofErr w:type="spellEnd"/>
          <w:r w:rsidRPr="00DD4A12">
            <w:t xml:space="preserve"> and List </w:t>
          </w:r>
          <w:proofErr w:type="spellStart"/>
          <w:r w:rsidRPr="00DD4A12">
            <w:t>Fulfillment</w:t>
          </w:r>
          <w:proofErr w:type="spellEnd"/>
          <w:r w:rsidRPr="00DD4A12">
            <w:t xml:space="preserve">. </w:t>
          </w:r>
          <w:proofErr w:type="spellStart"/>
          <w:r w:rsidRPr="00DD4A12">
            <w:rPr>
              <w:i/>
              <w:iCs/>
            </w:rPr>
            <w:t>Journal</w:t>
          </w:r>
          <w:proofErr w:type="spellEnd"/>
          <w:r w:rsidRPr="00DD4A12">
            <w:rPr>
              <w:i/>
              <w:iCs/>
            </w:rPr>
            <w:t xml:space="preserve"> of </w:t>
          </w:r>
          <w:proofErr w:type="spellStart"/>
          <w:r w:rsidRPr="00DD4A12">
            <w:rPr>
              <w:i/>
              <w:iCs/>
            </w:rPr>
            <w:t>Consumer</w:t>
          </w:r>
          <w:proofErr w:type="spellEnd"/>
          <w:r w:rsidRPr="00DD4A12">
            <w:rPr>
              <w:i/>
              <w:iCs/>
            </w:rPr>
            <w:t xml:space="preserve"> </w:t>
          </w:r>
          <w:proofErr w:type="spellStart"/>
          <w:r w:rsidRPr="00DD4A12">
            <w:rPr>
              <w:i/>
              <w:iCs/>
            </w:rPr>
            <w:t>Psychology</w:t>
          </w:r>
          <w:proofErr w:type="spellEnd"/>
          <w:r w:rsidRPr="00DD4A12">
            <w:t xml:space="preserve"> [online]. 1999, roč. 8, č. 4, s. 343–375. ISSN 1057-7408. Dostupné na: doi:10.1207/s15327663jcp0804_01</w:t>
          </w:r>
        </w:p>
        <w:p w14:paraId="7A922592" w14:textId="77777777" w:rsidR="00116110" w:rsidRPr="00DD4A12" w:rsidRDefault="00116110">
          <w:pPr>
            <w:divId w:val="1709337883"/>
          </w:pPr>
          <w:r w:rsidRPr="00DD4A12">
            <w:t xml:space="preserve">BRAHLER STEFAN, 2010. </w:t>
          </w:r>
          <w:proofErr w:type="spellStart"/>
          <w:r w:rsidRPr="00DD4A12">
            <w:rPr>
              <w:i/>
              <w:iCs/>
            </w:rPr>
            <w:t>Analysis</w:t>
          </w:r>
          <w:proofErr w:type="spellEnd"/>
          <w:r w:rsidRPr="00DD4A12">
            <w:rPr>
              <w:i/>
              <w:iCs/>
            </w:rPr>
            <w:t xml:space="preserve"> of </w:t>
          </w:r>
          <w:proofErr w:type="spellStart"/>
          <w:r w:rsidRPr="00DD4A12">
            <w:rPr>
              <w:i/>
              <w:iCs/>
            </w:rPr>
            <w:t>the</w:t>
          </w:r>
          <w:proofErr w:type="spellEnd"/>
          <w:r w:rsidRPr="00DD4A12">
            <w:rPr>
              <w:i/>
              <w:iCs/>
            </w:rPr>
            <w:t xml:space="preserve"> Android </w:t>
          </w:r>
          <w:proofErr w:type="spellStart"/>
          <w:r w:rsidRPr="00DD4A12">
            <w:rPr>
              <w:i/>
              <w:iCs/>
            </w:rPr>
            <w:t>Architecture</w:t>
          </w:r>
          <w:proofErr w:type="spellEnd"/>
          <w:r w:rsidRPr="00DD4A12">
            <w:t xml:space="preserve">. </w:t>
          </w:r>
        </w:p>
        <w:p w14:paraId="53B85E27" w14:textId="77777777" w:rsidR="00116110" w:rsidRPr="00DD4A12" w:rsidRDefault="00116110">
          <w:pPr>
            <w:divId w:val="1457673365"/>
          </w:pPr>
          <w:r w:rsidRPr="00DD4A12">
            <w:t xml:space="preserve">CURRY DAVID, 2023. Android </w:t>
          </w:r>
          <w:proofErr w:type="spellStart"/>
          <w:r w:rsidRPr="00DD4A12">
            <w:t>Statistics</w:t>
          </w:r>
          <w:proofErr w:type="spellEnd"/>
          <w:r w:rsidRPr="00DD4A12">
            <w:t xml:space="preserve">. </w:t>
          </w:r>
          <w:r w:rsidRPr="00DD4A12">
            <w:rPr>
              <w:i/>
              <w:iCs/>
            </w:rPr>
            <w:t>https://www.businessofapps.com/data/android-statistics/</w:t>
          </w:r>
          <w:r w:rsidRPr="00DD4A12">
            <w:t xml:space="preserve">. </w:t>
          </w:r>
        </w:p>
        <w:p w14:paraId="6300F1C8" w14:textId="77777777" w:rsidR="00116110" w:rsidRPr="00DD4A12" w:rsidRDefault="00116110">
          <w:pPr>
            <w:divId w:val="201553779"/>
          </w:pPr>
          <w:r w:rsidRPr="00DD4A12">
            <w:t xml:space="preserve">DESIMONE DEANNA, 2017. </w:t>
          </w:r>
          <w:r w:rsidRPr="00DD4A12">
            <w:rPr>
              <w:i/>
              <w:iCs/>
            </w:rPr>
            <w:t>RELATIONSHIP OF GROCERY SHOPPING HABITS TO BODY MASS INDEX OF ADULTS IN WESTERN NEW YORK</w:t>
          </w:r>
          <w:r w:rsidRPr="00DD4A12">
            <w:t xml:space="preserve">. </w:t>
          </w:r>
          <w:proofErr w:type="spellStart"/>
          <w:r w:rsidRPr="00DD4A12">
            <w:t>Buffalo</w:t>
          </w:r>
          <w:proofErr w:type="spellEnd"/>
          <w:r w:rsidRPr="00DD4A12">
            <w:t xml:space="preserve">, NY. </w:t>
          </w:r>
          <w:proofErr w:type="spellStart"/>
          <w:r w:rsidRPr="00DD4A12">
            <w:t>Faculty</w:t>
          </w:r>
          <w:proofErr w:type="spellEnd"/>
          <w:r w:rsidRPr="00DD4A12">
            <w:t xml:space="preserve"> of </w:t>
          </w:r>
          <w:proofErr w:type="spellStart"/>
          <w:r w:rsidRPr="00DD4A12">
            <w:t>D’Youville</w:t>
          </w:r>
          <w:proofErr w:type="spellEnd"/>
          <w:r w:rsidRPr="00DD4A12">
            <w:t xml:space="preserve"> </w:t>
          </w:r>
          <w:proofErr w:type="spellStart"/>
          <w:r w:rsidRPr="00DD4A12">
            <w:t>College</w:t>
          </w:r>
          <w:proofErr w:type="spellEnd"/>
          <w:r w:rsidRPr="00DD4A12">
            <w:t xml:space="preserve"> </w:t>
          </w:r>
          <w:proofErr w:type="spellStart"/>
          <w:r w:rsidRPr="00DD4A12">
            <w:t>Division</w:t>
          </w:r>
          <w:proofErr w:type="spellEnd"/>
          <w:r w:rsidRPr="00DD4A12">
            <w:t xml:space="preserve"> of </w:t>
          </w:r>
          <w:proofErr w:type="spellStart"/>
          <w:r w:rsidRPr="00DD4A12">
            <w:t>Academic</w:t>
          </w:r>
          <w:proofErr w:type="spellEnd"/>
          <w:r w:rsidRPr="00DD4A12">
            <w:t xml:space="preserve"> </w:t>
          </w:r>
          <w:proofErr w:type="spellStart"/>
          <w:r w:rsidRPr="00DD4A12">
            <w:t>Affairs</w:t>
          </w:r>
          <w:proofErr w:type="spellEnd"/>
          <w:r w:rsidRPr="00DD4A12">
            <w:t xml:space="preserve">. </w:t>
          </w:r>
        </w:p>
        <w:p w14:paraId="364869E9" w14:textId="77777777" w:rsidR="00116110" w:rsidRPr="00DD4A12" w:rsidRDefault="00116110">
          <w:pPr>
            <w:divId w:val="290670667"/>
          </w:pPr>
          <w:r w:rsidRPr="00DD4A12">
            <w:t xml:space="preserve">HALL MARK a HOSCH WILLIAM, 2023. Google. </w:t>
          </w:r>
          <w:r w:rsidRPr="00DD4A12">
            <w:rPr>
              <w:i/>
              <w:iCs/>
            </w:rPr>
            <w:t>https://www.britannica.com/topic/Google-Inc</w:t>
          </w:r>
          <w:r w:rsidRPr="00DD4A12">
            <w:t xml:space="preserve">. </w:t>
          </w:r>
        </w:p>
        <w:p w14:paraId="1313EAD6" w14:textId="77777777" w:rsidR="00116110" w:rsidRPr="00DD4A12" w:rsidRDefault="00116110">
          <w:pPr>
            <w:divId w:val="273559361"/>
          </w:pPr>
          <w:r w:rsidRPr="00DD4A12">
            <w:lastRenderedPageBreak/>
            <w:t xml:space="preserve">HARSHA JAYAWILAL, W. A. a </w:t>
          </w:r>
          <w:proofErr w:type="spellStart"/>
          <w:r w:rsidRPr="00DD4A12">
            <w:t>Saminda</w:t>
          </w:r>
          <w:proofErr w:type="spellEnd"/>
          <w:r w:rsidRPr="00DD4A12">
            <w:t xml:space="preserve"> PREMERATNE, 2017. </w:t>
          </w:r>
          <w:proofErr w:type="spellStart"/>
          <w:r w:rsidRPr="00DD4A12">
            <w:t>The</w:t>
          </w:r>
          <w:proofErr w:type="spellEnd"/>
          <w:r w:rsidRPr="00DD4A12">
            <w:t xml:space="preserve"> </w:t>
          </w:r>
          <w:proofErr w:type="spellStart"/>
          <w:r w:rsidRPr="00DD4A12">
            <w:t>smart</w:t>
          </w:r>
          <w:proofErr w:type="spellEnd"/>
          <w:r w:rsidRPr="00DD4A12">
            <w:t xml:space="preserve"> </w:t>
          </w:r>
          <w:proofErr w:type="spellStart"/>
          <w:r w:rsidRPr="00DD4A12">
            <w:t>shopping</w:t>
          </w:r>
          <w:proofErr w:type="spellEnd"/>
          <w:r w:rsidRPr="00DD4A12">
            <w:t xml:space="preserve"> list: </w:t>
          </w:r>
          <w:proofErr w:type="spellStart"/>
          <w:r w:rsidRPr="00DD4A12">
            <w:t>An</w:t>
          </w:r>
          <w:proofErr w:type="spellEnd"/>
          <w:r w:rsidRPr="00DD4A12">
            <w:t xml:space="preserve"> </w:t>
          </w:r>
          <w:proofErr w:type="spellStart"/>
          <w:r w:rsidRPr="00DD4A12">
            <w:t>effective</w:t>
          </w:r>
          <w:proofErr w:type="spellEnd"/>
          <w:r w:rsidRPr="00DD4A12">
            <w:t xml:space="preserve"> mobile </w:t>
          </w:r>
          <w:proofErr w:type="spellStart"/>
          <w:r w:rsidRPr="00DD4A12">
            <w:t>solution</w:t>
          </w:r>
          <w:proofErr w:type="spellEnd"/>
          <w:r w:rsidRPr="00DD4A12">
            <w:t xml:space="preserve"> </w:t>
          </w:r>
          <w:proofErr w:type="spellStart"/>
          <w:r w:rsidRPr="00DD4A12">
            <w:t>for</w:t>
          </w:r>
          <w:proofErr w:type="spellEnd"/>
          <w:r w:rsidRPr="00DD4A12">
            <w:t xml:space="preserve"> </w:t>
          </w:r>
          <w:proofErr w:type="spellStart"/>
          <w:r w:rsidRPr="00DD4A12">
            <w:t>grocery</w:t>
          </w:r>
          <w:proofErr w:type="spellEnd"/>
          <w:r w:rsidRPr="00DD4A12">
            <w:t xml:space="preserve"> list-</w:t>
          </w:r>
          <w:proofErr w:type="spellStart"/>
          <w:r w:rsidRPr="00DD4A12">
            <w:t>creation</w:t>
          </w:r>
          <w:proofErr w:type="spellEnd"/>
          <w:r w:rsidRPr="00DD4A12">
            <w:t xml:space="preserve"> </w:t>
          </w:r>
          <w:proofErr w:type="spellStart"/>
          <w:r w:rsidRPr="00DD4A12">
            <w:t>process</w:t>
          </w:r>
          <w:proofErr w:type="spellEnd"/>
          <w:r w:rsidRPr="00DD4A12">
            <w:t xml:space="preserve">. V: </w:t>
          </w:r>
          <w:r w:rsidRPr="00DD4A12">
            <w:rPr>
              <w:i/>
              <w:iCs/>
            </w:rPr>
            <w:t xml:space="preserve">2017 IEEE 13th </w:t>
          </w:r>
          <w:proofErr w:type="spellStart"/>
          <w:r w:rsidRPr="00DD4A12">
            <w:rPr>
              <w:i/>
              <w:iCs/>
            </w:rPr>
            <w:t>Malaysia</w:t>
          </w:r>
          <w:proofErr w:type="spellEnd"/>
          <w:r w:rsidRPr="00DD4A12">
            <w:rPr>
              <w:i/>
              <w:iCs/>
            </w:rPr>
            <w:t xml:space="preserve"> International </w:t>
          </w:r>
          <w:proofErr w:type="spellStart"/>
          <w:r w:rsidRPr="00DD4A12">
            <w:rPr>
              <w:i/>
              <w:iCs/>
            </w:rPr>
            <w:t>Conference</w:t>
          </w:r>
          <w:proofErr w:type="spellEnd"/>
          <w:r w:rsidRPr="00DD4A12">
            <w:rPr>
              <w:i/>
              <w:iCs/>
            </w:rPr>
            <w:t xml:space="preserve"> on </w:t>
          </w:r>
          <w:proofErr w:type="spellStart"/>
          <w:r w:rsidRPr="00DD4A12">
            <w:rPr>
              <w:i/>
              <w:iCs/>
            </w:rPr>
            <w:t>Communications</w:t>
          </w:r>
          <w:proofErr w:type="spellEnd"/>
          <w:r w:rsidRPr="00DD4A12">
            <w:rPr>
              <w:i/>
              <w:iCs/>
            </w:rPr>
            <w:t xml:space="preserve"> (MICC)</w:t>
          </w:r>
          <w:r w:rsidRPr="00DD4A12">
            <w:t xml:space="preserve"> [online]. </w:t>
          </w:r>
          <w:proofErr w:type="spellStart"/>
          <w:r w:rsidRPr="00DD4A12">
            <w:t>B.m</w:t>
          </w:r>
          <w:proofErr w:type="spellEnd"/>
          <w:r w:rsidRPr="00DD4A12">
            <w:t>.: IEEE, s. 124–129. ISBN 978-1-5386-3132-4. Dostupné na: doi:10.1109/MICC.2017.8311745</w:t>
          </w:r>
        </w:p>
        <w:p w14:paraId="7E24C963" w14:textId="77777777" w:rsidR="00116110" w:rsidRPr="00DD4A12" w:rsidRDefault="00116110">
          <w:pPr>
            <w:divId w:val="1944727461"/>
          </w:pPr>
          <w:r w:rsidRPr="00DD4A12">
            <w:t xml:space="preserve">HEINRICHS, Felix, Daniel SCHREIBER a </w:t>
          </w:r>
          <w:proofErr w:type="spellStart"/>
          <w:r w:rsidRPr="00DD4A12">
            <w:t>Johannes</w:t>
          </w:r>
          <w:proofErr w:type="spellEnd"/>
          <w:r w:rsidRPr="00DD4A12">
            <w:t xml:space="preserve"> SCHÖNING, 2011. </w:t>
          </w:r>
          <w:proofErr w:type="spellStart"/>
          <w:r w:rsidRPr="00DD4A12">
            <w:t>The</w:t>
          </w:r>
          <w:proofErr w:type="spellEnd"/>
          <w:r w:rsidRPr="00DD4A12">
            <w:t xml:space="preserve"> hybrid </w:t>
          </w:r>
          <w:proofErr w:type="spellStart"/>
          <w:r w:rsidRPr="00DD4A12">
            <w:t>shopping</w:t>
          </w:r>
          <w:proofErr w:type="spellEnd"/>
          <w:r w:rsidRPr="00DD4A12">
            <w:t xml:space="preserve"> list. V: </w:t>
          </w:r>
          <w:proofErr w:type="spellStart"/>
          <w:r w:rsidRPr="00DD4A12">
            <w:rPr>
              <w:i/>
              <w:iCs/>
            </w:rPr>
            <w:t>Proceedings</w:t>
          </w:r>
          <w:proofErr w:type="spellEnd"/>
          <w:r w:rsidRPr="00DD4A12">
            <w:rPr>
              <w:i/>
              <w:iCs/>
            </w:rPr>
            <w:t xml:space="preserve"> of </w:t>
          </w:r>
          <w:proofErr w:type="spellStart"/>
          <w:r w:rsidRPr="00DD4A12">
            <w:rPr>
              <w:i/>
              <w:iCs/>
            </w:rPr>
            <w:t>the</w:t>
          </w:r>
          <w:proofErr w:type="spellEnd"/>
          <w:r w:rsidRPr="00DD4A12">
            <w:rPr>
              <w:i/>
              <w:iCs/>
            </w:rPr>
            <w:t xml:space="preserve"> 13th International </w:t>
          </w:r>
          <w:proofErr w:type="spellStart"/>
          <w:r w:rsidRPr="00DD4A12">
            <w:rPr>
              <w:i/>
              <w:iCs/>
            </w:rPr>
            <w:t>Conference</w:t>
          </w:r>
          <w:proofErr w:type="spellEnd"/>
          <w:r w:rsidRPr="00DD4A12">
            <w:rPr>
              <w:i/>
              <w:iCs/>
            </w:rPr>
            <w:t xml:space="preserve"> on </w:t>
          </w:r>
          <w:proofErr w:type="spellStart"/>
          <w:r w:rsidRPr="00DD4A12">
            <w:rPr>
              <w:i/>
              <w:iCs/>
            </w:rPr>
            <w:t>Human</w:t>
          </w:r>
          <w:proofErr w:type="spellEnd"/>
          <w:r w:rsidRPr="00DD4A12">
            <w:rPr>
              <w:i/>
              <w:iCs/>
            </w:rPr>
            <w:t xml:space="preserve"> </w:t>
          </w:r>
          <w:proofErr w:type="spellStart"/>
          <w:r w:rsidRPr="00DD4A12">
            <w:rPr>
              <w:i/>
              <w:iCs/>
            </w:rPr>
            <w:t>Computer</w:t>
          </w:r>
          <w:proofErr w:type="spellEnd"/>
          <w:r w:rsidRPr="00DD4A12">
            <w:rPr>
              <w:i/>
              <w:iCs/>
            </w:rPr>
            <w:t xml:space="preserve"> </w:t>
          </w:r>
          <w:proofErr w:type="spellStart"/>
          <w:r w:rsidRPr="00DD4A12">
            <w:rPr>
              <w:i/>
              <w:iCs/>
            </w:rPr>
            <w:t>Interaction</w:t>
          </w:r>
          <w:proofErr w:type="spellEnd"/>
          <w:r w:rsidRPr="00DD4A12">
            <w:rPr>
              <w:i/>
              <w:iCs/>
            </w:rPr>
            <w:t xml:space="preserve"> </w:t>
          </w:r>
          <w:proofErr w:type="spellStart"/>
          <w:r w:rsidRPr="00DD4A12">
            <w:rPr>
              <w:i/>
              <w:iCs/>
            </w:rPr>
            <w:t>with</w:t>
          </w:r>
          <w:proofErr w:type="spellEnd"/>
          <w:r w:rsidRPr="00DD4A12">
            <w:rPr>
              <w:i/>
              <w:iCs/>
            </w:rPr>
            <w:t xml:space="preserve"> Mobile </w:t>
          </w:r>
          <w:proofErr w:type="spellStart"/>
          <w:r w:rsidRPr="00DD4A12">
            <w:rPr>
              <w:i/>
              <w:iCs/>
            </w:rPr>
            <w:t>Devices</w:t>
          </w:r>
          <w:proofErr w:type="spellEnd"/>
          <w:r w:rsidRPr="00DD4A12">
            <w:rPr>
              <w:i/>
              <w:iCs/>
            </w:rPr>
            <w:t xml:space="preserve"> and </w:t>
          </w:r>
          <w:proofErr w:type="spellStart"/>
          <w:r w:rsidRPr="00DD4A12">
            <w:rPr>
              <w:i/>
              <w:iCs/>
            </w:rPr>
            <w:t>Services</w:t>
          </w:r>
          <w:proofErr w:type="spellEnd"/>
          <w:r w:rsidRPr="00DD4A12">
            <w:t xml:space="preserve"> [online]. New York, NY, USA: ACM, s. 251–254. ISBN 9781450305419. Dostupné na: doi:10.1145/2037373.2037411</w:t>
          </w:r>
        </w:p>
        <w:p w14:paraId="644EDD43" w14:textId="77777777" w:rsidR="00116110" w:rsidRPr="00DD4A12" w:rsidRDefault="00116110">
          <w:pPr>
            <w:divId w:val="1718890844"/>
          </w:pPr>
          <w:r w:rsidRPr="00DD4A12">
            <w:t xml:space="preserve">CHAFFEY DAVE, 2023. </w:t>
          </w:r>
          <w:r w:rsidRPr="00DD4A12">
            <w:rPr>
              <w:i/>
              <w:iCs/>
            </w:rPr>
            <w:t xml:space="preserve">Mobile marketing </w:t>
          </w:r>
          <w:proofErr w:type="spellStart"/>
          <w:r w:rsidRPr="00DD4A12">
            <w:rPr>
              <w:i/>
              <w:iCs/>
            </w:rPr>
            <w:t>statistics</w:t>
          </w:r>
          <w:proofErr w:type="spellEnd"/>
          <w:r w:rsidRPr="00DD4A12">
            <w:rPr>
              <w:i/>
              <w:iCs/>
            </w:rPr>
            <w:t xml:space="preserve"> </w:t>
          </w:r>
          <w:proofErr w:type="spellStart"/>
          <w:r w:rsidRPr="00DD4A12">
            <w:rPr>
              <w:i/>
              <w:iCs/>
            </w:rPr>
            <w:t>compilation</w:t>
          </w:r>
          <w:proofErr w:type="spellEnd"/>
          <w:r w:rsidRPr="00DD4A12">
            <w:rPr>
              <w:i/>
              <w:iCs/>
            </w:rPr>
            <w:t xml:space="preserve"> 2023</w:t>
          </w:r>
          <w:r w:rsidRPr="00DD4A12">
            <w:t xml:space="preserve"> [online] [cit. 19. november 2023]. Dostupné na: https://www.smartinsights.com/mobile-marketing/mobile-marketing-analytics/mobile-marketing-statistics/</w:t>
          </w:r>
        </w:p>
        <w:p w14:paraId="408B4EBF" w14:textId="77777777" w:rsidR="00116110" w:rsidRPr="00DD4A12" w:rsidRDefault="00116110">
          <w:pPr>
            <w:divId w:val="789975753"/>
          </w:pPr>
          <w:r w:rsidRPr="00DD4A12">
            <w:t xml:space="preserve">CHEN, </w:t>
          </w:r>
          <w:proofErr w:type="spellStart"/>
          <w:r w:rsidRPr="00DD4A12">
            <w:t>Chien-Hsiung</w:t>
          </w:r>
          <w:proofErr w:type="spellEnd"/>
          <w:r w:rsidRPr="00DD4A12">
            <w:t xml:space="preserve"> a </w:t>
          </w:r>
          <w:proofErr w:type="spellStart"/>
          <w:r w:rsidRPr="00DD4A12">
            <w:t>Weimin</w:t>
          </w:r>
          <w:proofErr w:type="spellEnd"/>
          <w:r w:rsidRPr="00DD4A12">
            <w:t xml:space="preserve"> ZHAI, 2023. </w:t>
          </w:r>
          <w:proofErr w:type="spellStart"/>
          <w:r w:rsidRPr="00DD4A12">
            <w:t>The</w:t>
          </w:r>
          <w:proofErr w:type="spellEnd"/>
          <w:r w:rsidRPr="00DD4A12">
            <w:t xml:space="preserve"> </w:t>
          </w:r>
          <w:proofErr w:type="spellStart"/>
          <w:r w:rsidRPr="00DD4A12">
            <w:t>Effects</w:t>
          </w:r>
          <w:proofErr w:type="spellEnd"/>
          <w:r w:rsidRPr="00DD4A12">
            <w:t xml:space="preserve"> of </w:t>
          </w:r>
          <w:proofErr w:type="spellStart"/>
          <w:r w:rsidRPr="00DD4A12">
            <w:t>Information</w:t>
          </w:r>
          <w:proofErr w:type="spellEnd"/>
          <w:r w:rsidRPr="00DD4A12">
            <w:t xml:space="preserve"> </w:t>
          </w:r>
          <w:proofErr w:type="spellStart"/>
          <w:r w:rsidRPr="00DD4A12">
            <w:t>Layout</w:t>
          </w:r>
          <w:proofErr w:type="spellEnd"/>
          <w:r w:rsidRPr="00DD4A12">
            <w:t xml:space="preserve">, Display </w:t>
          </w:r>
          <w:proofErr w:type="spellStart"/>
          <w:r w:rsidRPr="00DD4A12">
            <w:t>Mode</w:t>
          </w:r>
          <w:proofErr w:type="spellEnd"/>
          <w:r w:rsidRPr="00DD4A12">
            <w:t xml:space="preserve">, and </w:t>
          </w:r>
          <w:proofErr w:type="spellStart"/>
          <w:r w:rsidRPr="00DD4A12">
            <w:t>Gender</w:t>
          </w:r>
          <w:proofErr w:type="spellEnd"/>
          <w:r w:rsidRPr="00DD4A12">
            <w:t xml:space="preserve"> </w:t>
          </w:r>
          <w:proofErr w:type="spellStart"/>
          <w:r w:rsidRPr="00DD4A12">
            <w:t>Difference</w:t>
          </w:r>
          <w:proofErr w:type="spellEnd"/>
          <w:r w:rsidRPr="00DD4A12">
            <w:t xml:space="preserve"> on </w:t>
          </w:r>
          <w:proofErr w:type="spellStart"/>
          <w:r w:rsidRPr="00DD4A12">
            <w:t>the</w:t>
          </w:r>
          <w:proofErr w:type="spellEnd"/>
          <w:r w:rsidRPr="00DD4A12">
            <w:t xml:space="preserve"> User Interface Design of Mobile </w:t>
          </w:r>
          <w:proofErr w:type="spellStart"/>
          <w:r w:rsidRPr="00DD4A12">
            <w:t>Shopping</w:t>
          </w:r>
          <w:proofErr w:type="spellEnd"/>
          <w:r w:rsidRPr="00DD4A12">
            <w:t xml:space="preserve"> </w:t>
          </w:r>
          <w:proofErr w:type="spellStart"/>
          <w:r w:rsidRPr="00DD4A12">
            <w:t>Applications</w:t>
          </w:r>
          <w:proofErr w:type="spellEnd"/>
          <w:r w:rsidRPr="00DD4A12">
            <w:t xml:space="preserve">. </w:t>
          </w:r>
          <w:r w:rsidRPr="00DD4A12">
            <w:rPr>
              <w:i/>
              <w:iCs/>
            </w:rPr>
            <w:t>IEEE Access</w:t>
          </w:r>
          <w:r w:rsidRPr="00DD4A12">
            <w:t xml:space="preserve"> [online]. 2023, roč. 11, s. 47024–47039. ISSN 2169-3536. Dostupné na: doi:10.1109/ACCESS.2023.3274575</w:t>
          </w:r>
        </w:p>
        <w:p w14:paraId="3B58D572" w14:textId="77777777" w:rsidR="00116110" w:rsidRPr="00DD4A12" w:rsidRDefault="00116110">
          <w:pPr>
            <w:divId w:val="1034424478"/>
          </w:pPr>
          <w:r w:rsidRPr="00DD4A12">
            <w:t xml:space="preserve">JAIN ROSHNI, 2018. </w:t>
          </w:r>
          <w:proofErr w:type="spellStart"/>
          <w:r w:rsidRPr="00DD4A12">
            <w:rPr>
              <w:i/>
              <w:iCs/>
            </w:rPr>
            <w:t>SmartGrocer</w:t>
          </w:r>
          <w:proofErr w:type="spellEnd"/>
          <w:r w:rsidRPr="00DD4A12">
            <w:rPr>
              <w:i/>
              <w:iCs/>
            </w:rPr>
            <w:t xml:space="preserve">: A </w:t>
          </w:r>
          <w:proofErr w:type="spellStart"/>
          <w:r w:rsidRPr="00DD4A12">
            <w:rPr>
              <w:i/>
              <w:iCs/>
            </w:rPr>
            <w:t>Context-Aware</w:t>
          </w:r>
          <w:proofErr w:type="spellEnd"/>
          <w:r w:rsidRPr="00DD4A12">
            <w:rPr>
              <w:i/>
              <w:iCs/>
            </w:rPr>
            <w:t xml:space="preserve"> </w:t>
          </w:r>
          <w:proofErr w:type="spellStart"/>
          <w:r w:rsidRPr="00DD4A12">
            <w:rPr>
              <w:i/>
              <w:iCs/>
            </w:rPr>
            <w:t>Personalized</w:t>
          </w:r>
          <w:proofErr w:type="spellEnd"/>
          <w:r w:rsidRPr="00DD4A12">
            <w:rPr>
              <w:i/>
              <w:iCs/>
            </w:rPr>
            <w:t xml:space="preserve"> </w:t>
          </w:r>
          <w:proofErr w:type="spellStart"/>
          <w:r w:rsidRPr="00DD4A12">
            <w:rPr>
              <w:i/>
              <w:iCs/>
            </w:rPr>
            <w:t>Grocery</w:t>
          </w:r>
          <w:proofErr w:type="spellEnd"/>
          <w:r w:rsidRPr="00DD4A12">
            <w:rPr>
              <w:i/>
              <w:iCs/>
            </w:rPr>
            <w:t xml:space="preserve"> </w:t>
          </w:r>
          <w:proofErr w:type="spellStart"/>
          <w:r w:rsidRPr="00DD4A12">
            <w:rPr>
              <w:i/>
              <w:iCs/>
            </w:rPr>
            <w:t>System</w:t>
          </w:r>
          <w:proofErr w:type="spellEnd"/>
          <w:r w:rsidRPr="00DD4A12">
            <w:t xml:space="preserve">. </w:t>
          </w:r>
          <w:proofErr w:type="spellStart"/>
          <w:r w:rsidRPr="00DD4A12">
            <w:t>University</w:t>
          </w:r>
          <w:proofErr w:type="spellEnd"/>
          <w:r w:rsidRPr="00DD4A12">
            <w:t xml:space="preserve"> of Victoria. </w:t>
          </w:r>
          <w:proofErr w:type="spellStart"/>
          <w:r w:rsidRPr="00DD4A12">
            <w:t>b.n</w:t>
          </w:r>
          <w:proofErr w:type="spellEnd"/>
          <w:r w:rsidRPr="00DD4A12">
            <w:t xml:space="preserve">. </w:t>
          </w:r>
        </w:p>
        <w:p w14:paraId="5A014B02" w14:textId="77777777" w:rsidR="00116110" w:rsidRPr="00DD4A12" w:rsidRDefault="00116110">
          <w:pPr>
            <w:divId w:val="267615864"/>
          </w:pPr>
          <w:r w:rsidRPr="00DD4A12">
            <w:t xml:space="preserve">JOBE, William, 2013. </w:t>
          </w:r>
          <w:proofErr w:type="spellStart"/>
          <w:r w:rsidRPr="00DD4A12">
            <w:t>Native</w:t>
          </w:r>
          <w:proofErr w:type="spellEnd"/>
          <w:r w:rsidRPr="00DD4A12">
            <w:t xml:space="preserve"> </w:t>
          </w:r>
          <w:proofErr w:type="spellStart"/>
          <w:r w:rsidRPr="00DD4A12">
            <w:t>Apps</w:t>
          </w:r>
          <w:proofErr w:type="spellEnd"/>
          <w:r w:rsidRPr="00DD4A12">
            <w:t xml:space="preserve"> </w:t>
          </w:r>
          <w:proofErr w:type="spellStart"/>
          <w:r w:rsidRPr="00DD4A12">
            <w:t>Vs</w:t>
          </w:r>
          <w:proofErr w:type="spellEnd"/>
          <w:r w:rsidRPr="00DD4A12">
            <w:t xml:space="preserve">. Mobile Web </w:t>
          </w:r>
          <w:proofErr w:type="spellStart"/>
          <w:r w:rsidRPr="00DD4A12">
            <w:t>Apps</w:t>
          </w:r>
          <w:proofErr w:type="spellEnd"/>
          <w:r w:rsidRPr="00DD4A12">
            <w:t xml:space="preserve">. </w:t>
          </w:r>
          <w:r w:rsidRPr="00DD4A12">
            <w:rPr>
              <w:i/>
              <w:iCs/>
            </w:rPr>
            <w:t xml:space="preserve">International </w:t>
          </w:r>
          <w:proofErr w:type="spellStart"/>
          <w:r w:rsidRPr="00DD4A12">
            <w:rPr>
              <w:i/>
              <w:iCs/>
            </w:rPr>
            <w:t>Journal</w:t>
          </w:r>
          <w:proofErr w:type="spellEnd"/>
          <w:r w:rsidRPr="00DD4A12">
            <w:rPr>
              <w:i/>
              <w:iCs/>
            </w:rPr>
            <w:t xml:space="preserve"> of </w:t>
          </w:r>
          <w:proofErr w:type="spellStart"/>
          <w:r w:rsidRPr="00DD4A12">
            <w:rPr>
              <w:i/>
              <w:iCs/>
            </w:rPr>
            <w:t>Interactive</w:t>
          </w:r>
          <w:proofErr w:type="spellEnd"/>
          <w:r w:rsidRPr="00DD4A12">
            <w:rPr>
              <w:i/>
              <w:iCs/>
            </w:rPr>
            <w:t xml:space="preserve"> Mobile Technologies (</w:t>
          </w:r>
          <w:proofErr w:type="spellStart"/>
          <w:r w:rsidRPr="00DD4A12">
            <w:rPr>
              <w:i/>
              <w:iCs/>
            </w:rPr>
            <w:t>iJIM</w:t>
          </w:r>
          <w:proofErr w:type="spellEnd"/>
          <w:r w:rsidRPr="00DD4A12">
            <w:rPr>
              <w:i/>
              <w:iCs/>
            </w:rPr>
            <w:t>)</w:t>
          </w:r>
          <w:r w:rsidRPr="00DD4A12">
            <w:t xml:space="preserve"> [online]. 2013, roč. 7, č. 4, s. 27. ISSN 1865-7923. Dostupné na: doi:10.3991/ijim.v7i4.3226</w:t>
          </w:r>
        </w:p>
        <w:p w14:paraId="775A988F" w14:textId="7187FB36" w:rsidR="00116110" w:rsidRPr="00DD4A12" w:rsidRDefault="00116110" w:rsidP="00116110">
          <w:pPr>
            <w:divId w:val="1781029258"/>
          </w:pPr>
          <w:r w:rsidRPr="00DD4A12">
            <w:t xml:space="preserve">KATUK NORLIZA, JAYASANGAR TAMILARASI a YUSOF YUHANIS, 2019a. Design and </w:t>
          </w:r>
          <w:proofErr w:type="spellStart"/>
          <w:r w:rsidRPr="00DD4A12">
            <w:t>Development</w:t>
          </w:r>
          <w:proofErr w:type="spellEnd"/>
          <w:r w:rsidRPr="00DD4A12">
            <w:t xml:space="preserve"> of </w:t>
          </w:r>
          <w:proofErr w:type="spellStart"/>
          <w:r w:rsidRPr="00DD4A12">
            <w:t>Smart</w:t>
          </w:r>
          <w:proofErr w:type="spellEnd"/>
          <w:r w:rsidRPr="00DD4A12">
            <w:t xml:space="preserve"> List: A Mobile </w:t>
          </w:r>
          <w:proofErr w:type="spellStart"/>
          <w:r w:rsidRPr="00DD4A12">
            <w:t>App</w:t>
          </w:r>
          <w:proofErr w:type="spellEnd"/>
          <w:r w:rsidRPr="00DD4A12">
            <w:t xml:space="preserve"> </w:t>
          </w:r>
          <w:proofErr w:type="spellStart"/>
          <w:r w:rsidRPr="00DD4A12">
            <w:t>for</w:t>
          </w:r>
          <w:proofErr w:type="spellEnd"/>
          <w:r w:rsidRPr="00DD4A12">
            <w:t xml:space="preserve"> </w:t>
          </w:r>
          <w:proofErr w:type="spellStart"/>
          <w:r w:rsidRPr="00DD4A12">
            <w:t>Creating</w:t>
          </w:r>
          <w:proofErr w:type="spellEnd"/>
          <w:r w:rsidRPr="00DD4A12">
            <w:t xml:space="preserve"> and </w:t>
          </w:r>
          <w:proofErr w:type="spellStart"/>
          <w:r w:rsidRPr="00DD4A12">
            <w:t>Managing</w:t>
          </w:r>
          <w:proofErr w:type="spellEnd"/>
          <w:r w:rsidRPr="00DD4A12">
            <w:t xml:space="preserve"> </w:t>
          </w:r>
          <w:proofErr w:type="spellStart"/>
          <w:r w:rsidRPr="00DD4A12">
            <w:t>Grocery</w:t>
          </w:r>
          <w:proofErr w:type="spellEnd"/>
          <w:r w:rsidRPr="00DD4A12">
            <w:t xml:space="preserve"> </w:t>
          </w:r>
          <w:proofErr w:type="spellStart"/>
          <w:r w:rsidRPr="00DD4A12">
            <w:t>Lists</w:t>
          </w:r>
          <w:proofErr w:type="spellEnd"/>
          <w:r w:rsidRPr="00DD4A12">
            <w:t xml:space="preserve">. </w:t>
          </w:r>
          <w:proofErr w:type="spellStart"/>
          <w:r w:rsidRPr="00DD4A12">
            <w:rPr>
              <w:i/>
              <w:iCs/>
            </w:rPr>
            <w:t>Baghdad</w:t>
          </w:r>
          <w:proofErr w:type="spellEnd"/>
          <w:r w:rsidRPr="00DD4A12">
            <w:rPr>
              <w:i/>
              <w:iCs/>
            </w:rPr>
            <w:t xml:space="preserve"> </w:t>
          </w:r>
          <w:proofErr w:type="spellStart"/>
          <w:r w:rsidRPr="00DD4A12">
            <w:rPr>
              <w:i/>
              <w:iCs/>
            </w:rPr>
            <w:t>Science</w:t>
          </w:r>
          <w:proofErr w:type="spellEnd"/>
          <w:r w:rsidRPr="00DD4A12">
            <w:rPr>
              <w:i/>
              <w:iCs/>
            </w:rPr>
            <w:t xml:space="preserve"> </w:t>
          </w:r>
          <w:proofErr w:type="spellStart"/>
          <w:r w:rsidRPr="00DD4A12">
            <w:rPr>
              <w:i/>
              <w:iCs/>
            </w:rPr>
            <w:t>Journal</w:t>
          </w:r>
          <w:proofErr w:type="spellEnd"/>
          <w:r w:rsidRPr="00DD4A12">
            <w:t xml:space="preserve"> [online]. 2019, roč. 16, č. 2(SI), s. 0462. ISSN 2411-7986. Dostupné na: doi:10.21123/bsj.2019.16.2(SI).0462</w:t>
          </w:r>
        </w:p>
        <w:p w14:paraId="699BA6C0" w14:textId="77777777" w:rsidR="00116110" w:rsidRPr="00DD4A12" w:rsidRDefault="00116110">
          <w:pPr>
            <w:divId w:val="524250916"/>
          </w:pPr>
          <w:r w:rsidRPr="00DD4A12">
            <w:t xml:space="preserve">KHAN JAMIL a SHAHZAD SARA, 2015. Android </w:t>
          </w:r>
          <w:proofErr w:type="spellStart"/>
          <w:r w:rsidRPr="00DD4A12">
            <w:t>Architecture</w:t>
          </w:r>
          <w:proofErr w:type="spellEnd"/>
          <w:r w:rsidRPr="00DD4A12">
            <w:t xml:space="preserve"> and </w:t>
          </w:r>
          <w:proofErr w:type="spellStart"/>
          <w:r w:rsidRPr="00DD4A12">
            <w:t>Related</w:t>
          </w:r>
          <w:proofErr w:type="spellEnd"/>
          <w:r w:rsidRPr="00DD4A12">
            <w:t xml:space="preserve"> </w:t>
          </w:r>
          <w:proofErr w:type="spellStart"/>
          <w:r w:rsidRPr="00DD4A12">
            <w:t>Security</w:t>
          </w:r>
          <w:proofErr w:type="spellEnd"/>
          <w:r w:rsidRPr="00DD4A12">
            <w:t xml:space="preserve"> </w:t>
          </w:r>
          <w:proofErr w:type="spellStart"/>
          <w:r w:rsidRPr="00DD4A12">
            <w:t>Risks</w:t>
          </w:r>
          <w:proofErr w:type="spellEnd"/>
          <w:r w:rsidRPr="00DD4A12">
            <w:t xml:space="preserve">. </w:t>
          </w:r>
          <w:proofErr w:type="spellStart"/>
          <w:r w:rsidRPr="00DD4A12">
            <w:rPr>
              <w:i/>
              <w:iCs/>
            </w:rPr>
            <w:t>Asian</w:t>
          </w:r>
          <w:proofErr w:type="spellEnd"/>
          <w:r w:rsidRPr="00DD4A12">
            <w:rPr>
              <w:i/>
              <w:iCs/>
            </w:rPr>
            <w:t xml:space="preserve"> </w:t>
          </w:r>
          <w:proofErr w:type="spellStart"/>
          <w:r w:rsidRPr="00DD4A12">
            <w:rPr>
              <w:i/>
              <w:iCs/>
            </w:rPr>
            <w:t>Journal</w:t>
          </w:r>
          <w:proofErr w:type="spellEnd"/>
          <w:r w:rsidRPr="00DD4A12">
            <w:rPr>
              <w:i/>
              <w:iCs/>
            </w:rPr>
            <w:t xml:space="preserve"> of </w:t>
          </w:r>
          <w:proofErr w:type="spellStart"/>
          <w:r w:rsidRPr="00DD4A12">
            <w:rPr>
              <w:i/>
              <w:iCs/>
            </w:rPr>
            <w:t>Technology</w:t>
          </w:r>
          <w:proofErr w:type="spellEnd"/>
          <w:r w:rsidRPr="00DD4A12">
            <w:rPr>
              <w:i/>
              <w:iCs/>
            </w:rPr>
            <w:t xml:space="preserve"> &amp; Management </w:t>
          </w:r>
          <w:proofErr w:type="spellStart"/>
          <w:r w:rsidRPr="00DD4A12">
            <w:rPr>
              <w:i/>
              <w:iCs/>
            </w:rPr>
            <w:t>Research</w:t>
          </w:r>
          <w:proofErr w:type="spellEnd"/>
          <w:r w:rsidRPr="00DD4A12">
            <w:t xml:space="preserve">. 2015, roč. 5, č. 2. </w:t>
          </w:r>
        </w:p>
        <w:p w14:paraId="1358F6E2" w14:textId="77777777" w:rsidR="00116110" w:rsidRPr="00DD4A12" w:rsidRDefault="00116110">
          <w:pPr>
            <w:divId w:val="1483040378"/>
          </w:pPr>
          <w:r w:rsidRPr="00DD4A12">
            <w:t xml:space="preserve">KRISHNA SUNDARA a DEVARAKONDA MOHAN, 2015. A </w:t>
          </w:r>
          <w:proofErr w:type="spellStart"/>
          <w:r w:rsidRPr="00DD4A12">
            <w:t>Survey</w:t>
          </w:r>
          <w:proofErr w:type="spellEnd"/>
          <w:r w:rsidRPr="00DD4A12">
            <w:t xml:space="preserve"> on </w:t>
          </w:r>
          <w:proofErr w:type="spellStart"/>
          <w:r w:rsidRPr="00DD4A12">
            <w:t>Architectures</w:t>
          </w:r>
          <w:proofErr w:type="spellEnd"/>
          <w:r w:rsidRPr="00DD4A12">
            <w:t xml:space="preserve"> of Mobile </w:t>
          </w:r>
          <w:proofErr w:type="spellStart"/>
          <w:r w:rsidRPr="00DD4A12">
            <w:t>Operating</w:t>
          </w:r>
          <w:proofErr w:type="spellEnd"/>
          <w:r w:rsidRPr="00DD4A12">
            <w:t xml:space="preserve"> Systems: </w:t>
          </w:r>
          <w:proofErr w:type="spellStart"/>
          <w:r w:rsidRPr="00DD4A12">
            <w:t>Challenges</w:t>
          </w:r>
          <w:proofErr w:type="spellEnd"/>
          <w:r w:rsidRPr="00DD4A12">
            <w:t xml:space="preserve"> and </w:t>
          </w:r>
          <w:proofErr w:type="spellStart"/>
          <w:r w:rsidRPr="00DD4A12">
            <w:t>Issues</w:t>
          </w:r>
          <w:proofErr w:type="spellEnd"/>
          <w:r w:rsidRPr="00DD4A12">
            <w:t xml:space="preserve">. </w:t>
          </w:r>
          <w:r w:rsidRPr="00DD4A12">
            <w:rPr>
              <w:i/>
              <w:iCs/>
            </w:rPr>
            <w:t xml:space="preserve">International </w:t>
          </w:r>
          <w:proofErr w:type="spellStart"/>
          <w:r w:rsidRPr="00DD4A12">
            <w:rPr>
              <w:i/>
              <w:iCs/>
            </w:rPr>
            <w:t>Journal</w:t>
          </w:r>
          <w:proofErr w:type="spellEnd"/>
          <w:r w:rsidRPr="00DD4A12">
            <w:rPr>
              <w:i/>
              <w:iCs/>
            </w:rPr>
            <w:t xml:space="preserve"> of </w:t>
          </w:r>
          <w:proofErr w:type="spellStart"/>
          <w:r w:rsidRPr="00DD4A12">
            <w:rPr>
              <w:i/>
              <w:iCs/>
            </w:rPr>
            <w:t>Research</w:t>
          </w:r>
          <w:proofErr w:type="spellEnd"/>
          <w:r w:rsidRPr="00DD4A12">
            <w:rPr>
              <w:i/>
              <w:iCs/>
            </w:rPr>
            <w:t xml:space="preserve"> </w:t>
          </w:r>
          <w:proofErr w:type="spellStart"/>
          <w:r w:rsidRPr="00DD4A12">
            <w:rPr>
              <w:i/>
              <w:iCs/>
            </w:rPr>
            <w:t>Studies</w:t>
          </w:r>
          <w:proofErr w:type="spellEnd"/>
          <w:r w:rsidRPr="00DD4A12">
            <w:rPr>
              <w:i/>
              <w:iCs/>
            </w:rPr>
            <w:t xml:space="preserve"> in </w:t>
          </w:r>
          <w:proofErr w:type="spellStart"/>
          <w:r w:rsidRPr="00DD4A12">
            <w:rPr>
              <w:i/>
              <w:iCs/>
            </w:rPr>
            <w:t>Computer</w:t>
          </w:r>
          <w:proofErr w:type="spellEnd"/>
          <w:r w:rsidRPr="00DD4A12">
            <w:rPr>
              <w:i/>
              <w:iCs/>
            </w:rPr>
            <w:t xml:space="preserve"> </w:t>
          </w:r>
          <w:proofErr w:type="spellStart"/>
          <w:r w:rsidRPr="00DD4A12">
            <w:rPr>
              <w:i/>
              <w:iCs/>
            </w:rPr>
            <w:t>Science</w:t>
          </w:r>
          <w:proofErr w:type="spellEnd"/>
          <w:r w:rsidRPr="00DD4A12">
            <w:rPr>
              <w:i/>
              <w:iCs/>
            </w:rPr>
            <w:t xml:space="preserve"> and </w:t>
          </w:r>
          <w:proofErr w:type="spellStart"/>
          <w:r w:rsidRPr="00DD4A12">
            <w:rPr>
              <w:i/>
              <w:iCs/>
            </w:rPr>
            <w:t>Engineering</w:t>
          </w:r>
          <w:proofErr w:type="spellEnd"/>
          <w:r w:rsidRPr="00DD4A12">
            <w:t xml:space="preserve">. 2015, roč. 2, č. 3, s. 73–76. </w:t>
          </w:r>
        </w:p>
        <w:p w14:paraId="5703FB7D" w14:textId="77777777" w:rsidR="00116110" w:rsidRPr="00DD4A12" w:rsidRDefault="00116110">
          <w:pPr>
            <w:divId w:val="14624898"/>
          </w:pPr>
          <w:r w:rsidRPr="00DD4A12">
            <w:t xml:space="preserve">LI, </w:t>
          </w:r>
          <w:proofErr w:type="spellStart"/>
          <w:r w:rsidRPr="00DD4A12">
            <w:t>Li</w:t>
          </w:r>
          <w:proofErr w:type="spellEnd"/>
          <w:r w:rsidRPr="00DD4A12">
            <w:t xml:space="preserve">, </w:t>
          </w:r>
          <w:proofErr w:type="spellStart"/>
          <w:r w:rsidRPr="00DD4A12">
            <w:t>Tegawendé</w:t>
          </w:r>
          <w:proofErr w:type="spellEnd"/>
          <w:r w:rsidRPr="00DD4A12">
            <w:t xml:space="preserve"> F. BISSYANDÉ, </w:t>
          </w:r>
          <w:proofErr w:type="spellStart"/>
          <w:r w:rsidRPr="00DD4A12">
            <w:t>Mike</w:t>
          </w:r>
          <w:proofErr w:type="spellEnd"/>
          <w:r w:rsidRPr="00DD4A12">
            <w:t xml:space="preserve"> PAPADAKIS, </w:t>
          </w:r>
          <w:proofErr w:type="spellStart"/>
          <w:r w:rsidRPr="00DD4A12">
            <w:t>Siegfried</w:t>
          </w:r>
          <w:proofErr w:type="spellEnd"/>
          <w:r w:rsidRPr="00DD4A12">
            <w:t xml:space="preserve"> RASTHOFER, Alexandre BARTEL, </w:t>
          </w:r>
          <w:proofErr w:type="spellStart"/>
          <w:r w:rsidRPr="00DD4A12">
            <w:t>Damien</w:t>
          </w:r>
          <w:proofErr w:type="spellEnd"/>
          <w:r w:rsidRPr="00DD4A12">
            <w:t xml:space="preserve"> OCTEAU, </w:t>
          </w:r>
          <w:proofErr w:type="spellStart"/>
          <w:r w:rsidRPr="00DD4A12">
            <w:t>Jacques</w:t>
          </w:r>
          <w:proofErr w:type="spellEnd"/>
          <w:r w:rsidRPr="00DD4A12">
            <w:t xml:space="preserve"> KLEIN a </w:t>
          </w:r>
          <w:proofErr w:type="spellStart"/>
          <w:r w:rsidRPr="00DD4A12">
            <w:t>Le</w:t>
          </w:r>
          <w:proofErr w:type="spellEnd"/>
          <w:r w:rsidRPr="00DD4A12">
            <w:t xml:space="preserve"> TRAON, </w:t>
          </w:r>
          <w:r w:rsidRPr="00DD4A12">
            <w:lastRenderedPageBreak/>
            <w:t xml:space="preserve">2017. </w:t>
          </w:r>
          <w:proofErr w:type="spellStart"/>
          <w:r w:rsidRPr="00DD4A12">
            <w:t>Static</w:t>
          </w:r>
          <w:proofErr w:type="spellEnd"/>
          <w:r w:rsidRPr="00DD4A12">
            <w:t xml:space="preserve"> </w:t>
          </w:r>
          <w:proofErr w:type="spellStart"/>
          <w:r w:rsidRPr="00DD4A12">
            <w:t>analysis</w:t>
          </w:r>
          <w:proofErr w:type="spellEnd"/>
          <w:r w:rsidRPr="00DD4A12">
            <w:t xml:space="preserve"> of </w:t>
          </w:r>
          <w:proofErr w:type="spellStart"/>
          <w:r w:rsidRPr="00DD4A12">
            <w:t>android</w:t>
          </w:r>
          <w:proofErr w:type="spellEnd"/>
          <w:r w:rsidRPr="00DD4A12">
            <w:t xml:space="preserve"> </w:t>
          </w:r>
          <w:proofErr w:type="spellStart"/>
          <w:r w:rsidRPr="00DD4A12">
            <w:t>apps</w:t>
          </w:r>
          <w:proofErr w:type="spellEnd"/>
          <w:r w:rsidRPr="00DD4A12">
            <w:t xml:space="preserve">: A </w:t>
          </w:r>
          <w:proofErr w:type="spellStart"/>
          <w:r w:rsidRPr="00DD4A12">
            <w:t>systematic</w:t>
          </w:r>
          <w:proofErr w:type="spellEnd"/>
          <w:r w:rsidRPr="00DD4A12">
            <w:t xml:space="preserve"> </w:t>
          </w:r>
          <w:proofErr w:type="spellStart"/>
          <w:r w:rsidRPr="00DD4A12">
            <w:t>literature</w:t>
          </w:r>
          <w:proofErr w:type="spellEnd"/>
          <w:r w:rsidRPr="00DD4A12">
            <w:t xml:space="preserve"> </w:t>
          </w:r>
          <w:proofErr w:type="spellStart"/>
          <w:r w:rsidRPr="00DD4A12">
            <w:t>review</w:t>
          </w:r>
          <w:proofErr w:type="spellEnd"/>
          <w:r w:rsidRPr="00DD4A12">
            <w:t xml:space="preserve">. </w:t>
          </w:r>
          <w:proofErr w:type="spellStart"/>
          <w:r w:rsidRPr="00DD4A12">
            <w:rPr>
              <w:i/>
              <w:iCs/>
            </w:rPr>
            <w:t>Information</w:t>
          </w:r>
          <w:proofErr w:type="spellEnd"/>
          <w:r w:rsidRPr="00DD4A12">
            <w:rPr>
              <w:i/>
              <w:iCs/>
            </w:rPr>
            <w:t xml:space="preserve"> and Software </w:t>
          </w:r>
          <w:proofErr w:type="spellStart"/>
          <w:r w:rsidRPr="00DD4A12">
            <w:rPr>
              <w:i/>
              <w:iCs/>
            </w:rPr>
            <w:t>Technology</w:t>
          </w:r>
          <w:proofErr w:type="spellEnd"/>
          <w:r w:rsidRPr="00DD4A12">
            <w:t xml:space="preserve"> [online]. 2017, roč. 88, s. 67–95. ISSN 09505849. Dostupné na: doi:10.1016/j.infsof.2017.04.001</w:t>
          </w:r>
        </w:p>
        <w:p w14:paraId="4ED3DDE0" w14:textId="77777777" w:rsidR="00116110" w:rsidRPr="00DD4A12" w:rsidRDefault="00116110">
          <w:pPr>
            <w:divId w:val="146753787"/>
          </w:pPr>
          <w:r w:rsidRPr="00DD4A12">
            <w:t xml:space="preserve">LI, T, T XIA, H WANG, Z TU, S TARKOMA, Z HAN a P HUI, 2022. Smartphone </w:t>
          </w:r>
          <w:proofErr w:type="spellStart"/>
          <w:r w:rsidRPr="00DD4A12">
            <w:t>App</w:t>
          </w:r>
          <w:proofErr w:type="spellEnd"/>
          <w:r w:rsidRPr="00DD4A12">
            <w:t xml:space="preserve"> </w:t>
          </w:r>
          <w:proofErr w:type="spellStart"/>
          <w:r w:rsidRPr="00DD4A12">
            <w:t>Usage</w:t>
          </w:r>
          <w:proofErr w:type="spellEnd"/>
          <w:r w:rsidRPr="00DD4A12">
            <w:t xml:space="preserve"> </w:t>
          </w:r>
          <w:proofErr w:type="spellStart"/>
          <w:r w:rsidRPr="00DD4A12">
            <w:t>Analysis</w:t>
          </w:r>
          <w:proofErr w:type="spellEnd"/>
          <w:r w:rsidRPr="00DD4A12">
            <w:t xml:space="preserve">: </w:t>
          </w:r>
          <w:proofErr w:type="spellStart"/>
          <w:r w:rsidRPr="00DD4A12">
            <w:t>Datasets</w:t>
          </w:r>
          <w:proofErr w:type="spellEnd"/>
          <w:r w:rsidRPr="00DD4A12">
            <w:t xml:space="preserve">, </w:t>
          </w:r>
          <w:proofErr w:type="spellStart"/>
          <w:r w:rsidRPr="00DD4A12">
            <w:t>Methods</w:t>
          </w:r>
          <w:proofErr w:type="spellEnd"/>
          <w:r w:rsidRPr="00DD4A12">
            <w:t xml:space="preserve">, and </w:t>
          </w:r>
          <w:proofErr w:type="spellStart"/>
          <w:r w:rsidRPr="00DD4A12">
            <w:t>Applications</w:t>
          </w:r>
          <w:proofErr w:type="spellEnd"/>
          <w:r w:rsidRPr="00DD4A12">
            <w:t xml:space="preserve">. </w:t>
          </w:r>
          <w:r w:rsidRPr="00DD4A12">
            <w:rPr>
              <w:i/>
              <w:iCs/>
            </w:rPr>
            <w:t xml:space="preserve">IEEE </w:t>
          </w:r>
          <w:proofErr w:type="spellStart"/>
          <w:r w:rsidRPr="00DD4A12">
            <w:rPr>
              <w:i/>
              <w:iCs/>
            </w:rPr>
            <w:t>Communications</w:t>
          </w:r>
          <w:proofErr w:type="spellEnd"/>
          <w:r w:rsidRPr="00DD4A12">
            <w:rPr>
              <w:i/>
              <w:iCs/>
            </w:rPr>
            <w:t xml:space="preserve"> </w:t>
          </w:r>
          <w:proofErr w:type="spellStart"/>
          <w:r w:rsidRPr="00DD4A12">
            <w:rPr>
              <w:i/>
              <w:iCs/>
            </w:rPr>
            <w:t>Surveys</w:t>
          </w:r>
          <w:proofErr w:type="spellEnd"/>
          <w:r w:rsidRPr="00DD4A12">
            <w:rPr>
              <w:i/>
              <w:iCs/>
            </w:rPr>
            <w:t xml:space="preserve"> &amp; </w:t>
          </w:r>
          <w:proofErr w:type="spellStart"/>
          <w:r w:rsidRPr="00DD4A12">
            <w:rPr>
              <w:i/>
              <w:iCs/>
            </w:rPr>
            <w:t>Tutorials</w:t>
          </w:r>
          <w:proofErr w:type="spellEnd"/>
          <w:r w:rsidRPr="00DD4A12">
            <w:t xml:space="preserve"> [online]. 2022, roč. 24, č. 2, s. 937–966. ISSN 1553-877X. Dostupné na: doi:10.1109/COMST.2022.3163176</w:t>
          </w:r>
        </w:p>
        <w:p w14:paraId="30F3B0B2" w14:textId="77777777" w:rsidR="00116110" w:rsidRPr="00DD4A12" w:rsidRDefault="00116110">
          <w:pPr>
            <w:divId w:val="1926499074"/>
          </w:pPr>
          <w:r w:rsidRPr="00DD4A12">
            <w:t xml:space="preserve">LÓPEZ, </w:t>
          </w:r>
          <w:proofErr w:type="spellStart"/>
          <w:r w:rsidRPr="00DD4A12">
            <w:t>Desiree</w:t>
          </w:r>
          <w:proofErr w:type="spellEnd"/>
          <w:r w:rsidRPr="00DD4A12">
            <w:t xml:space="preserve">, </w:t>
          </w:r>
          <w:proofErr w:type="spellStart"/>
          <w:r w:rsidRPr="00DD4A12">
            <w:t>Michelle</w:t>
          </w:r>
          <w:proofErr w:type="spellEnd"/>
          <w:r w:rsidRPr="00DD4A12">
            <w:t xml:space="preserve"> TORRES, </w:t>
          </w:r>
          <w:proofErr w:type="spellStart"/>
          <w:r w:rsidRPr="00DD4A12">
            <w:t>Jammy</w:t>
          </w:r>
          <w:proofErr w:type="spellEnd"/>
          <w:r w:rsidRPr="00DD4A12">
            <w:t xml:space="preserve"> VÉLEZ, </w:t>
          </w:r>
          <w:proofErr w:type="spellStart"/>
          <w:r w:rsidRPr="00DD4A12">
            <w:t>Jhensen</w:t>
          </w:r>
          <w:proofErr w:type="spellEnd"/>
          <w:r w:rsidRPr="00DD4A12">
            <w:t xml:space="preserve"> GRULLON, </w:t>
          </w:r>
          <w:proofErr w:type="spellStart"/>
          <w:r w:rsidRPr="00DD4A12">
            <w:t>Edwin</w:t>
          </w:r>
          <w:proofErr w:type="spellEnd"/>
          <w:r w:rsidRPr="00DD4A12">
            <w:t xml:space="preserve"> NEGRÓN, </w:t>
          </w:r>
          <w:proofErr w:type="spellStart"/>
          <w:r w:rsidRPr="00DD4A12">
            <w:t>Cynthia</w:t>
          </w:r>
          <w:proofErr w:type="spellEnd"/>
          <w:r w:rsidRPr="00DD4A12">
            <w:t xml:space="preserve"> M. PÉREZ a </w:t>
          </w:r>
          <w:proofErr w:type="spellStart"/>
          <w:r w:rsidRPr="00DD4A12">
            <w:t>Cristina</w:t>
          </w:r>
          <w:proofErr w:type="spellEnd"/>
          <w:r w:rsidRPr="00DD4A12">
            <w:t xml:space="preserve"> PALACIOS, 2017. </w:t>
          </w:r>
          <w:proofErr w:type="spellStart"/>
          <w:r w:rsidRPr="00DD4A12">
            <w:t>Development</w:t>
          </w:r>
          <w:proofErr w:type="spellEnd"/>
          <w:r w:rsidRPr="00DD4A12">
            <w:t xml:space="preserve"> and </w:t>
          </w:r>
          <w:proofErr w:type="spellStart"/>
          <w:r w:rsidRPr="00DD4A12">
            <w:t>Evaluation</w:t>
          </w:r>
          <w:proofErr w:type="spellEnd"/>
          <w:r w:rsidRPr="00DD4A12">
            <w:t xml:space="preserve"> of a </w:t>
          </w:r>
          <w:proofErr w:type="spellStart"/>
          <w:r w:rsidRPr="00DD4A12">
            <w:t>Nutritional</w:t>
          </w:r>
          <w:proofErr w:type="spellEnd"/>
          <w:r w:rsidRPr="00DD4A12">
            <w:t xml:space="preserve"> Smartphone </w:t>
          </w:r>
          <w:proofErr w:type="spellStart"/>
          <w:r w:rsidRPr="00DD4A12">
            <w:t>Application</w:t>
          </w:r>
          <w:proofErr w:type="spellEnd"/>
          <w:r w:rsidRPr="00DD4A12">
            <w:t xml:space="preserve"> </w:t>
          </w:r>
          <w:proofErr w:type="spellStart"/>
          <w:r w:rsidRPr="00DD4A12">
            <w:t>for</w:t>
          </w:r>
          <w:proofErr w:type="spellEnd"/>
          <w:r w:rsidRPr="00DD4A12">
            <w:t xml:space="preserve"> </w:t>
          </w:r>
          <w:proofErr w:type="spellStart"/>
          <w:r w:rsidRPr="00DD4A12">
            <w:t>Making</w:t>
          </w:r>
          <w:proofErr w:type="spellEnd"/>
          <w:r w:rsidRPr="00DD4A12">
            <w:t xml:space="preserve"> </w:t>
          </w:r>
          <w:proofErr w:type="spellStart"/>
          <w:r w:rsidRPr="00DD4A12">
            <w:t>Smart</w:t>
          </w:r>
          <w:proofErr w:type="spellEnd"/>
          <w:r w:rsidRPr="00DD4A12">
            <w:t xml:space="preserve"> and </w:t>
          </w:r>
          <w:proofErr w:type="spellStart"/>
          <w:r w:rsidRPr="00DD4A12">
            <w:t>Healthy</w:t>
          </w:r>
          <w:proofErr w:type="spellEnd"/>
          <w:r w:rsidRPr="00DD4A12">
            <w:t xml:space="preserve"> </w:t>
          </w:r>
          <w:proofErr w:type="spellStart"/>
          <w:r w:rsidRPr="00DD4A12">
            <w:t>Choices</w:t>
          </w:r>
          <w:proofErr w:type="spellEnd"/>
          <w:r w:rsidRPr="00DD4A12">
            <w:t xml:space="preserve"> in </w:t>
          </w:r>
          <w:proofErr w:type="spellStart"/>
          <w:r w:rsidRPr="00DD4A12">
            <w:t>Grocery</w:t>
          </w:r>
          <w:proofErr w:type="spellEnd"/>
          <w:r w:rsidRPr="00DD4A12">
            <w:t xml:space="preserve"> </w:t>
          </w:r>
          <w:proofErr w:type="spellStart"/>
          <w:r w:rsidRPr="00DD4A12">
            <w:t>Shopping</w:t>
          </w:r>
          <w:proofErr w:type="spellEnd"/>
          <w:r w:rsidRPr="00DD4A12">
            <w:t xml:space="preserve">. </w:t>
          </w:r>
          <w:proofErr w:type="spellStart"/>
          <w:r w:rsidRPr="00DD4A12">
            <w:rPr>
              <w:i/>
              <w:iCs/>
            </w:rPr>
            <w:t>Healthcare</w:t>
          </w:r>
          <w:proofErr w:type="spellEnd"/>
          <w:r w:rsidRPr="00DD4A12">
            <w:rPr>
              <w:i/>
              <w:iCs/>
            </w:rPr>
            <w:t xml:space="preserve"> </w:t>
          </w:r>
          <w:proofErr w:type="spellStart"/>
          <w:r w:rsidRPr="00DD4A12">
            <w:rPr>
              <w:i/>
              <w:iCs/>
            </w:rPr>
            <w:t>Informatics</w:t>
          </w:r>
          <w:proofErr w:type="spellEnd"/>
          <w:r w:rsidRPr="00DD4A12">
            <w:rPr>
              <w:i/>
              <w:iCs/>
            </w:rPr>
            <w:t xml:space="preserve"> </w:t>
          </w:r>
          <w:proofErr w:type="spellStart"/>
          <w:r w:rsidRPr="00DD4A12">
            <w:rPr>
              <w:i/>
              <w:iCs/>
            </w:rPr>
            <w:t>Research</w:t>
          </w:r>
          <w:proofErr w:type="spellEnd"/>
          <w:r w:rsidRPr="00DD4A12">
            <w:t xml:space="preserve"> [online]. 2017, roč. 23, č. 1, s. 16. ISSN 2093-3681. Dostupné na: doi:10.4258/hir.2017.23.1.16</w:t>
          </w:r>
        </w:p>
        <w:p w14:paraId="0FCE59BC" w14:textId="77777777" w:rsidR="00116110" w:rsidRPr="00DD4A12" w:rsidRDefault="00116110">
          <w:pPr>
            <w:divId w:val="1493066755"/>
          </w:pPr>
          <w:r w:rsidRPr="00DD4A12">
            <w:t xml:space="preserve">PYMNTS, 2019. </w:t>
          </w:r>
          <w:proofErr w:type="spellStart"/>
          <w:r w:rsidRPr="00DD4A12">
            <w:rPr>
              <w:i/>
              <w:iCs/>
            </w:rPr>
            <w:t>Consumers</w:t>
          </w:r>
          <w:proofErr w:type="spellEnd"/>
          <w:r w:rsidRPr="00DD4A12">
            <w:rPr>
              <w:i/>
              <w:iCs/>
            </w:rPr>
            <w:t xml:space="preserve"> </w:t>
          </w:r>
          <w:proofErr w:type="spellStart"/>
          <w:r w:rsidRPr="00DD4A12">
            <w:rPr>
              <w:i/>
              <w:iCs/>
            </w:rPr>
            <w:t>Who</w:t>
          </w:r>
          <w:proofErr w:type="spellEnd"/>
          <w:r w:rsidRPr="00DD4A12">
            <w:rPr>
              <w:i/>
              <w:iCs/>
            </w:rPr>
            <w:t xml:space="preserve"> </w:t>
          </w:r>
          <w:proofErr w:type="spellStart"/>
          <w:r w:rsidRPr="00DD4A12">
            <w:rPr>
              <w:i/>
              <w:iCs/>
            </w:rPr>
            <w:t>Use</w:t>
          </w:r>
          <w:proofErr w:type="spellEnd"/>
          <w:r w:rsidRPr="00DD4A12">
            <w:rPr>
              <w:i/>
              <w:iCs/>
            </w:rPr>
            <w:t xml:space="preserve"> Mobile In-</w:t>
          </w:r>
          <w:proofErr w:type="spellStart"/>
          <w:r w:rsidRPr="00DD4A12">
            <w:rPr>
              <w:i/>
              <w:iCs/>
            </w:rPr>
            <w:t>Store</w:t>
          </w:r>
          <w:proofErr w:type="spellEnd"/>
          <w:r w:rsidRPr="00DD4A12">
            <w:rPr>
              <w:i/>
              <w:iCs/>
            </w:rPr>
            <w:t xml:space="preserve"> Are More </w:t>
          </w:r>
          <w:proofErr w:type="spellStart"/>
          <w:r w:rsidRPr="00DD4A12">
            <w:rPr>
              <w:i/>
              <w:iCs/>
            </w:rPr>
            <w:t>Frequent</w:t>
          </w:r>
          <w:proofErr w:type="spellEnd"/>
          <w:r w:rsidRPr="00DD4A12">
            <w:rPr>
              <w:i/>
              <w:iCs/>
            </w:rPr>
            <w:t xml:space="preserve"> </w:t>
          </w:r>
          <w:proofErr w:type="spellStart"/>
          <w:r w:rsidRPr="00DD4A12">
            <w:rPr>
              <w:i/>
              <w:iCs/>
            </w:rPr>
            <w:t>Brick</w:t>
          </w:r>
          <w:proofErr w:type="spellEnd"/>
          <w:r w:rsidRPr="00DD4A12">
            <w:rPr>
              <w:i/>
              <w:iCs/>
            </w:rPr>
            <w:t>-And-</w:t>
          </w:r>
          <w:proofErr w:type="spellStart"/>
          <w:r w:rsidRPr="00DD4A12">
            <w:rPr>
              <w:i/>
              <w:iCs/>
            </w:rPr>
            <w:t>Mortar</w:t>
          </w:r>
          <w:proofErr w:type="spellEnd"/>
          <w:r w:rsidRPr="00DD4A12">
            <w:rPr>
              <w:i/>
              <w:iCs/>
            </w:rPr>
            <w:t xml:space="preserve"> </w:t>
          </w:r>
          <w:proofErr w:type="spellStart"/>
          <w:r w:rsidRPr="00DD4A12">
            <w:rPr>
              <w:i/>
              <w:iCs/>
            </w:rPr>
            <w:t>Shoppers</w:t>
          </w:r>
          <w:proofErr w:type="spellEnd"/>
          <w:r w:rsidRPr="00DD4A12">
            <w:t xml:space="preserve"> [online] [cit. 13. november 2023]. Dostupné na: https://www.pymnts.com/news/mobile-payments/2019/in-store-smartphones/#:%E2%88%BC:text=In%20the%20study%2C%20nearly%20half,percent)%20look%20up%20product%20information</w:t>
          </w:r>
        </w:p>
        <w:p w14:paraId="7A553631" w14:textId="77777777" w:rsidR="00116110" w:rsidRPr="00DD4A12" w:rsidRDefault="00116110">
          <w:pPr>
            <w:divId w:val="2122647574"/>
          </w:pPr>
          <w:r w:rsidRPr="00DD4A12">
            <w:t xml:space="preserve">RAJINDER SINGH, 2014. </w:t>
          </w:r>
          <w:proofErr w:type="spellStart"/>
          <w:r w:rsidRPr="00DD4A12">
            <w:t>An</w:t>
          </w:r>
          <w:proofErr w:type="spellEnd"/>
          <w:r w:rsidRPr="00DD4A12">
            <w:t xml:space="preserve"> </w:t>
          </w:r>
          <w:proofErr w:type="spellStart"/>
          <w:r w:rsidRPr="00DD4A12">
            <w:t>Overview</w:t>
          </w:r>
          <w:proofErr w:type="spellEnd"/>
          <w:r w:rsidRPr="00DD4A12">
            <w:t xml:space="preserve"> of Android </w:t>
          </w:r>
          <w:proofErr w:type="spellStart"/>
          <w:r w:rsidRPr="00DD4A12">
            <w:t>Operating</w:t>
          </w:r>
          <w:proofErr w:type="spellEnd"/>
          <w:r w:rsidRPr="00DD4A12">
            <w:t xml:space="preserve"> </w:t>
          </w:r>
          <w:proofErr w:type="spellStart"/>
          <w:r w:rsidRPr="00DD4A12">
            <w:t>System</w:t>
          </w:r>
          <w:proofErr w:type="spellEnd"/>
          <w:r w:rsidRPr="00DD4A12">
            <w:t xml:space="preserve"> and </w:t>
          </w:r>
          <w:proofErr w:type="spellStart"/>
          <w:r w:rsidRPr="00DD4A12">
            <w:t>Its</w:t>
          </w:r>
          <w:proofErr w:type="spellEnd"/>
          <w:r w:rsidRPr="00DD4A12">
            <w:t xml:space="preserve"> </w:t>
          </w:r>
          <w:proofErr w:type="spellStart"/>
          <w:r w:rsidRPr="00DD4A12">
            <w:t>Security</w:t>
          </w:r>
          <w:proofErr w:type="spellEnd"/>
          <w:r w:rsidRPr="00DD4A12">
            <w:t xml:space="preserve"> </w:t>
          </w:r>
          <w:proofErr w:type="spellStart"/>
          <w:r w:rsidRPr="00DD4A12">
            <w:t>Features</w:t>
          </w:r>
          <w:proofErr w:type="spellEnd"/>
          <w:r w:rsidRPr="00DD4A12">
            <w:t xml:space="preserve">. </w:t>
          </w:r>
          <w:proofErr w:type="spellStart"/>
          <w:r w:rsidRPr="00DD4A12">
            <w:rPr>
              <w:i/>
              <w:iCs/>
            </w:rPr>
            <w:t>Journal</w:t>
          </w:r>
          <w:proofErr w:type="spellEnd"/>
          <w:r w:rsidRPr="00DD4A12">
            <w:rPr>
              <w:i/>
              <w:iCs/>
            </w:rPr>
            <w:t xml:space="preserve"> of </w:t>
          </w:r>
          <w:proofErr w:type="spellStart"/>
          <w:r w:rsidRPr="00DD4A12">
            <w:rPr>
              <w:i/>
              <w:iCs/>
            </w:rPr>
            <w:t>Engineering</w:t>
          </w:r>
          <w:proofErr w:type="spellEnd"/>
          <w:r w:rsidRPr="00DD4A12">
            <w:rPr>
              <w:i/>
              <w:iCs/>
            </w:rPr>
            <w:t xml:space="preserve"> </w:t>
          </w:r>
          <w:proofErr w:type="spellStart"/>
          <w:r w:rsidRPr="00DD4A12">
            <w:rPr>
              <w:i/>
              <w:iCs/>
            </w:rPr>
            <w:t>Research</w:t>
          </w:r>
          <w:proofErr w:type="spellEnd"/>
          <w:r w:rsidRPr="00DD4A12">
            <w:rPr>
              <w:i/>
              <w:iCs/>
            </w:rPr>
            <w:t xml:space="preserve"> and </w:t>
          </w:r>
          <w:proofErr w:type="spellStart"/>
          <w:r w:rsidRPr="00DD4A12">
            <w:rPr>
              <w:i/>
              <w:iCs/>
            </w:rPr>
            <w:t>Applications</w:t>
          </w:r>
          <w:proofErr w:type="spellEnd"/>
          <w:r w:rsidRPr="00DD4A12">
            <w:t xml:space="preserve"> [online]. 2014, roč. 4, č. 2, s. 519–521 [cit. 4. november 2023]. Dostupné na: https://www.gadgetgyani.com/wp-content/uploads/2016/03/android-features-pdf.pdf</w:t>
          </w:r>
        </w:p>
        <w:p w14:paraId="320CFF25" w14:textId="77777777" w:rsidR="00116110" w:rsidRPr="00DD4A12" w:rsidRDefault="00116110">
          <w:pPr>
            <w:divId w:val="975447142"/>
          </w:pPr>
          <w:r w:rsidRPr="00DD4A12">
            <w:t xml:space="preserve">RAKESTRAW THOMAS L., EUNNI RANGAMOHAN V. a KASUGANTI RAMMOHAN R., 2013. </w:t>
          </w:r>
          <w:proofErr w:type="spellStart"/>
          <w:r w:rsidRPr="00DD4A12">
            <w:t>The</w:t>
          </w:r>
          <w:proofErr w:type="spellEnd"/>
          <w:r w:rsidRPr="00DD4A12">
            <w:t xml:space="preserve"> mobile </w:t>
          </w:r>
          <w:proofErr w:type="spellStart"/>
          <w:r w:rsidRPr="00DD4A12">
            <w:t>apps</w:t>
          </w:r>
          <w:proofErr w:type="spellEnd"/>
          <w:r w:rsidRPr="00DD4A12">
            <w:t xml:space="preserve"> </w:t>
          </w:r>
          <w:proofErr w:type="spellStart"/>
          <w:r w:rsidRPr="00DD4A12">
            <w:t>industry</w:t>
          </w:r>
          <w:proofErr w:type="spellEnd"/>
          <w:r w:rsidRPr="00DD4A12">
            <w:t xml:space="preserve">. </w:t>
          </w:r>
          <w:proofErr w:type="spellStart"/>
          <w:r w:rsidRPr="00DD4A12">
            <w:rPr>
              <w:i/>
              <w:iCs/>
            </w:rPr>
            <w:t>Journal</w:t>
          </w:r>
          <w:proofErr w:type="spellEnd"/>
          <w:r w:rsidRPr="00DD4A12">
            <w:rPr>
              <w:i/>
              <w:iCs/>
            </w:rPr>
            <w:t xml:space="preserve"> of Business </w:t>
          </w:r>
          <w:proofErr w:type="spellStart"/>
          <w:r w:rsidRPr="00DD4A12">
            <w:rPr>
              <w:i/>
              <w:iCs/>
            </w:rPr>
            <w:t>Cases</w:t>
          </w:r>
          <w:proofErr w:type="spellEnd"/>
          <w:r w:rsidRPr="00DD4A12">
            <w:rPr>
              <w:i/>
              <w:iCs/>
            </w:rPr>
            <w:t xml:space="preserve"> and </w:t>
          </w:r>
          <w:proofErr w:type="spellStart"/>
          <w:r w:rsidRPr="00DD4A12">
            <w:rPr>
              <w:i/>
              <w:iCs/>
            </w:rPr>
            <w:t>Applications</w:t>
          </w:r>
          <w:proofErr w:type="spellEnd"/>
          <w:r w:rsidRPr="00DD4A12">
            <w:rPr>
              <w:i/>
              <w:iCs/>
            </w:rPr>
            <w:t xml:space="preserve"> </w:t>
          </w:r>
          <w:r w:rsidRPr="00DD4A12">
            <w:t>[online]. 2013 [cit. 12. november 2023]. Dostupné na: https://citeseerx.ist.psu.edu/document?repid=rep1&amp;type=pdf&amp;doi=8b668d99bbb2b762e98578b1ab664a0d9b2cab22</w:t>
          </w:r>
        </w:p>
        <w:p w14:paraId="37A50655" w14:textId="77777777" w:rsidR="00116110" w:rsidRPr="00DD4A12" w:rsidRDefault="00116110">
          <w:pPr>
            <w:divId w:val="2074111576"/>
          </w:pPr>
          <w:r w:rsidRPr="00DD4A12">
            <w:t xml:space="preserve">SCHMIDT, </w:t>
          </w:r>
          <w:proofErr w:type="spellStart"/>
          <w:r w:rsidRPr="00DD4A12">
            <w:t>Marcus</w:t>
          </w:r>
          <w:proofErr w:type="spellEnd"/>
          <w:r w:rsidRPr="00DD4A12">
            <w:t xml:space="preserve">, 2012. </w:t>
          </w:r>
          <w:proofErr w:type="spellStart"/>
          <w:r w:rsidRPr="00DD4A12">
            <w:t>Retail</w:t>
          </w:r>
          <w:proofErr w:type="spellEnd"/>
          <w:r w:rsidRPr="00DD4A12">
            <w:t xml:space="preserve"> </w:t>
          </w:r>
          <w:proofErr w:type="spellStart"/>
          <w:r w:rsidRPr="00DD4A12">
            <w:t>shopping</w:t>
          </w:r>
          <w:proofErr w:type="spellEnd"/>
          <w:r w:rsidRPr="00DD4A12">
            <w:t xml:space="preserve"> </w:t>
          </w:r>
          <w:proofErr w:type="spellStart"/>
          <w:r w:rsidRPr="00DD4A12">
            <w:t>lists</w:t>
          </w:r>
          <w:proofErr w:type="spellEnd"/>
          <w:r w:rsidRPr="00DD4A12">
            <w:t xml:space="preserve">: </w:t>
          </w:r>
          <w:proofErr w:type="spellStart"/>
          <w:r w:rsidRPr="00DD4A12">
            <w:t>Reassessment</w:t>
          </w:r>
          <w:proofErr w:type="spellEnd"/>
          <w:r w:rsidRPr="00DD4A12">
            <w:t xml:space="preserve"> and new </w:t>
          </w:r>
          <w:proofErr w:type="spellStart"/>
          <w:r w:rsidRPr="00DD4A12">
            <w:t>insights</w:t>
          </w:r>
          <w:proofErr w:type="spellEnd"/>
          <w:r w:rsidRPr="00DD4A12">
            <w:t xml:space="preserve">. </w:t>
          </w:r>
          <w:proofErr w:type="spellStart"/>
          <w:r w:rsidRPr="00DD4A12">
            <w:rPr>
              <w:i/>
              <w:iCs/>
            </w:rPr>
            <w:t>Journal</w:t>
          </w:r>
          <w:proofErr w:type="spellEnd"/>
          <w:r w:rsidRPr="00DD4A12">
            <w:rPr>
              <w:i/>
              <w:iCs/>
            </w:rPr>
            <w:t xml:space="preserve"> of </w:t>
          </w:r>
          <w:proofErr w:type="spellStart"/>
          <w:r w:rsidRPr="00DD4A12">
            <w:rPr>
              <w:i/>
              <w:iCs/>
            </w:rPr>
            <w:t>Retailing</w:t>
          </w:r>
          <w:proofErr w:type="spellEnd"/>
          <w:r w:rsidRPr="00DD4A12">
            <w:rPr>
              <w:i/>
              <w:iCs/>
            </w:rPr>
            <w:t xml:space="preserve"> and </w:t>
          </w:r>
          <w:proofErr w:type="spellStart"/>
          <w:r w:rsidRPr="00DD4A12">
            <w:rPr>
              <w:i/>
              <w:iCs/>
            </w:rPr>
            <w:t>Consumer</w:t>
          </w:r>
          <w:proofErr w:type="spellEnd"/>
          <w:r w:rsidRPr="00DD4A12">
            <w:rPr>
              <w:i/>
              <w:iCs/>
            </w:rPr>
            <w:t xml:space="preserve"> </w:t>
          </w:r>
          <w:proofErr w:type="spellStart"/>
          <w:r w:rsidRPr="00DD4A12">
            <w:rPr>
              <w:i/>
              <w:iCs/>
            </w:rPr>
            <w:t>Services</w:t>
          </w:r>
          <w:proofErr w:type="spellEnd"/>
          <w:r w:rsidRPr="00DD4A12">
            <w:t xml:space="preserve"> [online]. 2012, roč. 19, č. 1, s. 36–44. ISSN 09696989. Dostupné na: doi:10.1016/j.jretconser.2011.08.006</w:t>
          </w:r>
        </w:p>
        <w:p w14:paraId="40167440" w14:textId="77777777" w:rsidR="00116110" w:rsidRPr="00DD4A12" w:rsidRDefault="00116110">
          <w:pPr>
            <w:divId w:val="1063018211"/>
          </w:pPr>
          <w:r w:rsidRPr="00DD4A12">
            <w:t xml:space="preserve">STATCOUNTER, 2023. </w:t>
          </w:r>
          <w:r w:rsidRPr="00DD4A12">
            <w:rPr>
              <w:i/>
              <w:iCs/>
            </w:rPr>
            <w:t xml:space="preserve">Desktop </w:t>
          </w:r>
          <w:proofErr w:type="spellStart"/>
          <w:r w:rsidRPr="00DD4A12">
            <w:rPr>
              <w:i/>
              <w:iCs/>
            </w:rPr>
            <w:t>vs</w:t>
          </w:r>
          <w:proofErr w:type="spellEnd"/>
          <w:r w:rsidRPr="00DD4A12">
            <w:rPr>
              <w:i/>
              <w:iCs/>
            </w:rPr>
            <w:t xml:space="preserve"> Mobile </w:t>
          </w:r>
          <w:proofErr w:type="spellStart"/>
          <w:r w:rsidRPr="00DD4A12">
            <w:rPr>
              <w:i/>
              <w:iCs/>
            </w:rPr>
            <w:t>vs</w:t>
          </w:r>
          <w:proofErr w:type="spellEnd"/>
          <w:r w:rsidRPr="00DD4A12">
            <w:rPr>
              <w:i/>
              <w:iCs/>
            </w:rPr>
            <w:t xml:space="preserve"> Tablet </w:t>
          </w:r>
          <w:proofErr w:type="spellStart"/>
          <w:r w:rsidRPr="00DD4A12">
            <w:rPr>
              <w:i/>
              <w:iCs/>
            </w:rPr>
            <w:t>Market</w:t>
          </w:r>
          <w:proofErr w:type="spellEnd"/>
          <w:r w:rsidRPr="00DD4A12">
            <w:rPr>
              <w:i/>
              <w:iCs/>
            </w:rPr>
            <w:t xml:space="preserve"> </w:t>
          </w:r>
          <w:proofErr w:type="spellStart"/>
          <w:r w:rsidRPr="00DD4A12">
            <w:rPr>
              <w:i/>
              <w:iCs/>
            </w:rPr>
            <w:t>Share</w:t>
          </w:r>
          <w:proofErr w:type="spellEnd"/>
          <w:r w:rsidRPr="00DD4A12">
            <w:rPr>
              <w:i/>
              <w:iCs/>
            </w:rPr>
            <w:t xml:space="preserve"> </w:t>
          </w:r>
          <w:proofErr w:type="spellStart"/>
          <w:r w:rsidRPr="00DD4A12">
            <w:rPr>
              <w:i/>
              <w:iCs/>
            </w:rPr>
            <w:t>Worldwide</w:t>
          </w:r>
          <w:proofErr w:type="spellEnd"/>
          <w:r w:rsidRPr="00DD4A12">
            <w:t xml:space="preserve"> [online] [cit. 19. november 2023]. Dostupné na: https://gs.statcounter.com/platform-market-share/desktop-mobile-tablet</w:t>
          </w:r>
        </w:p>
        <w:p w14:paraId="38767FBC" w14:textId="77777777" w:rsidR="00116110" w:rsidRPr="00DD4A12" w:rsidRDefault="00116110">
          <w:pPr>
            <w:divId w:val="1370102957"/>
          </w:pPr>
          <w:r w:rsidRPr="00DD4A12">
            <w:lastRenderedPageBreak/>
            <w:t xml:space="preserve">STATISTA, 2020. </w:t>
          </w:r>
          <w:proofErr w:type="spellStart"/>
          <w:r w:rsidRPr="00DD4A12">
            <w:rPr>
              <w:i/>
              <w:iCs/>
            </w:rPr>
            <w:t>Share</w:t>
          </w:r>
          <w:proofErr w:type="spellEnd"/>
          <w:r w:rsidRPr="00DD4A12">
            <w:rPr>
              <w:i/>
              <w:iCs/>
            </w:rPr>
            <w:t xml:space="preserve"> of </w:t>
          </w:r>
          <w:proofErr w:type="spellStart"/>
          <w:r w:rsidRPr="00DD4A12">
            <w:rPr>
              <w:i/>
              <w:iCs/>
            </w:rPr>
            <w:t>consumers</w:t>
          </w:r>
          <w:proofErr w:type="spellEnd"/>
          <w:r w:rsidRPr="00DD4A12">
            <w:rPr>
              <w:i/>
              <w:iCs/>
            </w:rPr>
            <w:t xml:space="preserve"> </w:t>
          </w:r>
          <w:proofErr w:type="spellStart"/>
          <w:r w:rsidRPr="00DD4A12">
            <w:rPr>
              <w:i/>
              <w:iCs/>
            </w:rPr>
            <w:t>worldwide</w:t>
          </w:r>
          <w:proofErr w:type="spellEnd"/>
          <w:r w:rsidRPr="00DD4A12">
            <w:rPr>
              <w:i/>
              <w:iCs/>
            </w:rPr>
            <w:t xml:space="preserve"> </w:t>
          </w:r>
          <w:proofErr w:type="spellStart"/>
          <w:r w:rsidRPr="00DD4A12">
            <w:rPr>
              <w:i/>
              <w:iCs/>
            </w:rPr>
            <w:t>comfortable</w:t>
          </w:r>
          <w:proofErr w:type="spellEnd"/>
          <w:r w:rsidRPr="00DD4A12">
            <w:rPr>
              <w:i/>
              <w:iCs/>
            </w:rPr>
            <w:t xml:space="preserve"> </w:t>
          </w:r>
          <w:proofErr w:type="spellStart"/>
          <w:r w:rsidRPr="00DD4A12">
            <w:rPr>
              <w:i/>
              <w:iCs/>
            </w:rPr>
            <w:t>with</w:t>
          </w:r>
          <w:proofErr w:type="spellEnd"/>
          <w:r w:rsidRPr="00DD4A12">
            <w:rPr>
              <w:i/>
              <w:iCs/>
            </w:rPr>
            <w:t xml:space="preserve"> </w:t>
          </w:r>
          <w:proofErr w:type="spellStart"/>
          <w:r w:rsidRPr="00DD4A12">
            <w:rPr>
              <w:i/>
              <w:iCs/>
            </w:rPr>
            <w:t>using</w:t>
          </w:r>
          <w:proofErr w:type="spellEnd"/>
          <w:r w:rsidRPr="00DD4A12">
            <w:rPr>
              <w:i/>
              <w:iCs/>
            </w:rPr>
            <w:t xml:space="preserve"> </w:t>
          </w:r>
          <w:proofErr w:type="spellStart"/>
          <w:r w:rsidRPr="00DD4A12">
            <w:rPr>
              <w:i/>
              <w:iCs/>
            </w:rPr>
            <w:t>their</w:t>
          </w:r>
          <w:proofErr w:type="spellEnd"/>
          <w:r w:rsidRPr="00DD4A12">
            <w:rPr>
              <w:i/>
              <w:iCs/>
            </w:rPr>
            <w:t xml:space="preserve"> mobile </w:t>
          </w:r>
          <w:proofErr w:type="spellStart"/>
          <w:r w:rsidRPr="00DD4A12">
            <w:rPr>
              <w:i/>
              <w:iCs/>
            </w:rPr>
            <w:t>phones</w:t>
          </w:r>
          <w:proofErr w:type="spellEnd"/>
          <w:r w:rsidRPr="00DD4A12">
            <w:rPr>
              <w:i/>
              <w:iCs/>
            </w:rPr>
            <w:t xml:space="preserve"> at </w:t>
          </w:r>
          <w:proofErr w:type="spellStart"/>
          <w:r w:rsidRPr="00DD4A12">
            <w:rPr>
              <w:i/>
              <w:iCs/>
            </w:rPr>
            <w:t>different</w:t>
          </w:r>
          <w:proofErr w:type="spellEnd"/>
          <w:r w:rsidRPr="00DD4A12">
            <w:rPr>
              <w:i/>
              <w:iCs/>
            </w:rPr>
            <w:t xml:space="preserve"> </w:t>
          </w:r>
          <w:proofErr w:type="spellStart"/>
          <w:r w:rsidRPr="00DD4A12">
            <w:rPr>
              <w:i/>
              <w:iCs/>
            </w:rPr>
            <w:t>points</w:t>
          </w:r>
          <w:proofErr w:type="spellEnd"/>
          <w:r w:rsidRPr="00DD4A12">
            <w:rPr>
              <w:i/>
              <w:iCs/>
            </w:rPr>
            <w:t xml:space="preserve"> in </w:t>
          </w:r>
          <w:proofErr w:type="spellStart"/>
          <w:r w:rsidRPr="00DD4A12">
            <w:rPr>
              <w:i/>
              <w:iCs/>
            </w:rPr>
            <w:t>the</w:t>
          </w:r>
          <w:proofErr w:type="spellEnd"/>
          <w:r w:rsidRPr="00DD4A12">
            <w:rPr>
              <w:i/>
              <w:iCs/>
            </w:rPr>
            <w:t xml:space="preserve"> in-</w:t>
          </w:r>
          <w:proofErr w:type="spellStart"/>
          <w:r w:rsidRPr="00DD4A12">
            <w:rPr>
              <w:i/>
              <w:iCs/>
            </w:rPr>
            <w:t>store</w:t>
          </w:r>
          <w:proofErr w:type="spellEnd"/>
          <w:r w:rsidRPr="00DD4A12">
            <w:rPr>
              <w:i/>
              <w:iCs/>
            </w:rPr>
            <w:t xml:space="preserve"> </w:t>
          </w:r>
          <w:proofErr w:type="spellStart"/>
          <w:r w:rsidRPr="00DD4A12">
            <w:rPr>
              <w:i/>
              <w:iCs/>
            </w:rPr>
            <w:t>customer</w:t>
          </w:r>
          <w:proofErr w:type="spellEnd"/>
          <w:r w:rsidRPr="00DD4A12">
            <w:rPr>
              <w:i/>
              <w:iCs/>
            </w:rPr>
            <w:t xml:space="preserve"> </w:t>
          </w:r>
          <w:proofErr w:type="spellStart"/>
          <w:r w:rsidRPr="00DD4A12">
            <w:rPr>
              <w:i/>
              <w:iCs/>
            </w:rPr>
            <w:t>journey</w:t>
          </w:r>
          <w:proofErr w:type="spellEnd"/>
          <w:r w:rsidRPr="00DD4A12">
            <w:rPr>
              <w:i/>
              <w:iCs/>
            </w:rPr>
            <w:t xml:space="preserve"> as of </w:t>
          </w:r>
          <w:proofErr w:type="spellStart"/>
          <w:r w:rsidRPr="00DD4A12">
            <w:rPr>
              <w:i/>
              <w:iCs/>
            </w:rPr>
            <w:t>October</w:t>
          </w:r>
          <w:proofErr w:type="spellEnd"/>
          <w:r w:rsidRPr="00DD4A12">
            <w:rPr>
              <w:i/>
              <w:iCs/>
            </w:rPr>
            <w:t xml:space="preserve"> 2019</w:t>
          </w:r>
          <w:r w:rsidRPr="00DD4A12">
            <w:t xml:space="preserve"> [online] [cit. 13. november 2023]. Dostupné na: www.statista.com/statistics/517424/global-in-store-mobile-shopping-activities</w:t>
          </w:r>
        </w:p>
        <w:p w14:paraId="350F29E3" w14:textId="77777777" w:rsidR="00116110" w:rsidRPr="00DD4A12" w:rsidRDefault="00116110">
          <w:pPr>
            <w:divId w:val="506218203"/>
          </w:pPr>
          <w:r w:rsidRPr="00DD4A12">
            <w:t xml:space="preserve">THOMAS, Art a </w:t>
          </w:r>
          <w:proofErr w:type="spellStart"/>
          <w:r w:rsidRPr="00DD4A12">
            <w:t>Ron</w:t>
          </w:r>
          <w:proofErr w:type="spellEnd"/>
          <w:r w:rsidRPr="00DD4A12">
            <w:t xml:space="preserve"> GARLAND, 2004. </w:t>
          </w:r>
          <w:proofErr w:type="spellStart"/>
          <w:r w:rsidRPr="00DD4A12">
            <w:t>Grocery</w:t>
          </w:r>
          <w:proofErr w:type="spellEnd"/>
          <w:r w:rsidRPr="00DD4A12">
            <w:t xml:space="preserve"> </w:t>
          </w:r>
          <w:proofErr w:type="spellStart"/>
          <w:r w:rsidRPr="00DD4A12">
            <w:t>shopping</w:t>
          </w:r>
          <w:proofErr w:type="spellEnd"/>
          <w:r w:rsidRPr="00DD4A12">
            <w:t xml:space="preserve">: list and </w:t>
          </w:r>
          <w:proofErr w:type="spellStart"/>
          <w:r w:rsidRPr="00DD4A12">
            <w:t>non</w:t>
          </w:r>
          <w:proofErr w:type="spellEnd"/>
          <w:r w:rsidRPr="00DD4A12">
            <w:t xml:space="preserve">‐list </w:t>
          </w:r>
          <w:proofErr w:type="spellStart"/>
          <w:r w:rsidRPr="00DD4A12">
            <w:t>usage</w:t>
          </w:r>
          <w:proofErr w:type="spellEnd"/>
          <w:r w:rsidRPr="00DD4A12">
            <w:t xml:space="preserve">. </w:t>
          </w:r>
          <w:r w:rsidRPr="00DD4A12">
            <w:rPr>
              <w:i/>
              <w:iCs/>
            </w:rPr>
            <w:t xml:space="preserve">Marketing </w:t>
          </w:r>
          <w:proofErr w:type="spellStart"/>
          <w:r w:rsidRPr="00DD4A12">
            <w:rPr>
              <w:i/>
              <w:iCs/>
            </w:rPr>
            <w:t>Intelligence</w:t>
          </w:r>
          <w:proofErr w:type="spellEnd"/>
          <w:r w:rsidRPr="00DD4A12">
            <w:rPr>
              <w:i/>
              <w:iCs/>
            </w:rPr>
            <w:t xml:space="preserve"> &amp; </w:t>
          </w:r>
          <w:proofErr w:type="spellStart"/>
          <w:r w:rsidRPr="00DD4A12">
            <w:rPr>
              <w:i/>
              <w:iCs/>
            </w:rPr>
            <w:t>Planning</w:t>
          </w:r>
          <w:proofErr w:type="spellEnd"/>
          <w:r w:rsidRPr="00DD4A12">
            <w:t xml:space="preserve"> [online]. 2004, roč. 22, č. 6, s. 623–635. ISSN 0263-4503. Dostupné na: doi:10.1108/02634500410559015</w:t>
          </w:r>
        </w:p>
        <w:p w14:paraId="31B07AFF" w14:textId="678887C0" w:rsidR="007E4BAF" w:rsidRPr="00DD4A12" w:rsidRDefault="00116110" w:rsidP="001A47F0">
          <w:r w:rsidRPr="00DD4A12">
            <w:t> </w:t>
          </w:r>
        </w:p>
      </w:sdtContent>
    </w:sdt>
    <w:bookmarkStart w:id="136" w:name="_Toc309047613" w:displacedByCustomXml="prev"/>
    <w:bookmarkStart w:id="137" w:name="_Toc309047496" w:displacedByCustomXml="prev"/>
    <w:bookmarkStart w:id="138" w:name="_Toc309047450" w:displacedByCustomXml="prev"/>
    <w:bookmarkStart w:id="139" w:name="_Toc195684476" w:displacedByCustomXml="prev"/>
    <w:bookmarkStart w:id="140" w:name="_Toc195670728" w:displacedByCustomXml="prev"/>
    <w:p w14:paraId="54B1E5C2" w14:textId="5E6D09CB" w:rsidR="009D4162" w:rsidRPr="00DD4A12" w:rsidRDefault="009D4162" w:rsidP="007E4BAF">
      <w:pPr>
        <w:ind w:left="680" w:hanging="680"/>
        <w:rPr>
          <w:rFonts w:ascii="Arial" w:hAnsi="Arial" w:cs="Arial"/>
          <w:color w:val="222222"/>
          <w:sz w:val="20"/>
          <w:szCs w:val="20"/>
          <w:shd w:val="clear" w:color="auto" w:fill="FFFFFF"/>
        </w:rPr>
        <w:sectPr w:rsidR="009D4162" w:rsidRPr="00DD4A12" w:rsidSect="00030AF3">
          <w:pgSz w:w="11907" w:h="16840" w:code="9"/>
          <w:pgMar w:top="1418" w:right="1418" w:bottom="1418" w:left="1985" w:header="709" w:footer="709" w:gutter="0"/>
          <w:cols w:space="708"/>
          <w:titlePg/>
        </w:sectPr>
      </w:pPr>
    </w:p>
    <w:p w14:paraId="47C815E6" w14:textId="6D3D7DDF" w:rsidR="009F5F11" w:rsidRPr="00DD4A12" w:rsidRDefault="009F5F11" w:rsidP="00C17163">
      <w:pPr>
        <w:pStyle w:val="Nadpis1"/>
      </w:pPr>
      <w:bookmarkStart w:id="141" w:name="_Toc339279028"/>
      <w:bookmarkStart w:id="142" w:name="_Toc162902762"/>
      <w:r w:rsidRPr="00DD4A12">
        <w:lastRenderedPageBreak/>
        <w:t>Zoznam príloh</w:t>
      </w:r>
      <w:bookmarkEnd w:id="140"/>
      <w:bookmarkEnd w:id="139"/>
      <w:bookmarkEnd w:id="138"/>
      <w:bookmarkEnd w:id="137"/>
      <w:bookmarkEnd w:id="136"/>
      <w:bookmarkEnd w:id="141"/>
      <w:bookmarkEnd w:id="142"/>
    </w:p>
    <w:p w14:paraId="3ECC6B4C" w14:textId="0AA9B172" w:rsidR="00417373" w:rsidRPr="00DD4A12" w:rsidRDefault="00417373" w:rsidP="00BE3328">
      <w:pPr>
        <w:ind w:firstLine="0"/>
      </w:pPr>
      <w:r w:rsidRPr="00DD4A12">
        <w:t xml:space="preserve">Príloha </w:t>
      </w:r>
      <w:r w:rsidR="005A1036" w:rsidRPr="00DD4A12">
        <w:t>A</w:t>
      </w:r>
      <w:r w:rsidRPr="00DD4A12">
        <w:t xml:space="preserve"> – Zdrojový kód </w:t>
      </w:r>
      <w:r w:rsidR="00354086" w:rsidRPr="00DD4A12">
        <w:t>+ odkaz na GIT</w:t>
      </w:r>
    </w:p>
    <w:p w14:paraId="433D121C" w14:textId="5C33E95A" w:rsidR="00B75029" w:rsidRPr="00DD4A12" w:rsidRDefault="00417373" w:rsidP="00BE3328">
      <w:pPr>
        <w:ind w:firstLine="0"/>
      </w:pPr>
      <w:r w:rsidRPr="00DD4A12">
        <w:t xml:space="preserve">Príloha </w:t>
      </w:r>
      <w:r w:rsidR="005A1036" w:rsidRPr="00DD4A12">
        <w:t>B</w:t>
      </w:r>
      <w:r w:rsidR="00431B43" w:rsidRPr="00DD4A12">
        <w:t xml:space="preserve"> – Fotodokumentácia k prípravnej fáze </w:t>
      </w:r>
      <w:r w:rsidR="005A1036" w:rsidRPr="00DD4A12">
        <w:t>záverečnej práce</w:t>
      </w:r>
      <w:r w:rsidR="00431B43" w:rsidRPr="00DD4A12">
        <w:t xml:space="preserve"> </w:t>
      </w:r>
      <w:r w:rsidR="002F1FEC" w:rsidRPr="00DD4A12">
        <w:t>........</w:t>
      </w:r>
    </w:p>
    <w:p w14:paraId="18EC8B4D" w14:textId="77777777" w:rsidR="00A572E7" w:rsidRPr="00DD4A12" w:rsidRDefault="00A572E7" w:rsidP="00870C35">
      <w:pPr>
        <w:ind w:firstLine="0"/>
      </w:pPr>
    </w:p>
    <w:p w14:paraId="45A8B541" w14:textId="77777777" w:rsidR="00B75029" w:rsidRPr="00DD4A12" w:rsidRDefault="00B75029" w:rsidP="00FD33FA">
      <w:pPr>
        <w:sectPr w:rsidR="00B75029" w:rsidRPr="00DD4A12" w:rsidSect="00030AF3">
          <w:footerReference w:type="first" r:id="rId38"/>
          <w:pgSz w:w="11907" w:h="16840" w:code="9"/>
          <w:pgMar w:top="1418" w:right="1418" w:bottom="1418" w:left="1985" w:header="709" w:footer="709" w:gutter="0"/>
          <w:cols w:space="708"/>
          <w:titlePg/>
        </w:sectPr>
      </w:pPr>
    </w:p>
    <w:p w14:paraId="743E65DD" w14:textId="77777777" w:rsidR="00A572E7" w:rsidRPr="00DD4A12" w:rsidRDefault="00A572E7" w:rsidP="00FD33FA"/>
    <w:p w14:paraId="18D6B4AA" w14:textId="77777777" w:rsidR="00431B43" w:rsidRPr="00DD4A12" w:rsidRDefault="00431B43" w:rsidP="00274B7E">
      <w:pPr>
        <w:pStyle w:val="PrlohaBP"/>
        <w:rPr>
          <w:rStyle w:val="Nzovknihy"/>
          <w:sz w:val="24"/>
        </w:rPr>
      </w:pPr>
    </w:p>
    <w:p w14:paraId="7FDDAE74" w14:textId="77777777" w:rsidR="00431B43" w:rsidRPr="00DD4A12" w:rsidRDefault="00431B43" w:rsidP="00274B7E">
      <w:pPr>
        <w:pStyle w:val="PrlohaBP"/>
        <w:rPr>
          <w:rStyle w:val="Nzovknihy"/>
          <w:sz w:val="24"/>
        </w:rPr>
      </w:pPr>
    </w:p>
    <w:p w14:paraId="767A8A07" w14:textId="77777777" w:rsidR="00431B43" w:rsidRPr="00DD4A12" w:rsidRDefault="00431B43" w:rsidP="00274B7E">
      <w:pPr>
        <w:pStyle w:val="PrlohaBP"/>
        <w:rPr>
          <w:rStyle w:val="Nzovknihy"/>
          <w:sz w:val="24"/>
        </w:rPr>
      </w:pPr>
    </w:p>
    <w:p w14:paraId="560E3257" w14:textId="77777777" w:rsidR="00431B43" w:rsidRPr="00DD4A12" w:rsidRDefault="00431B43" w:rsidP="00274B7E">
      <w:pPr>
        <w:pStyle w:val="PrlohaBP"/>
        <w:rPr>
          <w:rStyle w:val="Nzovknihy"/>
          <w:sz w:val="24"/>
        </w:rPr>
      </w:pPr>
    </w:p>
    <w:p w14:paraId="79AE20EC" w14:textId="77777777" w:rsidR="00F6032D" w:rsidRPr="00DD4A12" w:rsidRDefault="00F6032D" w:rsidP="00FD33FA">
      <w:pPr>
        <w:pStyle w:val="Obyajntext"/>
      </w:pPr>
    </w:p>
    <w:p w14:paraId="2831FE77" w14:textId="77777777" w:rsidR="00F6032D" w:rsidRPr="00DD4A12" w:rsidRDefault="00F6032D" w:rsidP="00FD33FA">
      <w:pPr>
        <w:pStyle w:val="Obyajntext"/>
      </w:pPr>
    </w:p>
    <w:p w14:paraId="20FBD11B" w14:textId="77777777" w:rsidR="00F6032D" w:rsidRPr="00DD4A12" w:rsidRDefault="00F6032D" w:rsidP="00FD33FA">
      <w:pPr>
        <w:pStyle w:val="Obyajntext"/>
      </w:pPr>
    </w:p>
    <w:p w14:paraId="7791C349" w14:textId="77777777" w:rsidR="00F6032D" w:rsidRPr="00DD4A12" w:rsidRDefault="00F6032D" w:rsidP="00FD33FA">
      <w:pPr>
        <w:pStyle w:val="Obyajntext"/>
      </w:pPr>
    </w:p>
    <w:p w14:paraId="2DFDB67D" w14:textId="77777777" w:rsidR="00F6032D" w:rsidRPr="00DD4A12" w:rsidRDefault="00F6032D" w:rsidP="00FD33FA">
      <w:pPr>
        <w:pStyle w:val="Obyajntext"/>
      </w:pPr>
    </w:p>
    <w:p w14:paraId="794EB3B2" w14:textId="77777777" w:rsidR="00431B43" w:rsidRPr="00DD4A12" w:rsidRDefault="00431B43" w:rsidP="00274B7E">
      <w:pPr>
        <w:pStyle w:val="PrlohaBP"/>
        <w:rPr>
          <w:rStyle w:val="Nzovknihy"/>
          <w:sz w:val="24"/>
        </w:rPr>
      </w:pPr>
    </w:p>
    <w:p w14:paraId="5B50AF25" w14:textId="77777777" w:rsidR="00431B43" w:rsidRPr="00DD4A12" w:rsidRDefault="00431B43" w:rsidP="00274B7E">
      <w:pPr>
        <w:pStyle w:val="PrlohaBP"/>
        <w:rPr>
          <w:rStyle w:val="Nzovknihy"/>
          <w:sz w:val="24"/>
        </w:rPr>
      </w:pPr>
    </w:p>
    <w:p w14:paraId="415C0578" w14:textId="77777777" w:rsidR="00431B43" w:rsidRPr="00DD4A12" w:rsidRDefault="00431B43" w:rsidP="00274B7E">
      <w:pPr>
        <w:pStyle w:val="PrlohaBP"/>
        <w:rPr>
          <w:rStyle w:val="Nzovknihy"/>
          <w:sz w:val="24"/>
        </w:rPr>
      </w:pPr>
    </w:p>
    <w:p w14:paraId="024A9D12" w14:textId="77777777" w:rsidR="00431B43" w:rsidRPr="00DD4A12" w:rsidRDefault="00431B43" w:rsidP="00274B7E">
      <w:pPr>
        <w:pStyle w:val="PrlohaBP"/>
        <w:rPr>
          <w:rStyle w:val="Nzovknihy"/>
          <w:sz w:val="24"/>
        </w:rPr>
      </w:pPr>
    </w:p>
    <w:p w14:paraId="0378722A" w14:textId="77777777" w:rsidR="00431B43" w:rsidRPr="00DD4A12" w:rsidRDefault="00431B43" w:rsidP="00274B7E">
      <w:pPr>
        <w:pStyle w:val="PrlohaBP"/>
        <w:rPr>
          <w:rStyle w:val="Nzovknihy"/>
          <w:sz w:val="24"/>
        </w:rPr>
      </w:pPr>
    </w:p>
    <w:p w14:paraId="3EC078B2" w14:textId="77777777" w:rsidR="00D465AF" w:rsidRPr="00DD4A12" w:rsidRDefault="004F745F" w:rsidP="00274B7E">
      <w:pPr>
        <w:pStyle w:val="PrlohaBP"/>
        <w:rPr>
          <w:rStyle w:val="Nzovknihy"/>
          <w:caps w:val="0"/>
          <w:smallCaps w:val="0"/>
          <w:sz w:val="32"/>
        </w:rPr>
      </w:pPr>
      <w:r w:rsidRPr="00DD4A12">
        <w:rPr>
          <w:rStyle w:val="Nzovknihy"/>
          <w:caps w:val="0"/>
          <w:smallCaps w:val="0"/>
          <w:sz w:val="32"/>
        </w:rPr>
        <w:t>PRÍLOHA    A</w:t>
      </w:r>
      <w:r w:rsidR="00BB7E4E" w:rsidRPr="00DD4A12">
        <w:rPr>
          <w:rStyle w:val="Nzovknihy"/>
          <w:caps w:val="0"/>
          <w:smallCaps w:val="0"/>
          <w:sz w:val="32"/>
        </w:rPr>
        <w:t xml:space="preserve"> </w:t>
      </w:r>
    </w:p>
    <w:p w14:paraId="78E3216A" w14:textId="3034BBCC" w:rsidR="00274B7E" w:rsidRPr="00DD4A12" w:rsidRDefault="00274B7E" w:rsidP="00FD33FA">
      <w:pPr>
        <w:rPr>
          <w:rStyle w:val="Nzovknihy"/>
          <w:sz w:val="24"/>
        </w:rPr>
      </w:pPr>
      <w:r w:rsidRPr="00DD4A12">
        <w:rPr>
          <w:rStyle w:val="Nzovknihy"/>
          <w:sz w:val="24"/>
        </w:rPr>
        <w:br w:type="page"/>
      </w:r>
    </w:p>
    <w:p w14:paraId="33C5A233" w14:textId="77777777" w:rsidR="00274B7E" w:rsidRPr="00DD4A12" w:rsidRDefault="00274B7E" w:rsidP="00274B7E">
      <w:pPr>
        <w:ind w:firstLine="0"/>
        <w:rPr>
          <w:rFonts w:eastAsia="Calibri"/>
          <w:b/>
          <w:szCs w:val="22"/>
        </w:rPr>
      </w:pPr>
      <w:r w:rsidRPr="00DD4A12">
        <w:rPr>
          <w:rFonts w:eastAsia="Calibri"/>
          <w:b/>
          <w:szCs w:val="22"/>
        </w:rPr>
        <w:lastRenderedPageBreak/>
        <w:t>Príloha A</w:t>
      </w:r>
    </w:p>
    <w:p w14:paraId="3FEC40FD" w14:textId="7C0CE46D" w:rsidR="00274B7E" w:rsidRPr="001334E1" w:rsidRDefault="00274B7E" w:rsidP="001334E1">
      <w:pPr>
        <w:pStyle w:val="Odrazky"/>
        <w:numPr>
          <w:ilvl w:val="0"/>
          <w:numId w:val="4"/>
        </w:numPr>
        <w:rPr>
          <w:lang w:eastAsia="sk-SK"/>
        </w:rPr>
      </w:pPr>
      <w:r w:rsidRPr="001334E1">
        <w:rPr>
          <w:lang w:eastAsia="sk-SK"/>
        </w:rPr>
        <w:t>A1</w:t>
      </w:r>
      <w:r w:rsidRPr="001334E1">
        <w:rPr>
          <w:lang w:eastAsia="sk-SK"/>
        </w:rPr>
        <w:tab/>
        <w:t xml:space="preserve">Odkaz na GIT: </w:t>
      </w:r>
      <w:r w:rsidR="000C0B27" w:rsidRPr="001334E1">
        <w:rPr>
          <w:lang w:eastAsia="sk-SK"/>
        </w:rPr>
        <w:t>https://github.com/matejturek/ShoppingList</w:t>
      </w:r>
    </w:p>
    <w:p w14:paraId="6586082B" w14:textId="77777777" w:rsidR="00274B7E" w:rsidRPr="001334E1" w:rsidRDefault="00274B7E" w:rsidP="001334E1">
      <w:pPr>
        <w:pStyle w:val="Odrazky"/>
        <w:numPr>
          <w:ilvl w:val="0"/>
          <w:numId w:val="4"/>
        </w:numPr>
        <w:rPr>
          <w:lang w:eastAsia="sk-SK"/>
        </w:rPr>
      </w:pPr>
      <w:r w:rsidRPr="001334E1">
        <w:rPr>
          <w:lang w:eastAsia="sk-SK"/>
        </w:rPr>
        <w:t>A2</w:t>
      </w:r>
      <w:r w:rsidRPr="001334E1">
        <w:rPr>
          <w:lang w:eastAsia="sk-SK"/>
        </w:rPr>
        <w:tab/>
        <w:t>...</w:t>
      </w:r>
    </w:p>
    <w:p w14:paraId="61F446CA" w14:textId="77777777" w:rsidR="00274B7E" w:rsidRPr="001334E1" w:rsidRDefault="00274B7E" w:rsidP="001334E1">
      <w:pPr>
        <w:pStyle w:val="Odrazky"/>
        <w:numPr>
          <w:ilvl w:val="0"/>
          <w:numId w:val="4"/>
        </w:numPr>
        <w:rPr>
          <w:lang w:eastAsia="sk-SK"/>
        </w:rPr>
      </w:pPr>
      <w:r w:rsidRPr="001334E1">
        <w:rPr>
          <w:lang w:eastAsia="sk-SK"/>
        </w:rPr>
        <w:t>A3</w:t>
      </w:r>
      <w:r w:rsidRPr="001334E1">
        <w:rPr>
          <w:lang w:eastAsia="sk-SK"/>
        </w:rPr>
        <w:tab/>
        <w:t>...</w:t>
      </w:r>
    </w:p>
    <w:p w14:paraId="734CA62C" w14:textId="77777777" w:rsidR="00274B7E" w:rsidRPr="001334E1" w:rsidRDefault="00274B7E" w:rsidP="001334E1">
      <w:pPr>
        <w:pStyle w:val="Odrazky"/>
        <w:numPr>
          <w:ilvl w:val="0"/>
          <w:numId w:val="4"/>
        </w:numPr>
        <w:rPr>
          <w:lang w:eastAsia="sk-SK"/>
        </w:rPr>
      </w:pPr>
      <w:r w:rsidRPr="001334E1">
        <w:rPr>
          <w:lang w:eastAsia="sk-SK"/>
        </w:rPr>
        <w:t>A4</w:t>
      </w:r>
      <w:r w:rsidRPr="001334E1">
        <w:rPr>
          <w:lang w:eastAsia="sk-SK"/>
        </w:rPr>
        <w:tab/>
        <w:t>...</w:t>
      </w:r>
    </w:p>
    <w:p w14:paraId="5E8FCA50" w14:textId="77777777" w:rsidR="00274B7E" w:rsidRPr="00DD4A12" w:rsidRDefault="00274B7E" w:rsidP="00274B7E">
      <w:pPr>
        <w:rPr>
          <w:rStyle w:val="Nzovknihy"/>
          <w:sz w:val="24"/>
        </w:rPr>
      </w:pPr>
    </w:p>
    <w:p w14:paraId="72153CAD" w14:textId="77777777" w:rsidR="00417373" w:rsidRPr="00F85783" w:rsidRDefault="00417373" w:rsidP="00FD33FA">
      <w:pPr>
        <w:rPr>
          <w:rStyle w:val="Nzovknihy"/>
          <w:sz w:val="24"/>
        </w:rPr>
      </w:pPr>
    </w:p>
    <w:sectPr w:rsidR="00417373" w:rsidRPr="00F85783" w:rsidSect="00030AF3">
      <w:footerReference w:type="default" r:id="rId39"/>
      <w:footerReference w:type="first" r:id="rId40"/>
      <w:pgSz w:w="11907" w:h="16840" w:code="9"/>
      <w:pgMar w:top="1418" w:right="1418" w:bottom="1418" w:left="1985" w:header="709" w:footer="709" w:gutter="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71" w:author="Sinus" w:date="2024-02-11T19:58:00Z" w:initials="S">
    <w:p w14:paraId="3CD11EAB" w14:textId="77777777" w:rsidR="004D5102" w:rsidRPr="00DD4A12" w:rsidRDefault="004D5102" w:rsidP="004D5102">
      <w:pPr>
        <w:pStyle w:val="Textkomentra"/>
        <w:ind w:firstLine="0"/>
        <w:jc w:val="left"/>
      </w:pPr>
      <w:r w:rsidRPr="00DD4A12">
        <w:rPr>
          <w:rStyle w:val="Odkaznakomentr"/>
        </w:rPr>
        <w:annotationRef/>
      </w:r>
      <w:r w:rsidRPr="00DD4A12">
        <w:t>Existuju aj hybridne - skuste ich pridat</w:t>
      </w:r>
    </w:p>
  </w:comment>
  <w:comment w:id="72" w:author="Sinus" w:date="2024-02-11T19:59:00Z" w:initials="S">
    <w:p w14:paraId="4F797463" w14:textId="77777777" w:rsidR="004D5102" w:rsidRPr="00DD4A12" w:rsidRDefault="004D5102" w:rsidP="004D5102">
      <w:pPr>
        <w:pStyle w:val="Textkomentra"/>
        <w:ind w:firstLine="0"/>
        <w:jc w:val="left"/>
      </w:pPr>
      <w:r w:rsidRPr="00DD4A12">
        <w:rPr>
          <w:rStyle w:val="Odkaznakomentr"/>
        </w:rPr>
        <w:annotationRef/>
      </w:r>
      <w:r w:rsidRPr="00DD4A12">
        <w:t>Zarovnajte text dolava je to hrozne</w:t>
      </w:r>
    </w:p>
  </w:comment>
  <w:comment w:id="79" w:author="Sinus" w:date="2024-02-11T20:02:00Z" w:initials="S">
    <w:p w14:paraId="66FCA81C" w14:textId="77777777" w:rsidR="004D5102" w:rsidRDefault="004D5102" w:rsidP="004D5102">
      <w:pPr>
        <w:pStyle w:val="Textkomentra"/>
        <w:ind w:firstLine="0"/>
        <w:jc w:val="left"/>
      </w:pPr>
      <w:r w:rsidRPr="00DD4A12">
        <w:rPr>
          <w:rStyle w:val="Odkaznakomentr"/>
        </w:rPr>
        <w:annotationRef/>
      </w:r>
      <w:r w:rsidRPr="00DD4A12">
        <w:t>Asi skor zozbieral/porovnal?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CD11EAB" w15:done="0"/>
  <w15:commentEx w15:paraId="4F797463" w15:done="0"/>
  <w15:commentEx w15:paraId="66FCA81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69D4758" w16cex:dateUtc="2024-02-11T18:58:00Z">
    <w16cex:extLst>
      <w16:ext w16:uri="{CE6994B0-6A32-4C9F-8C6B-6E91EDA988CE}">
        <cr:reactions xmlns:cr="http://schemas.microsoft.com/office/comments/2020/reactions">
          <cr:reaction reactionType="1">
            <cr:reactionInfo dateUtc="2024-02-26T16:10:26Z">
              <cr:user userId="S::iturekova@msnet.ukf.sk::f6de9cb3-c91c-49d0-a661-a9f2d0d7a66a" userProvider="AD" userName="Ivana Tureková"/>
            </cr:reactionInfo>
          </cr:reaction>
        </cr:reactions>
      </w16:ext>
    </w16cex:extLst>
  </w16cex:commentExtensible>
  <w16cex:commentExtensible w16cex:durableId="37CB7EE8" w16cex:dateUtc="2024-02-11T18:59:00Z">
    <w16cex:extLst>
      <w16:ext w16:uri="{CE6994B0-6A32-4C9F-8C6B-6E91EDA988CE}">
        <cr:reactions xmlns:cr="http://schemas.microsoft.com/office/comments/2020/reactions">
          <cr:reaction reactionType="1">
            <cr:reactionInfo dateUtc="2024-02-26T16:10:24Z">
              <cr:user userId="S::iturekova@msnet.ukf.sk::f6de9cb3-c91c-49d0-a661-a9f2d0d7a66a" userProvider="AD" userName="Ivana Tureková"/>
            </cr:reactionInfo>
          </cr:reaction>
        </cr:reactions>
      </w16:ext>
    </w16cex:extLst>
  </w16cex:commentExtensible>
  <w16cex:commentExtensible w16cex:durableId="5B576B3E" w16cex:dateUtc="2024-02-11T19: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CD11EAB" w16cid:durableId="669D4758"/>
  <w16cid:commentId w16cid:paraId="4F797463" w16cid:durableId="37CB7EE8"/>
  <w16cid:commentId w16cid:paraId="66FCA81C" w16cid:durableId="5B576B3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06118E" w14:textId="77777777" w:rsidR="00030AF3" w:rsidRPr="00DD4A12" w:rsidRDefault="00030AF3" w:rsidP="00FD33FA">
      <w:r w:rsidRPr="00DD4A12">
        <w:separator/>
      </w:r>
    </w:p>
  </w:endnote>
  <w:endnote w:type="continuationSeparator" w:id="0">
    <w:p w14:paraId="504B3D33" w14:textId="77777777" w:rsidR="00030AF3" w:rsidRPr="00DD4A12" w:rsidRDefault="00030AF3" w:rsidP="00FD33FA">
      <w:r w:rsidRPr="00DD4A1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okChampa">
    <w:charset w:val="DE"/>
    <w:family w:val="swiss"/>
    <w:pitch w:val="variable"/>
    <w:sig w:usb0="83000003" w:usb1="00000000" w:usb2="00000000" w:usb3="00000000" w:csb0="0001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583CA4" w14:textId="77777777" w:rsidR="003A750E" w:rsidRPr="00DD4A12" w:rsidRDefault="003A750E" w:rsidP="00FD33FA">
    <w:pPr>
      <w:pStyle w:val="Pta"/>
    </w:pPr>
  </w:p>
  <w:p w14:paraId="241B29E9" w14:textId="77777777" w:rsidR="003A750E" w:rsidRPr="00DD4A12" w:rsidRDefault="003A750E" w:rsidP="00FD33FA">
    <w:pPr>
      <w:pStyle w:val="Pt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79603573"/>
      <w:docPartObj>
        <w:docPartGallery w:val="Page Numbers (Bottom of Page)"/>
        <w:docPartUnique/>
      </w:docPartObj>
    </w:sdtPr>
    <w:sdtContent>
      <w:p w14:paraId="62F0A7EC" w14:textId="00985324" w:rsidR="00161FA2" w:rsidRPr="00DD4A12" w:rsidRDefault="00161FA2">
        <w:pPr>
          <w:pStyle w:val="Pta"/>
          <w:jc w:val="right"/>
        </w:pPr>
        <w:r w:rsidRPr="00DD4A12">
          <w:fldChar w:fldCharType="begin"/>
        </w:r>
        <w:r w:rsidRPr="00DD4A12">
          <w:instrText>PAGE   \* MERGEFORMAT</w:instrText>
        </w:r>
        <w:r w:rsidRPr="00DD4A12">
          <w:fldChar w:fldCharType="separate"/>
        </w:r>
        <w:r w:rsidRPr="00DD4A12">
          <w:t>2</w:t>
        </w:r>
        <w:r w:rsidRPr="00DD4A12">
          <w:fldChar w:fldCharType="end"/>
        </w:r>
      </w:p>
    </w:sdtContent>
  </w:sdt>
  <w:p w14:paraId="7C0D18B7" w14:textId="77777777" w:rsidR="003A750E" w:rsidRPr="00DD4A12" w:rsidRDefault="003A750E" w:rsidP="00FD33FA">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1472209"/>
      <w:docPartObj>
        <w:docPartGallery w:val="Page Numbers (Bottom of Page)"/>
        <w:docPartUnique/>
      </w:docPartObj>
    </w:sdtPr>
    <w:sdtContent>
      <w:p w14:paraId="6579F53E" w14:textId="652F8546" w:rsidR="00161FA2" w:rsidRPr="00DD4A12" w:rsidRDefault="00161FA2">
        <w:pPr>
          <w:pStyle w:val="Pta"/>
          <w:jc w:val="right"/>
        </w:pPr>
        <w:r w:rsidRPr="00DD4A12">
          <w:fldChar w:fldCharType="begin"/>
        </w:r>
        <w:r w:rsidRPr="00DD4A12">
          <w:instrText>PAGE   \* MERGEFORMAT</w:instrText>
        </w:r>
        <w:r w:rsidRPr="00DD4A12">
          <w:fldChar w:fldCharType="separate"/>
        </w:r>
        <w:r w:rsidRPr="00DD4A12">
          <w:t>2</w:t>
        </w:r>
        <w:r w:rsidRPr="00DD4A12">
          <w:fldChar w:fldCharType="end"/>
        </w:r>
      </w:p>
    </w:sdtContent>
  </w:sdt>
  <w:p w14:paraId="63F233B8" w14:textId="77777777" w:rsidR="003A750E" w:rsidRPr="00DD4A12" w:rsidRDefault="003A750E" w:rsidP="00FD33FA">
    <w:pPr>
      <w:pStyle w:val="Pt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B7184F" w14:textId="77777777" w:rsidR="003A750E" w:rsidRPr="00DD4A12" w:rsidRDefault="003A750E" w:rsidP="00FD33FA">
    <w:pPr>
      <w:pStyle w:val="Pta"/>
    </w:pPr>
  </w:p>
  <w:p w14:paraId="322C634B" w14:textId="77777777" w:rsidR="003A750E" w:rsidRPr="00DD4A12" w:rsidRDefault="003A750E" w:rsidP="00FD33FA">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F8E03B" w14:textId="1F8F3B8E" w:rsidR="00B062B3" w:rsidRPr="00DD4A12" w:rsidRDefault="00B062B3" w:rsidP="002E12F8">
    <w:pPr>
      <w:pStyle w:val="Pta"/>
      <w:ind w:firstLine="0"/>
    </w:pPr>
  </w:p>
  <w:p w14:paraId="61BF0EE0" w14:textId="77777777" w:rsidR="00B062B3" w:rsidRPr="00DD4A12" w:rsidRDefault="00B062B3" w:rsidP="00FD33FA">
    <w:pPr>
      <w:pStyle w:val="Pt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958EE2" w14:textId="77777777" w:rsidR="003A750E" w:rsidRPr="00DD4A12" w:rsidRDefault="003A750E" w:rsidP="00FD33FA">
    <w:pPr>
      <w:pStyle w:val="Pta"/>
    </w:pPr>
  </w:p>
  <w:p w14:paraId="3D97282D" w14:textId="77777777" w:rsidR="003A750E" w:rsidRPr="00DD4A12" w:rsidRDefault="003A750E" w:rsidP="00FD33FA">
    <w:pPr>
      <w:pStyle w:val="Pt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178069" w14:textId="77777777" w:rsidR="00030AF3" w:rsidRPr="00DD4A12" w:rsidRDefault="00030AF3" w:rsidP="00FD33FA">
      <w:r w:rsidRPr="00DD4A12">
        <w:separator/>
      </w:r>
    </w:p>
  </w:footnote>
  <w:footnote w:type="continuationSeparator" w:id="0">
    <w:p w14:paraId="5D8CD9E9" w14:textId="77777777" w:rsidR="00030AF3" w:rsidRPr="00DD4A12" w:rsidRDefault="00030AF3" w:rsidP="00FD33FA">
      <w:r w:rsidRPr="00DD4A12">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89"/>
    <w:multiLevelType w:val="singleLevel"/>
    <w:tmpl w:val="BA34EEF0"/>
    <w:lvl w:ilvl="0">
      <w:start w:val="1"/>
      <w:numFmt w:val="bullet"/>
      <w:pStyle w:val="Zoznamsodrkami"/>
      <w:lvlText w:val=""/>
      <w:lvlJc w:val="left"/>
      <w:pPr>
        <w:tabs>
          <w:tab w:val="num" w:pos="360"/>
        </w:tabs>
        <w:ind w:left="360" w:hanging="360"/>
      </w:pPr>
      <w:rPr>
        <w:rFonts w:ascii="Symbol" w:hAnsi="Symbol" w:hint="default"/>
      </w:rPr>
    </w:lvl>
  </w:abstractNum>
  <w:abstractNum w:abstractNumId="1" w15:restartNumberingAfterBreak="0">
    <w:nsid w:val="020363BB"/>
    <w:multiLevelType w:val="multilevel"/>
    <w:tmpl w:val="88B8866E"/>
    <w:lvl w:ilvl="0">
      <w:numFmt w:val="decimal"/>
      <w:pStyle w:val="Kapitola"/>
      <w:lvlText w:val="%1"/>
      <w:lvlJc w:val="left"/>
      <w:pPr>
        <w:tabs>
          <w:tab w:val="num" w:pos="454"/>
        </w:tabs>
        <w:ind w:left="454" w:hanging="454"/>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36B4AF6"/>
    <w:multiLevelType w:val="multilevel"/>
    <w:tmpl w:val="9BEC3ED0"/>
    <w:lvl w:ilvl="0">
      <w:start w:val="1"/>
      <w:numFmt w:val="bullet"/>
      <w:lvlText w:val=""/>
      <w:lvlJc w:val="left"/>
      <w:pPr>
        <w:tabs>
          <w:tab w:val="num" w:pos="360"/>
        </w:tabs>
        <w:ind w:left="360" w:hanging="360"/>
      </w:pPr>
      <w:rPr>
        <w:rFonts w:ascii="Wingdings" w:hAnsi="Wingdings" w:hint="default"/>
        <w:sz w:val="20"/>
      </w:rPr>
    </w:lvl>
    <w:lvl w:ilvl="1">
      <w:start w:val="4"/>
      <w:numFmt w:val="decimal"/>
      <w:lvlText w:val="%2"/>
      <w:lvlJc w:val="left"/>
      <w:pPr>
        <w:ind w:left="1080" w:hanging="360"/>
      </w:pPr>
      <w:rPr>
        <w:rFonts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 w15:restartNumberingAfterBreak="0">
    <w:nsid w:val="06F76E47"/>
    <w:multiLevelType w:val="hybridMultilevel"/>
    <w:tmpl w:val="6C4C3D58"/>
    <w:lvl w:ilvl="0" w:tplc="B3D43870">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0E464B41"/>
    <w:multiLevelType w:val="hybridMultilevel"/>
    <w:tmpl w:val="18C00110"/>
    <w:lvl w:ilvl="0" w:tplc="403813C2">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5" w15:restartNumberingAfterBreak="0">
    <w:nsid w:val="112C69A2"/>
    <w:multiLevelType w:val="multilevel"/>
    <w:tmpl w:val="63EA66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2492AA2"/>
    <w:multiLevelType w:val="multilevel"/>
    <w:tmpl w:val="08481560"/>
    <w:lvl w:ilvl="0">
      <w:start w:val="1"/>
      <w:numFmt w:val="decimal"/>
      <w:lvlText w:val="%1"/>
      <w:lvlJc w:val="left"/>
      <w:pPr>
        <w:ind w:left="1035" w:hanging="675"/>
      </w:pPr>
      <w:rPr>
        <w:rFonts w:hint="default"/>
      </w:rPr>
    </w:lvl>
    <w:lvl w:ilvl="1">
      <w:start w:val="1"/>
      <w:numFmt w:val="decimal"/>
      <w:isLgl/>
      <w:lvlText w:val="%1.%2"/>
      <w:lvlJc w:val="left"/>
      <w:pPr>
        <w:ind w:left="6658" w:hanging="7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8AB1EE7"/>
    <w:multiLevelType w:val="hybridMultilevel"/>
    <w:tmpl w:val="2362DD72"/>
    <w:lvl w:ilvl="0" w:tplc="04685E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591A38"/>
    <w:multiLevelType w:val="multilevel"/>
    <w:tmpl w:val="BDA024E4"/>
    <w:lvl w:ilvl="0">
      <w:start w:val="1"/>
      <w:numFmt w:val="decimal"/>
      <w:lvlText w:val="%1."/>
      <w:lvlJc w:val="left"/>
      <w:pPr>
        <w:ind w:left="360" w:hanging="360"/>
      </w:pPr>
      <w:rPr>
        <w:rFonts w:hint="default"/>
      </w:rPr>
    </w:lvl>
    <w:lvl w:ilvl="1">
      <w:start w:val="1"/>
      <w:numFmt w:val="decimal"/>
      <w:isLgl/>
      <w:lvlText w:val="%1.%2"/>
      <w:lvlJc w:val="left"/>
      <w:pPr>
        <w:ind w:left="675" w:hanging="675"/>
      </w:pPr>
      <w:rPr>
        <w:rFonts w:hint="default"/>
      </w:rPr>
    </w:lvl>
    <w:lvl w:ilvl="2">
      <w:start w:val="1"/>
      <w:numFmt w:val="decimal"/>
      <w:isLgl/>
      <w:lvlText w:val="%1.%2.%3"/>
      <w:lvlJc w:val="left"/>
      <w:pPr>
        <w:ind w:left="720" w:hanging="720"/>
      </w:pPr>
      <w:rPr>
        <w:rFonts w:hint="default"/>
      </w:rPr>
    </w:lvl>
    <w:lvl w:ilvl="3">
      <w:start w:val="1"/>
      <w:numFmt w:val="bullet"/>
      <w:lvlText w:val=""/>
      <w:lvlJc w:val="left"/>
      <w:pPr>
        <w:ind w:left="360" w:hanging="360"/>
      </w:pPr>
      <w:rPr>
        <w:rFonts w:ascii="Symbol" w:hAnsi="Symbol"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 w15:restartNumberingAfterBreak="0">
    <w:nsid w:val="19895A2E"/>
    <w:multiLevelType w:val="hybridMultilevel"/>
    <w:tmpl w:val="C9BCDE1C"/>
    <w:lvl w:ilvl="0" w:tplc="895C2220">
      <w:start w:val="1"/>
      <w:numFmt w:val="lowerLetter"/>
      <w:lvlText w:val="%1)"/>
      <w:lvlJc w:val="left"/>
      <w:pPr>
        <w:ind w:left="360" w:hanging="360"/>
      </w:pPr>
      <w:rPr>
        <w:rFonts w:hint="default"/>
        <w:color w:val="auto"/>
      </w:rPr>
    </w:lvl>
    <w:lvl w:ilvl="1" w:tplc="041B0019" w:tentative="1">
      <w:start w:val="1"/>
      <w:numFmt w:val="lowerLetter"/>
      <w:lvlText w:val="%2."/>
      <w:lvlJc w:val="left"/>
      <w:pPr>
        <w:ind w:left="1080" w:hanging="360"/>
      </w:pPr>
    </w:lvl>
    <w:lvl w:ilvl="2" w:tplc="041B001B" w:tentative="1">
      <w:start w:val="1"/>
      <w:numFmt w:val="lowerRoman"/>
      <w:lvlText w:val="%3."/>
      <w:lvlJc w:val="right"/>
      <w:pPr>
        <w:ind w:left="1800" w:hanging="180"/>
      </w:pPr>
    </w:lvl>
    <w:lvl w:ilvl="3" w:tplc="041B000F" w:tentative="1">
      <w:start w:val="1"/>
      <w:numFmt w:val="decimal"/>
      <w:lvlText w:val="%4."/>
      <w:lvlJc w:val="left"/>
      <w:pPr>
        <w:ind w:left="2520" w:hanging="360"/>
      </w:pPr>
    </w:lvl>
    <w:lvl w:ilvl="4" w:tplc="041B0019" w:tentative="1">
      <w:start w:val="1"/>
      <w:numFmt w:val="lowerLetter"/>
      <w:lvlText w:val="%5."/>
      <w:lvlJc w:val="left"/>
      <w:pPr>
        <w:ind w:left="3240" w:hanging="360"/>
      </w:pPr>
    </w:lvl>
    <w:lvl w:ilvl="5" w:tplc="041B001B" w:tentative="1">
      <w:start w:val="1"/>
      <w:numFmt w:val="lowerRoman"/>
      <w:lvlText w:val="%6."/>
      <w:lvlJc w:val="right"/>
      <w:pPr>
        <w:ind w:left="3960" w:hanging="180"/>
      </w:pPr>
    </w:lvl>
    <w:lvl w:ilvl="6" w:tplc="041B000F" w:tentative="1">
      <w:start w:val="1"/>
      <w:numFmt w:val="decimal"/>
      <w:lvlText w:val="%7."/>
      <w:lvlJc w:val="left"/>
      <w:pPr>
        <w:ind w:left="4680" w:hanging="360"/>
      </w:pPr>
    </w:lvl>
    <w:lvl w:ilvl="7" w:tplc="041B0019" w:tentative="1">
      <w:start w:val="1"/>
      <w:numFmt w:val="lowerLetter"/>
      <w:lvlText w:val="%8."/>
      <w:lvlJc w:val="left"/>
      <w:pPr>
        <w:ind w:left="5400" w:hanging="360"/>
      </w:pPr>
    </w:lvl>
    <w:lvl w:ilvl="8" w:tplc="041B001B" w:tentative="1">
      <w:start w:val="1"/>
      <w:numFmt w:val="lowerRoman"/>
      <w:lvlText w:val="%9."/>
      <w:lvlJc w:val="right"/>
      <w:pPr>
        <w:ind w:left="6120" w:hanging="180"/>
      </w:pPr>
    </w:lvl>
  </w:abstractNum>
  <w:abstractNum w:abstractNumId="10" w15:restartNumberingAfterBreak="0">
    <w:nsid w:val="1F035C27"/>
    <w:multiLevelType w:val="hybridMultilevel"/>
    <w:tmpl w:val="C2747D1A"/>
    <w:lvl w:ilvl="0" w:tplc="18EC925E">
      <w:start w:val="1"/>
      <w:numFmt w:val="decimal"/>
      <w:lvlText w:val="%1."/>
      <w:lvlJc w:val="left"/>
      <w:pPr>
        <w:ind w:left="1040" w:hanging="360"/>
      </w:pPr>
      <w:rPr>
        <w:rFonts w:hint="default"/>
      </w:rPr>
    </w:lvl>
    <w:lvl w:ilvl="1" w:tplc="04090019" w:tentative="1">
      <w:start w:val="1"/>
      <w:numFmt w:val="lowerLetter"/>
      <w:lvlText w:val="%2."/>
      <w:lvlJc w:val="left"/>
      <w:pPr>
        <w:ind w:left="1760" w:hanging="360"/>
      </w:pPr>
    </w:lvl>
    <w:lvl w:ilvl="2" w:tplc="0409001B" w:tentative="1">
      <w:start w:val="1"/>
      <w:numFmt w:val="lowerRoman"/>
      <w:lvlText w:val="%3."/>
      <w:lvlJc w:val="right"/>
      <w:pPr>
        <w:ind w:left="2480" w:hanging="180"/>
      </w:pPr>
    </w:lvl>
    <w:lvl w:ilvl="3" w:tplc="0409000F" w:tentative="1">
      <w:start w:val="1"/>
      <w:numFmt w:val="decimal"/>
      <w:lvlText w:val="%4."/>
      <w:lvlJc w:val="left"/>
      <w:pPr>
        <w:ind w:left="3200" w:hanging="360"/>
      </w:pPr>
    </w:lvl>
    <w:lvl w:ilvl="4" w:tplc="04090019" w:tentative="1">
      <w:start w:val="1"/>
      <w:numFmt w:val="lowerLetter"/>
      <w:lvlText w:val="%5."/>
      <w:lvlJc w:val="left"/>
      <w:pPr>
        <w:ind w:left="3920" w:hanging="360"/>
      </w:pPr>
    </w:lvl>
    <w:lvl w:ilvl="5" w:tplc="0409001B" w:tentative="1">
      <w:start w:val="1"/>
      <w:numFmt w:val="lowerRoman"/>
      <w:lvlText w:val="%6."/>
      <w:lvlJc w:val="right"/>
      <w:pPr>
        <w:ind w:left="4640" w:hanging="180"/>
      </w:pPr>
    </w:lvl>
    <w:lvl w:ilvl="6" w:tplc="0409000F" w:tentative="1">
      <w:start w:val="1"/>
      <w:numFmt w:val="decimal"/>
      <w:lvlText w:val="%7."/>
      <w:lvlJc w:val="left"/>
      <w:pPr>
        <w:ind w:left="5360" w:hanging="360"/>
      </w:pPr>
    </w:lvl>
    <w:lvl w:ilvl="7" w:tplc="04090019" w:tentative="1">
      <w:start w:val="1"/>
      <w:numFmt w:val="lowerLetter"/>
      <w:lvlText w:val="%8."/>
      <w:lvlJc w:val="left"/>
      <w:pPr>
        <w:ind w:left="6080" w:hanging="360"/>
      </w:pPr>
    </w:lvl>
    <w:lvl w:ilvl="8" w:tplc="0409001B" w:tentative="1">
      <w:start w:val="1"/>
      <w:numFmt w:val="lowerRoman"/>
      <w:lvlText w:val="%9."/>
      <w:lvlJc w:val="right"/>
      <w:pPr>
        <w:ind w:left="6800" w:hanging="180"/>
      </w:pPr>
    </w:lvl>
  </w:abstractNum>
  <w:abstractNum w:abstractNumId="11" w15:restartNumberingAfterBreak="0">
    <w:nsid w:val="20A46AAB"/>
    <w:multiLevelType w:val="hybridMultilevel"/>
    <w:tmpl w:val="8098BEC0"/>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2" w15:restartNumberingAfterBreak="0">
    <w:nsid w:val="21294C05"/>
    <w:multiLevelType w:val="hybridMultilevel"/>
    <w:tmpl w:val="28525764"/>
    <w:lvl w:ilvl="0" w:tplc="1AB61FC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4C091E"/>
    <w:multiLevelType w:val="multilevel"/>
    <w:tmpl w:val="BDA024E4"/>
    <w:lvl w:ilvl="0">
      <w:start w:val="1"/>
      <w:numFmt w:val="decimal"/>
      <w:lvlText w:val="%1."/>
      <w:lvlJc w:val="left"/>
      <w:pPr>
        <w:ind w:left="360" w:hanging="360"/>
      </w:pPr>
      <w:rPr>
        <w:rFonts w:hint="default"/>
      </w:rPr>
    </w:lvl>
    <w:lvl w:ilvl="1">
      <w:start w:val="1"/>
      <w:numFmt w:val="decimal"/>
      <w:isLgl/>
      <w:lvlText w:val="%1.%2"/>
      <w:lvlJc w:val="left"/>
      <w:pPr>
        <w:ind w:left="675" w:hanging="675"/>
      </w:pPr>
      <w:rPr>
        <w:rFonts w:hint="default"/>
      </w:rPr>
    </w:lvl>
    <w:lvl w:ilvl="2">
      <w:start w:val="1"/>
      <w:numFmt w:val="decimal"/>
      <w:isLgl/>
      <w:lvlText w:val="%1.%2.%3"/>
      <w:lvlJc w:val="left"/>
      <w:pPr>
        <w:ind w:left="720" w:hanging="720"/>
      </w:pPr>
      <w:rPr>
        <w:rFonts w:hint="default"/>
      </w:rPr>
    </w:lvl>
    <w:lvl w:ilvl="3">
      <w:start w:val="1"/>
      <w:numFmt w:val="bullet"/>
      <w:lvlText w:val=""/>
      <w:lvlJc w:val="left"/>
      <w:pPr>
        <w:ind w:left="360" w:hanging="360"/>
      </w:pPr>
      <w:rPr>
        <w:rFonts w:ascii="Symbol" w:hAnsi="Symbol"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4" w15:restartNumberingAfterBreak="0">
    <w:nsid w:val="2B535510"/>
    <w:multiLevelType w:val="multilevel"/>
    <w:tmpl w:val="F9C24F78"/>
    <w:lvl w:ilvl="0">
      <w:start w:val="4"/>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2F922F77"/>
    <w:multiLevelType w:val="hybridMultilevel"/>
    <w:tmpl w:val="FB6E39E8"/>
    <w:lvl w:ilvl="0" w:tplc="0840F6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2B80BBA"/>
    <w:multiLevelType w:val="hybridMultilevel"/>
    <w:tmpl w:val="78F24978"/>
    <w:lvl w:ilvl="0" w:tplc="0ADE54B8">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7" w15:restartNumberingAfterBreak="0">
    <w:nsid w:val="37254C9A"/>
    <w:multiLevelType w:val="multilevel"/>
    <w:tmpl w:val="D21E524E"/>
    <w:lvl w:ilvl="0">
      <w:start w:val="1"/>
      <w:numFmt w:val="bullet"/>
      <w:lvlText w:val=""/>
      <w:lvlJc w:val="left"/>
      <w:pPr>
        <w:tabs>
          <w:tab w:val="num" w:pos="360"/>
        </w:tabs>
        <w:ind w:left="360" w:hanging="360"/>
      </w:pPr>
      <w:rPr>
        <w:rFonts w:ascii="Wingdings" w:hAnsi="Wingdings" w:hint="default"/>
        <w:sz w:val="20"/>
      </w:rPr>
    </w:lvl>
    <w:lvl w:ilvl="1">
      <w:start w:val="1"/>
      <w:numFmt w:val="lowerLetter"/>
      <w:lvlText w:val="%2)"/>
      <w:lvlJc w:val="left"/>
      <w:pPr>
        <w:ind w:left="1080" w:hanging="360"/>
      </w:pPr>
      <w:rPr>
        <w:rFonts w:hint="default"/>
      </w:rPr>
    </w:lvl>
    <w:lvl w:ilvl="2">
      <w:start w:val="3"/>
      <w:numFmt w:val="decimal"/>
      <w:lvlText w:val="%3"/>
      <w:lvlJc w:val="left"/>
      <w:pPr>
        <w:ind w:left="1800" w:hanging="360"/>
      </w:pPr>
      <w:rPr>
        <w:rFonts w:hint="default"/>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3D576352"/>
    <w:multiLevelType w:val="hybridMultilevel"/>
    <w:tmpl w:val="3D52F636"/>
    <w:lvl w:ilvl="0" w:tplc="29DA1AAA">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19" w15:restartNumberingAfterBreak="0">
    <w:nsid w:val="3D8C66E0"/>
    <w:multiLevelType w:val="multilevel"/>
    <w:tmpl w:val="0AF23D20"/>
    <w:lvl w:ilvl="0">
      <w:start w:val="1"/>
      <w:numFmt w:val="decimal"/>
      <w:lvlText w:val="%1."/>
      <w:lvlJc w:val="left"/>
      <w:pPr>
        <w:ind w:left="360" w:hanging="360"/>
      </w:pPr>
      <w:rPr>
        <w:rFonts w:hint="default"/>
      </w:rPr>
    </w:lvl>
    <w:lvl w:ilvl="1">
      <w:start w:val="1"/>
      <w:numFmt w:val="decimal"/>
      <w:isLgl/>
      <w:lvlText w:val="%1.%2"/>
      <w:lvlJc w:val="left"/>
      <w:pPr>
        <w:ind w:left="675" w:hanging="6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0" w15:restartNumberingAfterBreak="0">
    <w:nsid w:val="3F52638C"/>
    <w:multiLevelType w:val="hybridMultilevel"/>
    <w:tmpl w:val="39E4636A"/>
    <w:lvl w:ilvl="0" w:tplc="5F06BE5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3CB0758"/>
    <w:multiLevelType w:val="hybridMultilevel"/>
    <w:tmpl w:val="0094732E"/>
    <w:lvl w:ilvl="0" w:tplc="041B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4217159"/>
    <w:multiLevelType w:val="hybridMultilevel"/>
    <w:tmpl w:val="643473D2"/>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3" w15:restartNumberingAfterBreak="0">
    <w:nsid w:val="47F71E25"/>
    <w:multiLevelType w:val="hybridMultilevel"/>
    <w:tmpl w:val="D72C70D2"/>
    <w:lvl w:ilvl="0" w:tplc="99ACF824">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4" w15:restartNumberingAfterBreak="0">
    <w:nsid w:val="553E7A55"/>
    <w:multiLevelType w:val="multilevel"/>
    <w:tmpl w:val="4C3AA9C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A8160B2"/>
    <w:multiLevelType w:val="hybridMultilevel"/>
    <w:tmpl w:val="A44221C0"/>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AB81C62"/>
    <w:multiLevelType w:val="multilevel"/>
    <w:tmpl w:val="14A6A28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5C9927BD"/>
    <w:multiLevelType w:val="multilevel"/>
    <w:tmpl w:val="61020A4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F44CA3"/>
    <w:multiLevelType w:val="hybridMultilevel"/>
    <w:tmpl w:val="8ECCB534"/>
    <w:lvl w:ilvl="0" w:tplc="041B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9" w15:restartNumberingAfterBreak="0">
    <w:nsid w:val="67672922"/>
    <w:multiLevelType w:val="hybridMultilevel"/>
    <w:tmpl w:val="D8BC416E"/>
    <w:lvl w:ilvl="0" w:tplc="ACC0D4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68B5360C"/>
    <w:multiLevelType w:val="hybridMultilevel"/>
    <w:tmpl w:val="674415AC"/>
    <w:lvl w:ilvl="0" w:tplc="DF0695C2">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1" w15:restartNumberingAfterBreak="0">
    <w:nsid w:val="6DB16309"/>
    <w:multiLevelType w:val="multilevel"/>
    <w:tmpl w:val="2850EDC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0E13B50"/>
    <w:multiLevelType w:val="multilevel"/>
    <w:tmpl w:val="FDA40FFC"/>
    <w:lvl w:ilvl="0">
      <w:start w:val="1"/>
      <w:numFmt w:val="decimal"/>
      <w:lvlText w:val="%1"/>
      <w:lvlJc w:val="left"/>
      <w:pPr>
        <w:ind w:left="360" w:hanging="360"/>
      </w:pPr>
      <w:rPr>
        <w:rFonts w:hint="default"/>
      </w:rPr>
    </w:lvl>
    <w:lvl w:ilvl="1">
      <w:start w:val="5"/>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3" w15:restartNumberingAfterBreak="0">
    <w:nsid w:val="79A50B27"/>
    <w:multiLevelType w:val="hybridMultilevel"/>
    <w:tmpl w:val="0DACD104"/>
    <w:lvl w:ilvl="0" w:tplc="041B0005">
      <w:start w:val="1"/>
      <w:numFmt w:val="bullet"/>
      <w:lvlText w:val=""/>
      <w:lvlJc w:val="left"/>
      <w:pPr>
        <w:ind w:left="360" w:hanging="360"/>
      </w:pPr>
      <w:rPr>
        <w:rFonts w:ascii="Wingdings" w:hAnsi="Wingdings" w:hint="default"/>
      </w:rPr>
    </w:lvl>
    <w:lvl w:ilvl="1" w:tplc="041B0003" w:tentative="1">
      <w:start w:val="1"/>
      <w:numFmt w:val="bullet"/>
      <w:lvlText w:val="o"/>
      <w:lvlJc w:val="left"/>
      <w:pPr>
        <w:ind w:left="1080" w:hanging="360"/>
      </w:pPr>
      <w:rPr>
        <w:rFonts w:ascii="Courier New" w:hAnsi="Courier New" w:cs="Courier New" w:hint="default"/>
      </w:rPr>
    </w:lvl>
    <w:lvl w:ilvl="2" w:tplc="041B0005" w:tentative="1">
      <w:start w:val="1"/>
      <w:numFmt w:val="bullet"/>
      <w:lvlText w:val=""/>
      <w:lvlJc w:val="left"/>
      <w:pPr>
        <w:ind w:left="1800" w:hanging="360"/>
      </w:pPr>
      <w:rPr>
        <w:rFonts w:ascii="Wingdings" w:hAnsi="Wingdings" w:hint="default"/>
      </w:rPr>
    </w:lvl>
    <w:lvl w:ilvl="3" w:tplc="041B0001" w:tentative="1">
      <w:start w:val="1"/>
      <w:numFmt w:val="bullet"/>
      <w:lvlText w:val=""/>
      <w:lvlJc w:val="left"/>
      <w:pPr>
        <w:ind w:left="2520" w:hanging="360"/>
      </w:pPr>
      <w:rPr>
        <w:rFonts w:ascii="Symbol" w:hAnsi="Symbol" w:hint="default"/>
      </w:rPr>
    </w:lvl>
    <w:lvl w:ilvl="4" w:tplc="041B0003" w:tentative="1">
      <w:start w:val="1"/>
      <w:numFmt w:val="bullet"/>
      <w:lvlText w:val="o"/>
      <w:lvlJc w:val="left"/>
      <w:pPr>
        <w:ind w:left="3240" w:hanging="360"/>
      </w:pPr>
      <w:rPr>
        <w:rFonts w:ascii="Courier New" w:hAnsi="Courier New" w:cs="Courier New" w:hint="default"/>
      </w:rPr>
    </w:lvl>
    <w:lvl w:ilvl="5" w:tplc="041B0005" w:tentative="1">
      <w:start w:val="1"/>
      <w:numFmt w:val="bullet"/>
      <w:lvlText w:val=""/>
      <w:lvlJc w:val="left"/>
      <w:pPr>
        <w:ind w:left="3960" w:hanging="360"/>
      </w:pPr>
      <w:rPr>
        <w:rFonts w:ascii="Wingdings" w:hAnsi="Wingdings" w:hint="default"/>
      </w:rPr>
    </w:lvl>
    <w:lvl w:ilvl="6" w:tplc="041B0001" w:tentative="1">
      <w:start w:val="1"/>
      <w:numFmt w:val="bullet"/>
      <w:lvlText w:val=""/>
      <w:lvlJc w:val="left"/>
      <w:pPr>
        <w:ind w:left="4680" w:hanging="360"/>
      </w:pPr>
      <w:rPr>
        <w:rFonts w:ascii="Symbol" w:hAnsi="Symbol" w:hint="default"/>
      </w:rPr>
    </w:lvl>
    <w:lvl w:ilvl="7" w:tplc="041B0003" w:tentative="1">
      <w:start w:val="1"/>
      <w:numFmt w:val="bullet"/>
      <w:lvlText w:val="o"/>
      <w:lvlJc w:val="left"/>
      <w:pPr>
        <w:ind w:left="5400" w:hanging="360"/>
      </w:pPr>
      <w:rPr>
        <w:rFonts w:ascii="Courier New" w:hAnsi="Courier New" w:cs="Courier New" w:hint="default"/>
      </w:rPr>
    </w:lvl>
    <w:lvl w:ilvl="8" w:tplc="041B0005" w:tentative="1">
      <w:start w:val="1"/>
      <w:numFmt w:val="bullet"/>
      <w:lvlText w:val=""/>
      <w:lvlJc w:val="left"/>
      <w:pPr>
        <w:ind w:left="6120" w:hanging="360"/>
      </w:pPr>
      <w:rPr>
        <w:rFonts w:ascii="Wingdings" w:hAnsi="Wingdings" w:hint="default"/>
      </w:rPr>
    </w:lvl>
  </w:abstractNum>
  <w:abstractNum w:abstractNumId="34" w15:restartNumberingAfterBreak="0">
    <w:nsid w:val="7A171AF8"/>
    <w:multiLevelType w:val="hybridMultilevel"/>
    <w:tmpl w:val="85EC133E"/>
    <w:lvl w:ilvl="0" w:tplc="04090001">
      <w:start w:val="1"/>
      <w:numFmt w:val="bullet"/>
      <w:lvlText w:val=""/>
      <w:lvlJc w:val="left"/>
      <w:pPr>
        <w:ind w:left="1455" w:hanging="360"/>
      </w:pPr>
      <w:rPr>
        <w:rFonts w:ascii="Symbol" w:hAnsi="Symbol" w:hint="default"/>
      </w:rPr>
    </w:lvl>
    <w:lvl w:ilvl="1" w:tplc="04090003" w:tentative="1">
      <w:start w:val="1"/>
      <w:numFmt w:val="bullet"/>
      <w:lvlText w:val="o"/>
      <w:lvlJc w:val="left"/>
      <w:pPr>
        <w:ind w:left="2175" w:hanging="360"/>
      </w:pPr>
      <w:rPr>
        <w:rFonts w:ascii="Courier New" w:hAnsi="Courier New" w:cs="Courier New" w:hint="default"/>
      </w:rPr>
    </w:lvl>
    <w:lvl w:ilvl="2" w:tplc="04090005" w:tentative="1">
      <w:start w:val="1"/>
      <w:numFmt w:val="bullet"/>
      <w:lvlText w:val=""/>
      <w:lvlJc w:val="left"/>
      <w:pPr>
        <w:ind w:left="2895" w:hanging="360"/>
      </w:pPr>
      <w:rPr>
        <w:rFonts w:ascii="Wingdings" w:hAnsi="Wingdings" w:hint="default"/>
      </w:rPr>
    </w:lvl>
    <w:lvl w:ilvl="3" w:tplc="04090001" w:tentative="1">
      <w:start w:val="1"/>
      <w:numFmt w:val="bullet"/>
      <w:lvlText w:val=""/>
      <w:lvlJc w:val="left"/>
      <w:pPr>
        <w:ind w:left="3615" w:hanging="360"/>
      </w:pPr>
      <w:rPr>
        <w:rFonts w:ascii="Symbol" w:hAnsi="Symbol" w:hint="default"/>
      </w:rPr>
    </w:lvl>
    <w:lvl w:ilvl="4" w:tplc="04090003" w:tentative="1">
      <w:start w:val="1"/>
      <w:numFmt w:val="bullet"/>
      <w:lvlText w:val="o"/>
      <w:lvlJc w:val="left"/>
      <w:pPr>
        <w:ind w:left="4335" w:hanging="360"/>
      </w:pPr>
      <w:rPr>
        <w:rFonts w:ascii="Courier New" w:hAnsi="Courier New" w:cs="Courier New" w:hint="default"/>
      </w:rPr>
    </w:lvl>
    <w:lvl w:ilvl="5" w:tplc="04090005" w:tentative="1">
      <w:start w:val="1"/>
      <w:numFmt w:val="bullet"/>
      <w:lvlText w:val=""/>
      <w:lvlJc w:val="left"/>
      <w:pPr>
        <w:ind w:left="5055" w:hanging="360"/>
      </w:pPr>
      <w:rPr>
        <w:rFonts w:ascii="Wingdings" w:hAnsi="Wingdings" w:hint="default"/>
      </w:rPr>
    </w:lvl>
    <w:lvl w:ilvl="6" w:tplc="04090001" w:tentative="1">
      <w:start w:val="1"/>
      <w:numFmt w:val="bullet"/>
      <w:lvlText w:val=""/>
      <w:lvlJc w:val="left"/>
      <w:pPr>
        <w:ind w:left="5775" w:hanging="360"/>
      </w:pPr>
      <w:rPr>
        <w:rFonts w:ascii="Symbol" w:hAnsi="Symbol" w:hint="default"/>
      </w:rPr>
    </w:lvl>
    <w:lvl w:ilvl="7" w:tplc="04090003" w:tentative="1">
      <w:start w:val="1"/>
      <w:numFmt w:val="bullet"/>
      <w:lvlText w:val="o"/>
      <w:lvlJc w:val="left"/>
      <w:pPr>
        <w:ind w:left="6495" w:hanging="360"/>
      </w:pPr>
      <w:rPr>
        <w:rFonts w:ascii="Courier New" w:hAnsi="Courier New" w:cs="Courier New" w:hint="default"/>
      </w:rPr>
    </w:lvl>
    <w:lvl w:ilvl="8" w:tplc="04090005" w:tentative="1">
      <w:start w:val="1"/>
      <w:numFmt w:val="bullet"/>
      <w:lvlText w:val=""/>
      <w:lvlJc w:val="left"/>
      <w:pPr>
        <w:ind w:left="7215" w:hanging="360"/>
      </w:pPr>
      <w:rPr>
        <w:rFonts w:ascii="Wingdings" w:hAnsi="Wingdings" w:hint="default"/>
      </w:rPr>
    </w:lvl>
  </w:abstractNum>
  <w:num w:numId="1" w16cid:durableId="1853060296">
    <w:abstractNumId w:val="1"/>
  </w:num>
  <w:num w:numId="2" w16cid:durableId="553388986">
    <w:abstractNumId w:val="0"/>
  </w:num>
  <w:num w:numId="3" w16cid:durableId="762340787">
    <w:abstractNumId w:val="30"/>
  </w:num>
  <w:num w:numId="4" w16cid:durableId="803691881">
    <w:abstractNumId w:val="3"/>
  </w:num>
  <w:num w:numId="5" w16cid:durableId="1971275942">
    <w:abstractNumId w:val="6"/>
  </w:num>
  <w:num w:numId="6" w16cid:durableId="1996489217">
    <w:abstractNumId w:val="19"/>
  </w:num>
  <w:num w:numId="7" w16cid:durableId="191504720">
    <w:abstractNumId w:val="9"/>
  </w:num>
  <w:num w:numId="8" w16cid:durableId="2080203252">
    <w:abstractNumId w:val="26"/>
  </w:num>
  <w:num w:numId="9" w16cid:durableId="1849636258">
    <w:abstractNumId w:val="9"/>
    <w:lvlOverride w:ilvl="0">
      <w:startOverride w:val="1"/>
    </w:lvlOverride>
  </w:num>
  <w:num w:numId="10" w16cid:durableId="63329628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827547391">
    <w:abstractNumId w:val="6"/>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08346367">
    <w:abstractNumId w:val="10"/>
  </w:num>
  <w:num w:numId="13" w16cid:durableId="280191940">
    <w:abstractNumId w:val="6"/>
  </w:num>
  <w:num w:numId="14" w16cid:durableId="235894578">
    <w:abstractNumId w:val="34"/>
  </w:num>
  <w:num w:numId="15" w16cid:durableId="386032873">
    <w:abstractNumId w:val="4"/>
  </w:num>
  <w:num w:numId="16" w16cid:durableId="1016887298">
    <w:abstractNumId w:val="22"/>
  </w:num>
  <w:num w:numId="17" w16cid:durableId="145516782">
    <w:abstractNumId w:val="32"/>
  </w:num>
  <w:num w:numId="18" w16cid:durableId="1574656844">
    <w:abstractNumId w:val="18"/>
  </w:num>
  <w:num w:numId="19" w16cid:durableId="253633020">
    <w:abstractNumId w:val="29"/>
  </w:num>
  <w:num w:numId="20" w16cid:durableId="2089039677">
    <w:abstractNumId w:val="8"/>
  </w:num>
  <w:num w:numId="21" w16cid:durableId="1849371581">
    <w:abstractNumId w:val="13"/>
  </w:num>
  <w:num w:numId="22" w16cid:durableId="1296175924">
    <w:abstractNumId w:val="29"/>
  </w:num>
  <w:num w:numId="23" w16cid:durableId="1965885975">
    <w:abstractNumId w:val="29"/>
  </w:num>
  <w:num w:numId="24" w16cid:durableId="1126853306">
    <w:abstractNumId w:val="29"/>
  </w:num>
  <w:num w:numId="25" w16cid:durableId="1149327236">
    <w:abstractNumId w:val="7"/>
  </w:num>
  <w:num w:numId="26" w16cid:durableId="1124423082">
    <w:abstractNumId w:val="16"/>
  </w:num>
  <w:num w:numId="27" w16cid:durableId="343287521">
    <w:abstractNumId w:val="23"/>
  </w:num>
  <w:num w:numId="28" w16cid:durableId="50228538">
    <w:abstractNumId w:val="12"/>
  </w:num>
  <w:num w:numId="29" w16cid:durableId="1511528845">
    <w:abstractNumId w:val="6"/>
    <w:lvlOverride w:ilvl="0">
      <w:startOverride w:val="3"/>
    </w:lvlOverride>
    <w:lvlOverride w:ilvl="1">
      <w:startOverride w:val="6"/>
    </w:lvlOverride>
  </w:num>
  <w:num w:numId="30" w16cid:durableId="1468207818">
    <w:abstractNumId w:val="6"/>
    <w:lvlOverride w:ilvl="0">
      <w:startOverride w:val="3"/>
    </w:lvlOverride>
    <w:lvlOverride w:ilvl="1">
      <w:startOverride w:val="6"/>
    </w:lvlOverride>
    <w:lvlOverride w:ilvl="2">
      <w:startOverride w:val="2"/>
    </w:lvlOverride>
  </w:num>
  <w:num w:numId="31" w16cid:durableId="1509370366">
    <w:abstractNumId w:val="15"/>
  </w:num>
  <w:num w:numId="32" w16cid:durableId="85082564">
    <w:abstractNumId w:val="20"/>
  </w:num>
  <w:num w:numId="33" w16cid:durableId="1073308230">
    <w:abstractNumId w:val="27"/>
  </w:num>
  <w:num w:numId="34" w16cid:durableId="1864780998">
    <w:abstractNumId w:val="21"/>
  </w:num>
  <w:num w:numId="35" w16cid:durableId="48309253">
    <w:abstractNumId w:val="2"/>
  </w:num>
  <w:num w:numId="36" w16cid:durableId="2100828433">
    <w:abstractNumId w:val="17"/>
  </w:num>
  <w:num w:numId="37" w16cid:durableId="536625474">
    <w:abstractNumId w:val="32"/>
  </w:num>
  <w:num w:numId="38" w16cid:durableId="695231831">
    <w:abstractNumId w:val="32"/>
  </w:num>
  <w:num w:numId="39" w16cid:durableId="827745114">
    <w:abstractNumId w:val="32"/>
  </w:num>
  <w:num w:numId="40" w16cid:durableId="1349217406">
    <w:abstractNumId w:val="28"/>
  </w:num>
  <w:num w:numId="41" w16cid:durableId="842402760">
    <w:abstractNumId w:val="32"/>
  </w:num>
  <w:num w:numId="42" w16cid:durableId="1300838108">
    <w:abstractNumId w:val="0"/>
  </w:num>
  <w:num w:numId="43" w16cid:durableId="1247224825">
    <w:abstractNumId w:val="32"/>
  </w:num>
  <w:num w:numId="44" w16cid:durableId="524638465">
    <w:abstractNumId w:val="0"/>
  </w:num>
  <w:num w:numId="45" w16cid:durableId="2071345790">
    <w:abstractNumId w:val="0"/>
  </w:num>
  <w:num w:numId="46" w16cid:durableId="1025523123">
    <w:abstractNumId w:val="0"/>
  </w:num>
  <w:num w:numId="47" w16cid:durableId="519658206">
    <w:abstractNumId w:val="0"/>
  </w:num>
  <w:num w:numId="48" w16cid:durableId="1665619374">
    <w:abstractNumId w:val="24"/>
  </w:num>
  <w:num w:numId="49" w16cid:durableId="1159350426">
    <w:abstractNumId w:val="24"/>
  </w:num>
  <w:num w:numId="50" w16cid:durableId="1836916117">
    <w:abstractNumId w:val="31"/>
  </w:num>
  <w:num w:numId="51" w16cid:durableId="1492671642">
    <w:abstractNumId w:val="5"/>
  </w:num>
  <w:num w:numId="52" w16cid:durableId="1720589184">
    <w:abstractNumId w:val="11"/>
  </w:num>
  <w:num w:numId="53" w16cid:durableId="447705574">
    <w:abstractNumId w:val="25"/>
  </w:num>
  <w:num w:numId="54" w16cid:durableId="155415255">
    <w:abstractNumId w:val="14"/>
  </w:num>
  <w:num w:numId="55" w16cid:durableId="1146895700">
    <w:abstractNumId w:val="33"/>
  </w:num>
  <w:num w:numId="56" w16cid:durableId="1407610901">
    <w:abstractNumId w:val="0"/>
  </w:num>
  <w:num w:numId="57" w16cid:durableId="1262836482">
    <w:abstractNumId w:val="0"/>
    <w:lvlOverride w:ilvl="0"/>
  </w:num>
  <w:num w:numId="58" w16cid:durableId="1317562988">
    <w:abstractNumId w:val="28"/>
    <w:lvlOverride w:ilvl="0"/>
    <w:lvlOverride w:ilvl="1"/>
    <w:lvlOverride w:ilvl="2"/>
    <w:lvlOverride w:ilvl="3"/>
    <w:lvlOverride w:ilvl="4"/>
    <w:lvlOverride w:ilvl="5"/>
    <w:lvlOverride w:ilvl="6"/>
    <w:lvlOverride w:ilvl="7"/>
    <w:lvlOverride w:ilvl="8"/>
  </w:num>
  <w:numIdMacAtCleanup w:val="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inus">
    <w15:presenceInfo w15:providerId="None" w15:userId="Sinu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spelling="clean" w:grammar="clean"/>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68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LA0NTcwMTMwNDK3MLNU0lEKTi0uzszPAykwrQUA4EqsQSwAAAA="/>
  </w:docVars>
  <w:rsids>
    <w:rsidRoot w:val="009F5F11"/>
    <w:rsid w:val="000002CD"/>
    <w:rsid w:val="00000A5F"/>
    <w:rsid w:val="000012FC"/>
    <w:rsid w:val="000041DD"/>
    <w:rsid w:val="00011F97"/>
    <w:rsid w:val="0002068A"/>
    <w:rsid w:val="000212C9"/>
    <w:rsid w:val="00021919"/>
    <w:rsid w:val="00021DA2"/>
    <w:rsid w:val="00025980"/>
    <w:rsid w:val="00030AF3"/>
    <w:rsid w:val="00032005"/>
    <w:rsid w:val="00032E44"/>
    <w:rsid w:val="000333AF"/>
    <w:rsid w:val="00035DDD"/>
    <w:rsid w:val="00037295"/>
    <w:rsid w:val="00041339"/>
    <w:rsid w:val="00041B1A"/>
    <w:rsid w:val="00043DE8"/>
    <w:rsid w:val="00044684"/>
    <w:rsid w:val="00044D33"/>
    <w:rsid w:val="000514FF"/>
    <w:rsid w:val="000537BF"/>
    <w:rsid w:val="000545ED"/>
    <w:rsid w:val="00054C40"/>
    <w:rsid w:val="00055597"/>
    <w:rsid w:val="0005749B"/>
    <w:rsid w:val="00062A6F"/>
    <w:rsid w:val="0006349A"/>
    <w:rsid w:val="000657F9"/>
    <w:rsid w:val="00066C0D"/>
    <w:rsid w:val="00071FFF"/>
    <w:rsid w:val="0007213D"/>
    <w:rsid w:val="00073D53"/>
    <w:rsid w:val="00076039"/>
    <w:rsid w:val="0007728F"/>
    <w:rsid w:val="00077389"/>
    <w:rsid w:val="00081307"/>
    <w:rsid w:val="0008178B"/>
    <w:rsid w:val="00081AF0"/>
    <w:rsid w:val="000844E9"/>
    <w:rsid w:val="00084CBC"/>
    <w:rsid w:val="000861F6"/>
    <w:rsid w:val="00086E1D"/>
    <w:rsid w:val="0008711C"/>
    <w:rsid w:val="00087F7F"/>
    <w:rsid w:val="00091E8E"/>
    <w:rsid w:val="000965AB"/>
    <w:rsid w:val="00096B44"/>
    <w:rsid w:val="0009722D"/>
    <w:rsid w:val="000A221C"/>
    <w:rsid w:val="000A3270"/>
    <w:rsid w:val="000A3C3E"/>
    <w:rsid w:val="000B1468"/>
    <w:rsid w:val="000B244A"/>
    <w:rsid w:val="000B3171"/>
    <w:rsid w:val="000C01EA"/>
    <w:rsid w:val="000C08B6"/>
    <w:rsid w:val="000C0B27"/>
    <w:rsid w:val="000C2DA0"/>
    <w:rsid w:val="000C3E0B"/>
    <w:rsid w:val="000C42E6"/>
    <w:rsid w:val="000C6EC7"/>
    <w:rsid w:val="000C7FB5"/>
    <w:rsid w:val="000D2087"/>
    <w:rsid w:val="000D45A5"/>
    <w:rsid w:val="000D632E"/>
    <w:rsid w:val="000E0A6A"/>
    <w:rsid w:val="000E12E7"/>
    <w:rsid w:val="000E2976"/>
    <w:rsid w:val="000E713A"/>
    <w:rsid w:val="000F1017"/>
    <w:rsid w:val="000F470B"/>
    <w:rsid w:val="000F6AC0"/>
    <w:rsid w:val="00104253"/>
    <w:rsid w:val="00104879"/>
    <w:rsid w:val="001051CC"/>
    <w:rsid w:val="00105425"/>
    <w:rsid w:val="001055C5"/>
    <w:rsid w:val="00105A3C"/>
    <w:rsid w:val="00106664"/>
    <w:rsid w:val="00107D32"/>
    <w:rsid w:val="00112451"/>
    <w:rsid w:val="001126BC"/>
    <w:rsid w:val="001132E4"/>
    <w:rsid w:val="00115E41"/>
    <w:rsid w:val="00116110"/>
    <w:rsid w:val="001171D3"/>
    <w:rsid w:val="00120B1D"/>
    <w:rsid w:val="00124F9D"/>
    <w:rsid w:val="001268B1"/>
    <w:rsid w:val="00127CC6"/>
    <w:rsid w:val="0013105F"/>
    <w:rsid w:val="00132872"/>
    <w:rsid w:val="001334E1"/>
    <w:rsid w:val="001359E0"/>
    <w:rsid w:val="00136676"/>
    <w:rsid w:val="001418EA"/>
    <w:rsid w:val="00143477"/>
    <w:rsid w:val="00145537"/>
    <w:rsid w:val="001466D6"/>
    <w:rsid w:val="0014671C"/>
    <w:rsid w:val="00154302"/>
    <w:rsid w:val="00154DBA"/>
    <w:rsid w:val="00156CA4"/>
    <w:rsid w:val="0016031B"/>
    <w:rsid w:val="0016062A"/>
    <w:rsid w:val="0016103C"/>
    <w:rsid w:val="00161A24"/>
    <w:rsid w:val="00161FA2"/>
    <w:rsid w:val="00162693"/>
    <w:rsid w:val="0016382B"/>
    <w:rsid w:val="00164260"/>
    <w:rsid w:val="0017010E"/>
    <w:rsid w:val="00170844"/>
    <w:rsid w:val="00173A85"/>
    <w:rsid w:val="00175787"/>
    <w:rsid w:val="00175826"/>
    <w:rsid w:val="00176129"/>
    <w:rsid w:val="00176EB9"/>
    <w:rsid w:val="00176FD2"/>
    <w:rsid w:val="00180271"/>
    <w:rsid w:val="0018039E"/>
    <w:rsid w:val="00187011"/>
    <w:rsid w:val="0018743E"/>
    <w:rsid w:val="00187762"/>
    <w:rsid w:val="001925A2"/>
    <w:rsid w:val="001934E1"/>
    <w:rsid w:val="00193974"/>
    <w:rsid w:val="00195E48"/>
    <w:rsid w:val="0019706C"/>
    <w:rsid w:val="001A29CF"/>
    <w:rsid w:val="001A3FBA"/>
    <w:rsid w:val="001A47F0"/>
    <w:rsid w:val="001A4EAC"/>
    <w:rsid w:val="001A5425"/>
    <w:rsid w:val="001A6778"/>
    <w:rsid w:val="001B15FF"/>
    <w:rsid w:val="001B21FE"/>
    <w:rsid w:val="001B3A16"/>
    <w:rsid w:val="001B4838"/>
    <w:rsid w:val="001B6B36"/>
    <w:rsid w:val="001B7190"/>
    <w:rsid w:val="001C5334"/>
    <w:rsid w:val="001D00D2"/>
    <w:rsid w:val="001D11BE"/>
    <w:rsid w:val="001D2852"/>
    <w:rsid w:val="001D3F52"/>
    <w:rsid w:val="001D429D"/>
    <w:rsid w:val="001D6426"/>
    <w:rsid w:val="001D778C"/>
    <w:rsid w:val="001E3EAA"/>
    <w:rsid w:val="001E4E62"/>
    <w:rsid w:val="001E6F32"/>
    <w:rsid w:val="001E79F3"/>
    <w:rsid w:val="001E79FA"/>
    <w:rsid w:val="001F099B"/>
    <w:rsid w:val="001F5994"/>
    <w:rsid w:val="00203932"/>
    <w:rsid w:val="002042AA"/>
    <w:rsid w:val="00204D31"/>
    <w:rsid w:val="00205505"/>
    <w:rsid w:val="002065FD"/>
    <w:rsid w:val="00206E41"/>
    <w:rsid w:val="002078E9"/>
    <w:rsid w:val="00207CFF"/>
    <w:rsid w:val="00212BFF"/>
    <w:rsid w:val="00213B79"/>
    <w:rsid w:val="00215208"/>
    <w:rsid w:val="00215AC0"/>
    <w:rsid w:val="002214B1"/>
    <w:rsid w:val="00223358"/>
    <w:rsid w:val="0022505C"/>
    <w:rsid w:val="002275AC"/>
    <w:rsid w:val="00231449"/>
    <w:rsid w:val="002324F0"/>
    <w:rsid w:val="00232D2B"/>
    <w:rsid w:val="00233902"/>
    <w:rsid w:val="00242362"/>
    <w:rsid w:val="002424EE"/>
    <w:rsid w:val="002458A7"/>
    <w:rsid w:val="00246088"/>
    <w:rsid w:val="002471DA"/>
    <w:rsid w:val="00251168"/>
    <w:rsid w:val="00252F75"/>
    <w:rsid w:val="00253541"/>
    <w:rsid w:val="0026021C"/>
    <w:rsid w:val="002603C1"/>
    <w:rsid w:val="0026130A"/>
    <w:rsid w:val="00262858"/>
    <w:rsid w:val="002629F6"/>
    <w:rsid w:val="002643D6"/>
    <w:rsid w:val="00265A26"/>
    <w:rsid w:val="002661D2"/>
    <w:rsid w:val="002661D7"/>
    <w:rsid w:val="0027008E"/>
    <w:rsid w:val="00274B7E"/>
    <w:rsid w:val="00275CDC"/>
    <w:rsid w:val="00276F75"/>
    <w:rsid w:val="00280707"/>
    <w:rsid w:val="00281D5B"/>
    <w:rsid w:val="00285873"/>
    <w:rsid w:val="00285D42"/>
    <w:rsid w:val="00286479"/>
    <w:rsid w:val="00290D1E"/>
    <w:rsid w:val="00291767"/>
    <w:rsid w:val="00292A63"/>
    <w:rsid w:val="0029608B"/>
    <w:rsid w:val="00297DC3"/>
    <w:rsid w:val="002A1DE2"/>
    <w:rsid w:val="002A3261"/>
    <w:rsid w:val="002A5A83"/>
    <w:rsid w:val="002A6B38"/>
    <w:rsid w:val="002A7B58"/>
    <w:rsid w:val="002B0E40"/>
    <w:rsid w:val="002B2C68"/>
    <w:rsid w:val="002B376B"/>
    <w:rsid w:val="002B5485"/>
    <w:rsid w:val="002C1398"/>
    <w:rsid w:val="002C5847"/>
    <w:rsid w:val="002C7371"/>
    <w:rsid w:val="002D34D8"/>
    <w:rsid w:val="002D3765"/>
    <w:rsid w:val="002D47A5"/>
    <w:rsid w:val="002E12F8"/>
    <w:rsid w:val="002E1871"/>
    <w:rsid w:val="002E1924"/>
    <w:rsid w:val="002E3EB3"/>
    <w:rsid w:val="002E4041"/>
    <w:rsid w:val="002E4085"/>
    <w:rsid w:val="002E56F3"/>
    <w:rsid w:val="002E7084"/>
    <w:rsid w:val="002E7A82"/>
    <w:rsid w:val="002F05C5"/>
    <w:rsid w:val="002F1FEC"/>
    <w:rsid w:val="002F3CB4"/>
    <w:rsid w:val="002F541A"/>
    <w:rsid w:val="002F559F"/>
    <w:rsid w:val="002F5AF0"/>
    <w:rsid w:val="00301E53"/>
    <w:rsid w:val="003037B5"/>
    <w:rsid w:val="003053DD"/>
    <w:rsid w:val="0030590F"/>
    <w:rsid w:val="00306A0A"/>
    <w:rsid w:val="003072FE"/>
    <w:rsid w:val="003100DE"/>
    <w:rsid w:val="00310593"/>
    <w:rsid w:val="00310EC6"/>
    <w:rsid w:val="003111A5"/>
    <w:rsid w:val="00311291"/>
    <w:rsid w:val="00312D0F"/>
    <w:rsid w:val="00316BA4"/>
    <w:rsid w:val="00320043"/>
    <w:rsid w:val="00323074"/>
    <w:rsid w:val="00324D21"/>
    <w:rsid w:val="003275F4"/>
    <w:rsid w:val="003321DC"/>
    <w:rsid w:val="00332CBA"/>
    <w:rsid w:val="00332FD1"/>
    <w:rsid w:val="00333185"/>
    <w:rsid w:val="00333CE0"/>
    <w:rsid w:val="00333E99"/>
    <w:rsid w:val="0033553B"/>
    <w:rsid w:val="00336FAE"/>
    <w:rsid w:val="0034436C"/>
    <w:rsid w:val="003455BC"/>
    <w:rsid w:val="00351350"/>
    <w:rsid w:val="003515C7"/>
    <w:rsid w:val="00351CC3"/>
    <w:rsid w:val="00354086"/>
    <w:rsid w:val="003572A3"/>
    <w:rsid w:val="00360D36"/>
    <w:rsid w:val="00362136"/>
    <w:rsid w:val="00362BCD"/>
    <w:rsid w:val="0036318C"/>
    <w:rsid w:val="00363F29"/>
    <w:rsid w:val="003672BF"/>
    <w:rsid w:val="00370C93"/>
    <w:rsid w:val="003733EF"/>
    <w:rsid w:val="0037528C"/>
    <w:rsid w:val="003759D1"/>
    <w:rsid w:val="00376F46"/>
    <w:rsid w:val="00382030"/>
    <w:rsid w:val="003827A7"/>
    <w:rsid w:val="00384368"/>
    <w:rsid w:val="00387499"/>
    <w:rsid w:val="003876A8"/>
    <w:rsid w:val="0039352D"/>
    <w:rsid w:val="00396315"/>
    <w:rsid w:val="0039632D"/>
    <w:rsid w:val="00396DB5"/>
    <w:rsid w:val="00396FF3"/>
    <w:rsid w:val="003974F8"/>
    <w:rsid w:val="003A04F6"/>
    <w:rsid w:val="003A05C6"/>
    <w:rsid w:val="003A0F96"/>
    <w:rsid w:val="003A1922"/>
    <w:rsid w:val="003A4867"/>
    <w:rsid w:val="003A6A3E"/>
    <w:rsid w:val="003A750E"/>
    <w:rsid w:val="003B0F49"/>
    <w:rsid w:val="003B22C2"/>
    <w:rsid w:val="003B22F6"/>
    <w:rsid w:val="003B3DAB"/>
    <w:rsid w:val="003B44C6"/>
    <w:rsid w:val="003B6072"/>
    <w:rsid w:val="003B6DD6"/>
    <w:rsid w:val="003C06C5"/>
    <w:rsid w:val="003C1729"/>
    <w:rsid w:val="003C335A"/>
    <w:rsid w:val="003C4860"/>
    <w:rsid w:val="003C50E2"/>
    <w:rsid w:val="003D05E3"/>
    <w:rsid w:val="003D0DAB"/>
    <w:rsid w:val="003D232A"/>
    <w:rsid w:val="003D2692"/>
    <w:rsid w:val="003D36EB"/>
    <w:rsid w:val="003D4FC5"/>
    <w:rsid w:val="003D6DA4"/>
    <w:rsid w:val="003E3267"/>
    <w:rsid w:val="003E62CE"/>
    <w:rsid w:val="003E7A2D"/>
    <w:rsid w:val="003F0CC8"/>
    <w:rsid w:val="003F15A5"/>
    <w:rsid w:val="003F2D50"/>
    <w:rsid w:val="003F3EFF"/>
    <w:rsid w:val="003F5E58"/>
    <w:rsid w:val="003F7562"/>
    <w:rsid w:val="00411F19"/>
    <w:rsid w:val="004125D3"/>
    <w:rsid w:val="00413D08"/>
    <w:rsid w:val="004162FF"/>
    <w:rsid w:val="00416BF5"/>
    <w:rsid w:val="00417373"/>
    <w:rsid w:val="004173DE"/>
    <w:rsid w:val="00421AAD"/>
    <w:rsid w:val="0043055F"/>
    <w:rsid w:val="00431B43"/>
    <w:rsid w:val="0043506B"/>
    <w:rsid w:val="004351BC"/>
    <w:rsid w:val="00437409"/>
    <w:rsid w:val="00442AE6"/>
    <w:rsid w:val="00444765"/>
    <w:rsid w:val="00453EE1"/>
    <w:rsid w:val="00455073"/>
    <w:rsid w:val="004575D9"/>
    <w:rsid w:val="00461513"/>
    <w:rsid w:val="00461C46"/>
    <w:rsid w:val="004620A2"/>
    <w:rsid w:val="00463CA4"/>
    <w:rsid w:val="0046505D"/>
    <w:rsid w:val="00466DFE"/>
    <w:rsid w:val="00471624"/>
    <w:rsid w:val="0047297D"/>
    <w:rsid w:val="00473B88"/>
    <w:rsid w:val="004742D5"/>
    <w:rsid w:val="004761C4"/>
    <w:rsid w:val="00481D40"/>
    <w:rsid w:val="0048376B"/>
    <w:rsid w:val="0048500B"/>
    <w:rsid w:val="00486BD8"/>
    <w:rsid w:val="00490B7B"/>
    <w:rsid w:val="00490C0A"/>
    <w:rsid w:val="004911FF"/>
    <w:rsid w:val="0049152C"/>
    <w:rsid w:val="00494859"/>
    <w:rsid w:val="00497095"/>
    <w:rsid w:val="004A3C0E"/>
    <w:rsid w:val="004A403C"/>
    <w:rsid w:val="004A526B"/>
    <w:rsid w:val="004A5754"/>
    <w:rsid w:val="004A6373"/>
    <w:rsid w:val="004A71A2"/>
    <w:rsid w:val="004A7340"/>
    <w:rsid w:val="004B0BBD"/>
    <w:rsid w:val="004B102F"/>
    <w:rsid w:val="004B3139"/>
    <w:rsid w:val="004B4D56"/>
    <w:rsid w:val="004B5A5D"/>
    <w:rsid w:val="004C575D"/>
    <w:rsid w:val="004C6113"/>
    <w:rsid w:val="004C7133"/>
    <w:rsid w:val="004D220B"/>
    <w:rsid w:val="004D3393"/>
    <w:rsid w:val="004D5102"/>
    <w:rsid w:val="004D5D97"/>
    <w:rsid w:val="004D6055"/>
    <w:rsid w:val="004D6D6A"/>
    <w:rsid w:val="004D70C6"/>
    <w:rsid w:val="004D7E5A"/>
    <w:rsid w:val="004D7FB8"/>
    <w:rsid w:val="004E3910"/>
    <w:rsid w:val="004E7A0E"/>
    <w:rsid w:val="004F1DD2"/>
    <w:rsid w:val="004F6FCE"/>
    <w:rsid w:val="004F745F"/>
    <w:rsid w:val="004F788C"/>
    <w:rsid w:val="0050577A"/>
    <w:rsid w:val="00505AEE"/>
    <w:rsid w:val="005079E3"/>
    <w:rsid w:val="00510B45"/>
    <w:rsid w:val="00510E59"/>
    <w:rsid w:val="00512EE1"/>
    <w:rsid w:val="00513084"/>
    <w:rsid w:val="00515577"/>
    <w:rsid w:val="00515C83"/>
    <w:rsid w:val="00517404"/>
    <w:rsid w:val="0052242D"/>
    <w:rsid w:val="00522857"/>
    <w:rsid w:val="00532B14"/>
    <w:rsid w:val="0053373E"/>
    <w:rsid w:val="0053450F"/>
    <w:rsid w:val="00543ADC"/>
    <w:rsid w:val="00550A5F"/>
    <w:rsid w:val="005518D0"/>
    <w:rsid w:val="00551D33"/>
    <w:rsid w:val="005530A4"/>
    <w:rsid w:val="00553653"/>
    <w:rsid w:val="00554BD7"/>
    <w:rsid w:val="00555B60"/>
    <w:rsid w:val="00561CA6"/>
    <w:rsid w:val="00563181"/>
    <w:rsid w:val="00563717"/>
    <w:rsid w:val="00563D80"/>
    <w:rsid w:val="00564B31"/>
    <w:rsid w:val="005665AA"/>
    <w:rsid w:val="00567862"/>
    <w:rsid w:val="00572091"/>
    <w:rsid w:val="005730D5"/>
    <w:rsid w:val="00574C04"/>
    <w:rsid w:val="00576DAA"/>
    <w:rsid w:val="00576F80"/>
    <w:rsid w:val="00577E64"/>
    <w:rsid w:val="00585CE2"/>
    <w:rsid w:val="00590300"/>
    <w:rsid w:val="005908CB"/>
    <w:rsid w:val="00591444"/>
    <w:rsid w:val="00591821"/>
    <w:rsid w:val="00591EBD"/>
    <w:rsid w:val="00591FB1"/>
    <w:rsid w:val="00592F8B"/>
    <w:rsid w:val="00593E67"/>
    <w:rsid w:val="0059441E"/>
    <w:rsid w:val="00594743"/>
    <w:rsid w:val="00595830"/>
    <w:rsid w:val="00597C4E"/>
    <w:rsid w:val="005A0661"/>
    <w:rsid w:val="005A0B4C"/>
    <w:rsid w:val="005A1036"/>
    <w:rsid w:val="005A1340"/>
    <w:rsid w:val="005A3389"/>
    <w:rsid w:val="005A439A"/>
    <w:rsid w:val="005A7671"/>
    <w:rsid w:val="005B11C5"/>
    <w:rsid w:val="005B3485"/>
    <w:rsid w:val="005B5161"/>
    <w:rsid w:val="005C03C9"/>
    <w:rsid w:val="005C115F"/>
    <w:rsid w:val="005C1988"/>
    <w:rsid w:val="005D3340"/>
    <w:rsid w:val="005D60CA"/>
    <w:rsid w:val="005D7963"/>
    <w:rsid w:val="005E19D5"/>
    <w:rsid w:val="005E3C89"/>
    <w:rsid w:val="005E6190"/>
    <w:rsid w:val="005E63B0"/>
    <w:rsid w:val="005F1753"/>
    <w:rsid w:val="005F4FBA"/>
    <w:rsid w:val="005F5473"/>
    <w:rsid w:val="005F59FD"/>
    <w:rsid w:val="00602B44"/>
    <w:rsid w:val="00604CAD"/>
    <w:rsid w:val="0060578A"/>
    <w:rsid w:val="0060699E"/>
    <w:rsid w:val="00607148"/>
    <w:rsid w:val="00610E7E"/>
    <w:rsid w:val="00615C66"/>
    <w:rsid w:val="00616B07"/>
    <w:rsid w:val="00616C94"/>
    <w:rsid w:val="00617121"/>
    <w:rsid w:val="00622AF3"/>
    <w:rsid w:val="00623123"/>
    <w:rsid w:val="006236C8"/>
    <w:rsid w:val="00623821"/>
    <w:rsid w:val="00623CC0"/>
    <w:rsid w:val="006243C0"/>
    <w:rsid w:val="00626FC5"/>
    <w:rsid w:val="0062706A"/>
    <w:rsid w:val="00631AE2"/>
    <w:rsid w:val="00631CD3"/>
    <w:rsid w:val="006327E6"/>
    <w:rsid w:val="00633698"/>
    <w:rsid w:val="00633D98"/>
    <w:rsid w:val="0063602C"/>
    <w:rsid w:val="00637EE4"/>
    <w:rsid w:val="0064041C"/>
    <w:rsid w:val="00640E88"/>
    <w:rsid w:val="006417E3"/>
    <w:rsid w:val="00644519"/>
    <w:rsid w:val="00645F56"/>
    <w:rsid w:val="00654982"/>
    <w:rsid w:val="006553C0"/>
    <w:rsid w:val="006612FE"/>
    <w:rsid w:val="0066518D"/>
    <w:rsid w:val="00666933"/>
    <w:rsid w:val="006676C2"/>
    <w:rsid w:val="00667818"/>
    <w:rsid w:val="00672DD3"/>
    <w:rsid w:val="00673966"/>
    <w:rsid w:val="00675794"/>
    <w:rsid w:val="00677842"/>
    <w:rsid w:val="00683703"/>
    <w:rsid w:val="00683B00"/>
    <w:rsid w:val="00685DA7"/>
    <w:rsid w:val="00690A0E"/>
    <w:rsid w:val="0069196E"/>
    <w:rsid w:val="006943D8"/>
    <w:rsid w:val="00694CDC"/>
    <w:rsid w:val="0069685B"/>
    <w:rsid w:val="00697081"/>
    <w:rsid w:val="006974CA"/>
    <w:rsid w:val="006A1523"/>
    <w:rsid w:val="006A3043"/>
    <w:rsid w:val="006A46F3"/>
    <w:rsid w:val="006A6C5A"/>
    <w:rsid w:val="006A6D66"/>
    <w:rsid w:val="006B17ED"/>
    <w:rsid w:val="006B3945"/>
    <w:rsid w:val="006B3A86"/>
    <w:rsid w:val="006B6AE5"/>
    <w:rsid w:val="006C0EB4"/>
    <w:rsid w:val="006C21D0"/>
    <w:rsid w:val="006C2715"/>
    <w:rsid w:val="006C3F75"/>
    <w:rsid w:val="006D10BC"/>
    <w:rsid w:val="006D40E6"/>
    <w:rsid w:val="006D457B"/>
    <w:rsid w:val="006D79FD"/>
    <w:rsid w:val="006E1195"/>
    <w:rsid w:val="006E296C"/>
    <w:rsid w:val="006E4872"/>
    <w:rsid w:val="006E5472"/>
    <w:rsid w:val="006E6FB4"/>
    <w:rsid w:val="006F0E04"/>
    <w:rsid w:val="006F4510"/>
    <w:rsid w:val="006F7D7C"/>
    <w:rsid w:val="00700DC4"/>
    <w:rsid w:val="00701D8A"/>
    <w:rsid w:val="0070284A"/>
    <w:rsid w:val="00704A77"/>
    <w:rsid w:val="00711073"/>
    <w:rsid w:val="00713386"/>
    <w:rsid w:val="007148B0"/>
    <w:rsid w:val="00715C4A"/>
    <w:rsid w:val="007162E2"/>
    <w:rsid w:val="00722AF9"/>
    <w:rsid w:val="007240B7"/>
    <w:rsid w:val="00725262"/>
    <w:rsid w:val="00727619"/>
    <w:rsid w:val="00732817"/>
    <w:rsid w:val="00736EB0"/>
    <w:rsid w:val="00736FBD"/>
    <w:rsid w:val="00737446"/>
    <w:rsid w:val="00737C69"/>
    <w:rsid w:val="00741557"/>
    <w:rsid w:val="00741B3C"/>
    <w:rsid w:val="00743463"/>
    <w:rsid w:val="007475CF"/>
    <w:rsid w:val="007478A6"/>
    <w:rsid w:val="007514D5"/>
    <w:rsid w:val="00752950"/>
    <w:rsid w:val="00756510"/>
    <w:rsid w:val="007608C6"/>
    <w:rsid w:val="00764DD2"/>
    <w:rsid w:val="00770577"/>
    <w:rsid w:val="007728BF"/>
    <w:rsid w:val="0077357D"/>
    <w:rsid w:val="0077401E"/>
    <w:rsid w:val="00776201"/>
    <w:rsid w:val="00776250"/>
    <w:rsid w:val="00776938"/>
    <w:rsid w:val="007772B1"/>
    <w:rsid w:val="00780A45"/>
    <w:rsid w:val="00781376"/>
    <w:rsid w:val="007822D3"/>
    <w:rsid w:val="00782393"/>
    <w:rsid w:val="00785D62"/>
    <w:rsid w:val="00790AC3"/>
    <w:rsid w:val="00792AE4"/>
    <w:rsid w:val="00792C6E"/>
    <w:rsid w:val="00793AE5"/>
    <w:rsid w:val="007952C3"/>
    <w:rsid w:val="00797132"/>
    <w:rsid w:val="007A27FD"/>
    <w:rsid w:val="007A2C96"/>
    <w:rsid w:val="007A6272"/>
    <w:rsid w:val="007A72A5"/>
    <w:rsid w:val="007B0A06"/>
    <w:rsid w:val="007B46E0"/>
    <w:rsid w:val="007B6BD0"/>
    <w:rsid w:val="007C0CA0"/>
    <w:rsid w:val="007C0CDC"/>
    <w:rsid w:val="007C466E"/>
    <w:rsid w:val="007C7264"/>
    <w:rsid w:val="007D086C"/>
    <w:rsid w:val="007D151F"/>
    <w:rsid w:val="007D799F"/>
    <w:rsid w:val="007E0503"/>
    <w:rsid w:val="007E11F5"/>
    <w:rsid w:val="007E3BD2"/>
    <w:rsid w:val="007E4BAF"/>
    <w:rsid w:val="007E5884"/>
    <w:rsid w:val="007F3D24"/>
    <w:rsid w:val="007F46C9"/>
    <w:rsid w:val="007F6368"/>
    <w:rsid w:val="007F6D0E"/>
    <w:rsid w:val="007F7855"/>
    <w:rsid w:val="0080073F"/>
    <w:rsid w:val="008018C8"/>
    <w:rsid w:val="00802DF1"/>
    <w:rsid w:val="00804BDD"/>
    <w:rsid w:val="00807FFD"/>
    <w:rsid w:val="008110A5"/>
    <w:rsid w:val="00814172"/>
    <w:rsid w:val="00814754"/>
    <w:rsid w:val="00814D99"/>
    <w:rsid w:val="00817B5F"/>
    <w:rsid w:val="0082126F"/>
    <w:rsid w:val="0082220E"/>
    <w:rsid w:val="00822B53"/>
    <w:rsid w:val="00823C67"/>
    <w:rsid w:val="00825774"/>
    <w:rsid w:val="008258DA"/>
    <w:rsid w:val="00825EC1"/>
    <w:rsid w:val="00826489"/>
    <w:rsid w:val="00830CA5"/>
    <w:rsid w:val="0083316F"/>
    <w:rsid w:val="00836B61"/>
    <w:rsid w:val="008414FD"/>
    <w:rsid w:val="008429B0"/>
    <w:rsid w:val="00842CAE"/>
    <w:rsid w:val="00845471"/>
    <w:rsid w:val="00846200"/>
    <w:rsid w:val="00846526"/>
    <w:rsid w:val="00847BC4"/>
    <w:rsid w:val="00847F15"/>
    <w:rsid w:val="00853B17"/>
    <w:rsid w:val="00854241"/>
    <w:rsid w:val="00854A40"/>
    <w:rsid w:val="00854CE8"/>
    <w:rsid w:val="00855B52"/>
    <w:rsid w:val="00856A76"/>
    <w:rsid w:val="008577EC"/>
    <w:rsid w:val="008604BB"/>
    <w:rsid w:val="00861056"/>
    <w:rsid w:val="00862251"/>
    <w:rsid w:val="008624FE"/>
    <w:rsid w:val="00862A37"/>
    <w:rsid w:val="00864AD0"/>
    <w:rsid w:val="008671EA"/>
    <w:rsid w:val="00870C35"/>
    <w:rsid w:val="008715E3"/>
    <w:rsid w:val="00872A2E"/>
    <w:rsid w:val="00872AF0"/>
    <w:rsid w:val="00873C36"/>
    <w:rsid w:val="008750FB"/>
    <w:rsid w:val="008751DD"/>
    <w:rsid w:val="00875A6B"/>
    <w:rsid w:val="008774BD"/>
    <w:rsid w:val="008774FF"/>
    <w:rsid w:val="00877C10"/>
    <w:rsid w:val="008808A7"/>
    <w:rsid w:val="0088142C"/>
    <w:rsid w:val="00884415"/>
    <w:rsid w:val="0088589D"/>
    <w:rsid w:val="00891688"/>
    <w:rsid w:val="008963AA"/>
    <w:rsid w:val="00897890"/>
    <w:rsid w:val="008A2E4E"/>
    <w:rsid w:val="008A40FD"/>
    <w:rsid w:val="008A4CE0"/>
    <w:rsid w:val="008A790C"/>
    <w:rsid w:val="008A7F9A"/>
    <w:rsid w:val="008B01D0"/>
    <w:rsid w:val="008B0263"/>
    <w:rsid w:val="008B1504"/>
    <w:rsid w:val="008B31B3"/>
    <w:rsid w:val="008B417B"/>
    <w:rsid w:val="008B78D3"/>
    <w:rsid w:val="008C2857"/>
    <w:rsid w:val="008C44FD"/>
    <w:rsid w:val="008C45FD"/>
    <w:rsid w:val="008C555F"/>
    <w:rsid w:val="008C56EA"/>
    <w:rsid w:val="008C6D9F"/>
    <w:rsid w:val="008C7BA4"/>
    <w:rsid w:val="008D1318"/>
    <w:rsid w:val="008D2A2E"/>
    <w:rsid w:val="008D2E31"/>
    <w:rsid w:val="008D34F4"/>
    <w:rsid w:val="008D3695"/>
    <w:rsid w:val="008D698E"/>
    <w:rsid w:val="008D7574"/>
    <w:rsid w:val="008E51BA"/>
    <w:rsid w:val="008E57D0"/>
    <w:rsid w:val="008E5817"/>
    <w:rsid w:val="008E5DCF"/>
    <w:rsid w:val="008F0555"/>
    <w:rsid w:val="008F1C2A"/>
    <w:rsid w:val="008F4A09"/>
    <w:rsid w:val="008F744C"/>
    <w:rsid w:val="00904CC8"/>
    <w:rsid w:val="00904E3A"/>
    <w:rsid w:val="0090738D"/>
    <w:rsid w:val="0091072E"/>
    <w:rsid w:val="0091287E"/>
    <w:rsid w:val="00913990"/>
    <w:rsid w:val="0091445B"/>
    <w:rsid w:val="009178E3"/>
    <w:rsid w:val="009206EC"/>
    <w:rsid w:val="00921264"/>
    <w:rsid w:val="00921746"/>
    <w:rsid w:val="00921E33"/>
    <w:rsid w:val="0092438B"/>
    <w:rsid w:val="00924BEB"/>
    <w:rsid w:val="00924F54"/>
    <w:rsid w:val="00926386"/>
    <w:rsid w:val="0093108F"/>
    <w:rsid w:val="00931840"/>
    <w:rsid w:val="00935CA1"/>
    <w:rsid w:val="00941B52"/>
    <w:rsid w:val="00942AE1"/>
    <w:rsid w:val="00942E94"/>
    <w:rsid w:val="00943070"/>
    <w:rsid w:val="0094459F"/>
    <w:rsid w:val="009465E2"/>
    <w:rsid w:val="00946DEA"/>
    <w:rsid w:val="00947BAC"/>
    <w:rsid w:val="0095010A"/>
    <w:rsid w:val="00950AB7"/>
    <w:rsid w:val="00953F36"/>
    <w:rsid w:val="009540A0"/>
    <w:rsid w:val="00954779"/>
    <w:rsid w:val="00955879"/>
    <w:rsid w:val="00955C85"/>
    <w:rsid w:val="009564DB"/>
    <w:rsid w:val="009634EF"/>
    <w:rsid w:val="009642CE"/>
    <w:rsid w:val="0096591D"/>
    <w:rsid w:val="00965CBF"/>
    <w:rsid w:val="00966095"/>
    <w:rsid w:val="00975D09"/>
    <w:rsid w:val="00976614"/>
    <w:rsid w:val="00977B86"/>
    <w:rsid w:val="009809F7"/>
    <w:rsid w:val="0098505A"/>
    <w:rsid w:val="00985E42"/>
    <w:rsid w:val="00990D41"/>
    <w:rsid w:val="00991FA6"/>
    <w:rsid w:val="00993F58"/>
    <w:rsid w:val="009949B9"/>
    <w:rsid w:val="00994BBF"/>
    <w:rsid w:val="009A4CA2"/>
    <w:rsid w:val="009A6D29"/>
    <w:rsid w:val="009A6E87"/>
    <w:rsid w:val="009A71BA"/>
    <w:rsid w:val="009A7A42"/>
    <w:rsid w:val="009B3706"/>
    <w:rsid w:val="009B6421"/>
    <w:rsid w:val="009B657E"/>
    <w:rsid w:val="009C2C8F"/>
    <w:rsid w:val="009C423B"/>
    <w:rsid w:val="009C43EB"/>
    <w:rsid w:val="009C62D6"/>
    <w:rsid w:val="009C6C84"/>
    <w:rsid w:val="009C7F70"/>
    <w:rsid w:val="009D02C5"/>
    <w:rsid w:val="009D1632"/>
    <w:rsid w:val="009D1CEB"/>
    <w:rsid w:val="009D4162"/>
    <w:rsid w:val="009D5A39"/>
    <w:rsid w:val="009D6B1D"/>
    <w:rsid w:val="009D6BF4"/>
    <w:rsid w:val="009D78A3"/>
    <w:rsid w:val="009E06B9"/>
    <w:rsid w:val="009E0737"/>
    <w:rsid w:val="009E1CE1"/>
    <w:rsid w:val="009E56F5"/>
    <w:rsid w:val="009E5AD0"/>
    <w:rsid w:val="009E6BB0"/>
    <w:rsid w:val="009F09D5"/>
    <w:rsid w:val="009F1F29"/>
    <w:rsid w:val="009F24BD"/>
    <w:rsid w:val="009F45E3"/>
    <w:rsid w:val="009F5F11"/>
    <w:rsid w:val="009F71C0"/>
    <w:rsid w:val="00A01EA6"/>
    <w:rsid w:val="00A01FFC"/>
    <w:rsid w:val="00A035AA"/>
    <w:rsid w:val="00A037A5"/>
    <w:rsid w:val="00A06321"/>
    <w:rsid w:val="00A06531"/>
    <w:rsid w:val="00A113CC"/>
    <w:rsid w:val="00A1246E"/>
    <w:rsid w:val="00A14DF4"/>
    <w:rsid w:val="00A14FE0"/>
    <w:rsid w:val="00A153E2"/>
    <w:rsid w:val="00A16A93"/>
    <w:rsid w:val="00A217AF"/>
    <w:rsid w:val="00A2598B"/>
    <w:rsid w:val="00A27654"/>
    <w:rsid w:val="00A313F3"/>
    <w:rsid w:val="00A319A2"/>
    <w:rsid w:val="00A3481E"/>
    <w:rsid w:val="00A35C15"/>
    <w:rsid w:val="00A40586"/>
    <w:rsid w:val="00A42242"/>
    <w:rsid w:val="00A453A9"/>
    <w:rsid w:val="00A4594A"/>
    <w:rsid w:val="00A45B64"/>
    <w:rsid w:val="00A47DFB"/>
    <w:rsid w:val="00A513AE"/>
    <w:rsid w:val="00A51549"/>
    <w:rsid w:val="00A52B3C"/>
    <w:rsid w:val="00A54730"/>
    <w:rsid w:val="00A548C8"/>
    <w:rsid w:val="00A565DD"/>
    <w:rsid w:val="00A572E7"/>
    <w:rsid w:val="00A60AA1"/>
    <w:rsid w:val="00A628E5"/>
    <w:rsid w:val="00A64DB0"/>
    <w:rsid w:val="00A711AA"/>
    <w:rsid w:val="00A7175D"/>
    <w:rsid w:val="00A746E5"/>
    <w:rsid w:val="00A7651B"/>
    <w:rsid w:val="00A76FDC"/>
    <w:rsid w:val="00A775B1"/>
    <w:rsid w:val="00A77C1E"/>
    <w:rsid w:val="00A82BD7"/>
    <w:rsid w:val="00A85162"/>
    <w:rsid w:val="00A86265"/>
    <w:rsid w:val="00A87CFA"/>
    <w:rsid w:val="00A909A2"/>
    <w:rsid w:val="00A93653"/>
    <w:rsid w:val="00A93E19"/>
    <w:rsid w:val="00A959D8"/>
    <w:rsid w:val="00A95B26"/>
    <w:rsid w:val="00A97415"/>
    <w:rsid w:val="00AA047C"/>
    <w:rsid w:val="00AA1AC4"/>
    <w:rsid w:val="00AA39AA"/>
    <w:rsid w:val="00AA63F3"/>
    <w:rsid w:val="00AA6E9F"/>
    <w:rsid w:val="00AB1D47"/>
    <w:rsid w:val="00AB56F0"/>
    <w:rsid w:val="00AB6535"/>
    <w:rsid w:val="00AC1A02"/>
    <w:rsid w:val="00AC351B"/>
    <w:rsid w:val="00AC5A8F"/>
    <w:rsid w:val="00AC7087"/>
    <w:rsid w:val="00AC7214"/>
    <w:rsid w:val="00AD0602"/>
    <w:rsid w:val="00AD29F5"/>
    <w:rsid w:val="00AD3C4A"/>
    <w:rsid w:val="00AD41E6"/>
    <w:rsid w:val="00AD442F"/>
    <w:rsid w:val="00AD67DB"/>
    <w:rsid w:val="00AE2E7D"/>
    <w:rsid w:val="00AE3028"/>
    <w:rsid w:val="00AE39EB"/>
    <w:rsid w:val="00AE448D"/>
    <w:rsid w:val="00AE630A"/>
    <w:rsid w:val="00AE6511"/>
    <w:rsid w:val="00AF2496"/>
    <w:rsid w:val="00AF27E7"/>
    <w:rsid w:val="00AF64CC"/>
    <w:rsid w:val="00AF653A"/>
    <w:rsid w:val="00AF7EB2"/>
    <w:rsid w:val="00B007DF"/>
    <w:rsid w:val="00B01123"/>
    <w:rsid w:val="00B01258"/>
    <w:rsid w:val="00B03361"/>
    <w:rsid w:val="00B0407F"/>
    <w:rsid w:val="00B05CFC"/>
    <w:rsid w:val="00B062B3"/>
    <w:rsid w:val="00B120BA"/>
    <w:rsid w:val="00B135B3"/>
    <w:rsid w:val="00B1655D"/>
    <w:rsid w:val="00B21DEF"/>
    <w:rsid w:val="00B22974"/>
    <w:rsid w:val="00B23317"/>
    <w:rsid w:val="00B241EF"/>
    <w:rsid w:val="00B25818"/>
    <w:rsid w:val="00B25A51"/>
    <w:rsid w:val="00B26F07"/>
    <w:rsid w:val="00B2733E"/>
    <w:rsid w:val="00B31082"/>
    <w:rsid w:val="00B31A85"/>
    <w:rsid w:val="00B401FF"/>
    <w:rsid w:val="00B42515"/>
    <w:rsid w:val="00B430E2"/>
    <w:rsid w:val="00B47D5E"/>
    <w:rsid w:val="00B504AA"/>
    <w:rsid w:val="00B5113F"/>
    <w:rsid w:val="00B5695C"/>
    <w:rsid w:val="00B62876"/>
    <w:rsid w:val="00B62E49"/>
    <w:rsid w:val="00B63014"/>
    <w:rsid w:val="00B6437F"/>
    <w:rsid w:val="00B648A3"/>
    <w:rsid w:val="00B67550"/>
    <w:rsid w:val="00B70C99"/>
    <w:rsid w:val="00B70E8B"/>
    <w:rsid w:val="00B73B21"/>
    <w:rsid w:val="00B75029"/>
    <w:rsid w:val="00B81916"/>
    <w:rsid w:val="00B82990"/>
    <w:rsid w:val="00B8403F"/>
    <w:rsid w:val="00B8628A"/>
    <w:rsid w:val="00B90A1B"/>
    <w:rsid w:val="00B92982"/>
    <w:rsid w:val="00B93691"/>
    <w:rsid w:val="00BA0F20"/>
    <w:rsid w:val="00BA10F9"/>
    <w:rsid w:val="00BA69A6"/>
    <w:rsid w:val="00BB0563"/>
    <w:rsid w:val="00BB292F"/>
    <w:rsid w:val="00BB2B50"/>
    <w:rsid w:val="00BB3695"/>
    <w:rsid w:val="00BB43EB"/>
    <w:rsid w:val="00BB5885"/>
    <w:rsid w:val="00BB5A82"/>
    <w:rsid w:val="00BB6587"/>
    <w:rsid w:val="00BB7E4E"/>
    <w:rsid w:val="00BC006B"/>
    <w:rsid w:val="00BC02BF"/>
    <w:rsid w:val="00BC0A69"/>
    <w:rsid w:val="00BC2013"/>
    <w:rsid w:val="00BC240F"/>
    <w:rsid w:val="00BC3C09"/>
    <w:rsid w:val="00BC4840"/>
    <w:rsid w:val="00BC4ED6"/>
    <w:rsid w:val="00BD2343"/>
    <w:rsid w:val="00BD2F30"/>
    <w:rsid w:val="00BD326C"/>
    <w:rsid w:val="00BD461D"/>
    <w:rsid w:val="00BD7B53"/>
    <w:rsid w:val="00BD7DB2"/>
    <w:rsid w:val="00BE0CC8"/>
    <w:rsid w:val="00BE3328"/>
    <w:rsid w:val="00BE34C4"/>
    <w:rsid w:val="00BE38A5"/>
    <w:rsid w:val="00BE398A"/>
    <w:rsid w:val="00BE4966"/>
    <w:rsid w:val="00BE746C"/>
    <w:rsid w:val="00BF02B0"/>
    <w:rsid w:val="00BF168F"/>
    <w:rsid w:val="00BF3EFA"/>
    <w:rsid w:val="00BF4F03"/>
    <w:rsid w:val="00BF60B6"/>
    <w:rsid w:val="00BF7252"/>
    <w:rsid w:val="00C0299E"/>
    <w:rsid w:val="00C02F03"/>
    <w:rsid w:val="00C02FCB"/>
    <w:rsid w:val="00C0357E"/>
    <w:rsid w:val="00C07F2D"/>
    <w:rsid w:val="00C10119"/>
    <w:rsid w:val="00C11685"/>
    <w:rsid w:val="00C12832"/>
    <w:rsid w:val="00C13FA7"/>
    <w:rsid w:val="00C15B35"/>
    <w:rsid w:val="00C170D9"/>
    <w:rsid w:val="00C17163"/>
    <w:rsid w:val="00C205EC"/>
    <w:rsid w:val="00C220AD"/>
    <w:rsid w:val="00C2269A"/>
    <w:rsid w:val="00C23B03"/>
    <w:rsid w:val="00C2697F"/>
    <w:rsid w:val="00C270A4"/>
    <w:rsid w:val="00C304D6"/>
    <w:rsid w:val="00C31F7A"/>
    <w:rsid w:val="00C3325D"/>
    <w:rsid w:val="00C34E3C"/>
    <w:rsid w:val="00C36630"/>
    <w:rsid w:val="00C43C5E"/>
    <w:rsid w:val="00C4573A"/>
    <w:rsid w:val="00C55495"/>
    <w:rsid w:val="00C60DB5"/>
    <w:rsid w:val="00C625F6"/>
    <w:rsid w:val="00C62A83"/>
    <w:rsid w:val="00C63A2E"/>
    <w:rsid w:val="00C65091"/>
    <w:rsid w:val="00C661C5"/>
    <w:rsid w:val="00C707B0"/>
    <w:rsid w:val="00C71EB5"/>
    <w:rsid w:val="00C73289"/>
    <w:rsid w:val="00C73317"/>
    <w:rsid w:val="00C74E36"/>
    <w:rsid w:val="00C758EE"/>
    <w:rsid w:val="00C829C6"/>
    <w:rsid w:val="00C84314"/>
    <w:rsid w:val="00C87707"/>
    <w:rsid w:val="00C905E9"/>
    <w:rsid w:val="00C94AF0"/>
    <w:rsid w:val="00CA0018"/>
    <w:rsid w:val="00CA0D34"/>
    <w:rsid w:val="00CA1CC3"/>
    <w:rsid w:val="00CA2D9C"/>
    <w:rsid w:val="00CA47F2"/>
    <w:rsid w:val="00CA494A"/>
    <w:rsid w:val="00CA4B69"/>
    <w:rsid w:val="00CA6461"/>
    <w:rsid w:val="00CA76EB"/>
    <w:rsid w:val="00CB0A8B"/>
    <w:rsid w:val="00CB52F7"/>
    <w:rsid w:val="00CB56AF"/>
    <w:rsid w:val="00CB5974"/>
    <w:rsid w:val="00CB77C2"/>
    <w:rsid w:val="00CB7E3A"/>
    <w:rsid w:val="00CC0D00"/>
    <w:rsid w:val="00CC48BC"/>
    <w:rsid w:val="00CC57DA"/>
    <w:rsid w:val="00CD101B"/>
    <w:rsid w:val="00CD18DF"/>
    <w:rsid w:val="00CD377A"/>
    <w:rsid w:val="00CD4BA7"/>
    <w:rsid w:val="00CD642A"/>
    <w:rsid w:val="00CD78F8"/>
    <w:rsid w:val="00CE03C4"/>
    <w:rsid w:val="00CE0F72"/>
    <w:rsid w:val="00CE3E9E"/>
    <w:rsid w:val="00CF0B99"/>
    <w:rsid w:val="00CF5045"/>
    <w:rsid w:val="00CF5D23"/>
    <w:rsid w:val="00CF61FF"/>
    <w:rsid w:val="00CF7A70"/>
    <w:rsid w:val="00D01CA2"/>
    <w:rsid w:val="00D03F5E"/>
    <w:rsid w:val="00D05732"/>
    <w:rsid w:val="00D058CC"/>
    <w:rsid w:val="00D05E9D"/>
    <w:rsid w:val="00D076A1"/>
    <w:rsid w:val="00D12C9F"/>
    <w:rsid w:val="00D154C5"/>
    <w:rsid w:val="00D16742"/>
    <w:rsid w:val="00D256C0"/>
    <w:rsid w:val="00D257FB"/>
    <w:rsid w:val="00D2713F"/>
    <w:rsid w:val="00D308C1"/>
    <w:rsid w:val="00D31496"/>
    <w:rsid w:val="00D325DD"/>
    <w:rsid w:val="00D3520C"/>
    <w:rsid w:val="00D353DC"/>
    <w:rsid w:val="00D35CEE"/>
    <w:rsid w:val="00D41C49"/>
    <w:rsid w:val="00D41E8E"/>
    <w:rsid w:val="00D43D76"/>
    <w:rsid w:val="00D44442"/>
    <w:rsid w:val="00D45D6C"/>
    <w:rsid w:val="00D465AF"/>
    <w:rsid w:val="00D469E5"/>
    <w:rsid w:val="00D46E74"/>
    <w:rsid w:val="00D513E6"/>
    <w:rsid w:val="00D52917"/>
    <w:rsid w:val="00D536AF"/>
    <w:rsid w:val="00D559E4"/>
    <w:rsid w:val="00D55B96"/>
    <w:rsid w:val="00D56234"/>
    <w:rsid w:val="00D56F41"/>
    <w:rsid w:val="00D57D91"/>
    <w:rsid w:val="00D61D31"/>
    <w:rsid w:val="00D62D75"/>
    <w:rsid w:val="00D65EE2"/>
    <w:rsid w:val="00D66927"/>
    <w:rsid w:val="00D6736B"/>
    <w:rsid w:val="00D67DB4"/>
    <w:rsid w:val="00D7117C"/>
    <w:rsid w:val="00D71B77"/>
    <w:rsid w:val="00D73412"/>
    <w:rsid w:val="00D75014"/>
    <w:rsid w:val="00D761B4"/>
    <w:rsid w:val="00D77284"/>
    <w:rsid w:val="00D77F59"/>
    <w:rsid w:val="00D8066F"/>
    <w:rsid w:val="00D8087B"/>
    <w:rsid w:val="00D82759"/>
    <w:rsid w:val="00D82A8A"/>
    <w:rsid w:val="00D83984"/>
    <w:rsid w:val="00D84326"/>
    <w:rsid w:val="00D86ED1"/>
    <w:rsid w:val="00D8749C"/>
    <w:rsid w:val="00D94E27"/>
    <w:rsid w:val="00D95222"/>
    <w:rsid w:val="00D95B53"/>
    <w:rsid w:val="00D96446"/>
    <w:rsid w:val="00DA0E55"/>
    <w:rsid w:val="00DA0F65"/>
    <w:rsid w:val="00DA128A"/>
    <w:rsid w:val="00DA163C"/>
    <w:rsid w:val="00DA2078"/>
    <w:rsid w:val="00DA36D9"/>
    <w:rsid w:val="00DA3971"/>
    <w:rsid w:val="00DA4B27"/>
    <w:rsid w:val="00DB162A"/>
    <w:rsid w:val="00DB2A2E"/>
    <w:rsid w:val="00DB4402"/>
    <w:rsid w:val="00DB4DA9"/>
    <w:rsid w:val="00DB5508"/>
    <w:rsid w:val="00DB6161"/>
    <w:rsid w:val="00DC3EB8"/>
    <w:rsid w:val="00DC6529"/>
    <w:rsid w:val="00DC6623"/>
    <w:rsid w:val="00DC77B1"/>
    <w:rsid w:val="00DC77BF"/>
    <w:rsid w:val="00DD0D1C"/>
    <w:rsid w:val="00DD4A12"/>
    <w:rsid w:val="00DD6C6C"/>
    <w:rsid w:val="00DD7C31"/>
    <w:rsid w:val="00DE2225"/>
    <w:rsid w:val="00DE306D"/>
    <w:rsid w:val="00DE4EA1"/>
    <w:rsid w:val="00DE5319"/>
    <w:rsid w:val="00DE68FB"/>
    <w:rsid w:val="00DE6DCF"/>
    <w:rsid w:val="00DF0A23"/>
    <w:rsid w:val="00DF25A9"/>
    <w:rsid w:val="00DF369A"/>
    <w:rsid w:val="00DF463A"/>
    <w:rsid w:val="00DF5115"/>
    <w:rsid w:val="00E000FA"/>
    <w:rsid w:val="00E00912"/>
    <w:rsid w:val="00E00DB4"/>
    <w:rsid w:val="00E02350"/>
    <w:rsid w:val="00E03012"/>
    <w:rsid w:val="00E04983"/>
    <w:rsid w:val="00E067DC"/>
    <w:rsid w:val="00E0716E"/>
    <w:rsid w:val="00E075B7"/>
    <w:rsid w:val="00E12061"/>
    <w:rsid w:val="00E12929"/>
    <w:rsid w:val="00E12B56"/>
    <w:rsid w:val="00E12EDC"/>
    <w:rsid w:val="00E1596B"/>
    <w:rsid w:val="00E160AE"/>
    <w:rsid w:val="00E213DB"/>
    <w:rsid w:val="00E229D1"/>
    <w:rsid w:val="00E24F81"/>
    <w:rsid w:val="00E257C9"/>
    <w:rsid w:val="00E26CED"/>
    <w:rsid w:val="00E32B87"/>
    <w:rsid w:val="00E33BC0"/>
    <w:rsid w:val="00E36B98"/>
    <w:rsid w:val="00E40094"/>
    <w:rsid w:val="00E413C4"/>
    <w:rsid w:val="00E42332"/>
    <w:rsid w:val="00E43785"/>
    <w:rsid w:val="00E47302"/>
    <w:rsid w:val="00E47C45"/>
    <w:rsid w:val="00E55892"/>
    <w:rsid w:val="00E57816"/>
    <w:rsid w:val="00E6153E"/>
    <w:rsid w:val="00E61AE2"/>
    <w:rsid w:val="00E61B74"/>
    <w:rsid w:val="00E6306A"/>
    <w:rsid w:val="00E6567A"/>
    <w:rsid w:val="00E65E96"/>
    <w:rsid w:val="00E66605"/>
    <w:rsid w:val="00E73C02"/>
    <w:rsid w:val="00E76004"/>
    <w:rsid w:val="00E76095"/>
    <w:rsid w:val="00E80034"/>
    <w:rsid w:val="00E8366F"/>
    <w:rsid w:val="00E8576E"/>
    <w:rsid w:val="00E90A94"/>
    <w:rsid w:val="00E92089"/>
    <w:rsid w:val="00E95AAC"/>
    <w:rsid w:val="00E96E24"/>
    <w:rsid w:val="00E97412"/>
    <w:rsid w:val="00EA0C8F"/>
    <w:rsid w:val="00EA21BB"/>
    <w:rsid w:val="00EA2EF2"/>
    <w:rsid w:val="00EA6129"/>
    <w:rsid w:val="00EA68E0"/>
    <w:rsid w:val="00EB1101"/>
    <w:rsid w:val="00EB3EAF"/>
    <w:rsid w:val="00EB7EFE"/>
    <w:rsid w:val="00EC0DA9"/>
    <w:rsid w:val="00EC12A8"/>
    <w:rsid w:val="00EC4CAF"/>
    <w:rsid w:val="00EC4F6C"/>
    <w:rsid w:val="00EC636F"/>
    <w:rsid w:val="00EC68D5"/>
    <w:rsid w:val="00ED07D0"/>
    <w:rsid w:val="00ED3BD7"/>
    <w:rsid w:val="00ED3C4C"/>
    <w:rsid w:val="00ED5903"/>
    <w:rsid w:val="00ED5BE5"/>
    <w:rsid w:val="00EE280F"/>
    <w:rsid w:val="00EE3DFB"/>
    <w:rsid w:val="00EE4B50"/>
    <w:rsid w:val="00EE71F2"/>
    <w:rsid w:val="00EF4389"/>
    <w:rsid w:val="00EF449B"/>
    <w:rsid w:val="00EF7902"/>
    <w:rsid w:val="00F002B3"/>
    <w:rsid w:val="00F00774"/>
    <w:rsid w:val="00F01F93"/>
    <w:rsid w:val="00F0301A"/>
    <w:rsid w:val="00F0342C"/>
    <w:rsid w:val="00F04C4A"/>
    <w:rsid w:val="00F06347"/>
    <w:rsid w:val="00F06B7A"/>
    <w:rsid w:val="00F10D08"/>
    <w:rsid w:val="00F1680B"/>
    <w:rsid w:val="00F16EFD"/>
    <w:rsid w:val="00F2129C"/>
    <w:rsid w:val="00F21535"/>
    <w:rsid w:val="00F21EE3"/>
    <w:rsid w:val="00F251F1"/>
    <w:rsid w:val="00F276C3"/>
    <w:rsid w:val="00F30223"/>
    <w:rsid w:val="00F30E49"/>
    <w:rsid w:val="00F30F07"/>
    <w:rsid w:val="00F319AC"/>
    <w:rsid w:val="00F326FF"/>
    <w:rsid w:val="00F343F8"/>
    <w:rsid w:val="00F36B48"/>
    <w:rsid w:val="00F40F37"/>
    <w:rsid w:val="00F4256A"/>
    <w:rsid w:val="00F43AAE"/>
    <w:rsid w:val="00F54655"/>
    <w:rsid w:val="00F57DD5"/>
    <w:rsid w:val="00F57EEB"/>
    <w:rsid w:val="00F6032D"/>
    <w:rsid w:val="00F604E9"/>
    <w:rsid w:val="00F613F8"/>
    <w:rsid w:val="00F63215"/>
    <w:rsid w:val="00F63319"/>
    <w:rsid w:val="00F65072"/>
    <w:rsid w:val="00F67825"/>
    <w:rsid w:val="00F70EAA"/>
    <w:rsid w:val="00F71C45"/>
    <w:rsid w:val="00F71F4E"/>
    <w:rsid w:val="00F7267C"/>
    <w:rsid w:val="00F80027"/>
    <w:rsid w:val="00F813E0"/>
    <w:rsid w:val="00F81C51"/>
    <w:rsid w:val="00F82A41"/>
    <w:rsid w:val="00F842C8"/>
    <w:rsid w:val="00F85783"/>
    <w:rsid w:val="00F92B64"/>
    <w:rsid w:val="00F9333F"/>
    <w:rsid w:val="00F95393"/>
    <w:rsid w:val="00F9599A"/>
    <w:rsid w:val="00F96189"/>
    <w:rsid w:val="00F96E78"/>
    <w:rsid w:val="00FA06A7"/>
    <w:rsid w:val="00FA16F3"/>
    <w:rsid w:val="00FA1ED6"/>
    <w:rsid w:val="00FB1555"/>
    <w:rsid w:val="00FB2C2C"/>
    <w:rsid w:val="00FB5004"/>
    <w:rsid w:val="00FB50EB"/>
    <w:rsid w:val="00FC05EF"/>
    <w:rsid w:val="00FC3BAD"/>
    <w:rsid w:val="00FC3EA1"/>
    <w:rsid w:val="00FD33FA"/>
    <w:rsid w:val="00FD444F"/>
    <w:rsid w:val="00FD4909"/>
    <w:rsid w:val="00FD4BC7"/>
    <w:rsid w:val="00FD69C6"/>
    <w:rsid w:val="00FE3A33"/>
    <w:rsid w:val="00FE626A"/>
    <w:rsid w:val="00FE642B"/>
    <w:rsid w:val="00FF01E0"/>
    <w:rsid w:val="00FF21B2"/>
    <w:rsid w:val="00FF638D"/>
  </w:rsids>
  <m:mathPr>
    <m:mathFont m:val="Cambria Math"/>
    <m:brkBin m:val="before"/>
    <m:brkBinSub m:val="--"/>
    <m:smallFrac m:val="0"/>
    <m:dispDef/>
    <m:lMargin m:val="0"/>
    <m:rMargin m:val="0"/>
    <m:defJc m:val="centerGroup"/>
    <m:wrapIndent m:val="1440"/>
    <m:intLim m:val="subSup"/>
    <m:naryLim m:val="undOvr"/>
  </m:mathPr>
  <w:themeFontLang w:val="sk-SK" w:eastAsia="ja-JP" w:bidi="lo-L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7FE9806"/>
  <w15:docId w15:val="{F60BC051-9176-4F37-9427-05E460CB11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sk-SK" w:eastAsia="en-US" w:bidi="ar-SA"/>
      </w:rPr>
    </w:rPrDefault>
    <w:pPrDefault>
      <w:pPr>
        <w:spacing w:line="360" w:lineRule="auto"/>
        <w:jc w:val="both"/>
      </w:pPr>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y">
    <w:name w:val="Normal"/>
    <w:qFormat/>
    <w:rsid w:val="00D77284"/>
    <w:pPr>
      <w:ind w:firstLine="680"/>
    </w:pPr>
    <w:rPr>
      <w:sz w:val="24"/>
      <w:szCs w:val="24"/>
    </w:rPr>
  </w:style>
  <w:style w:type="paragraph" w:styleId="Nadpis1">
    <w:name w:val="heading 1"/>
    <w:basedOn w:val="Normlny"/>
    <w:next w:val="Normlny"/>
    <w:link w:val="Nadpis1Char"/>
    <w:autoRedefine/>
    <w:qFormat/>
    <w:rsid w:val="00955C85"/>
    <w:pPr>
      <w:keepNext/>
      <w:spacing w:after="240"/>
      <w:ind w:firstLine="0"/>
      <w:jc w:val="left"/>
      <w:outlineLvl w:val="0"/>
      <w:pPrChange w:id="0" w:author="Sinus" w:date="2024-02-11T20:04:00Z">
        <w:pPr>
          <w:keepNext/>
          <w:spacing w:after="240" w:line="360" w:lineRule="auto"/>
          <w:ind w:left="675" w:hanging="675"/>
          <w:outlineLvl w:val="0"/>
        </w:pPr>
      </w:pPrChange>
    </w:pPr>
    <w:rPr>
      <w:b/>
      <w:bCs/>
      <w:caps/>
      <w:kern w:val="32"/>
      <w:sz w:val="32"/>
      <w:rPrChange w:id="0" w:author="Sinus" w:date="2024-02-11T20:04:00Z">
        <w:rPr>
          <w:b/>
          <w:bCs/>
          <w:caps/>
          <w:kern w:val="32"/>
          <w:sz w:val="32"/>
          <w:szCs w:val="24"/>
          <w:lang w:val="sk-SK" w:eastAsia="en-US" w:bidi="ar-SA"/>
        </w:rPr>
      </w:rPrChange>
    </w:rPr>
  </w:style>
  <w:style w:type="paragraph" w:styleId="Nadpis2">
    <w:name w:val="heading 2"/>
    <w:basedOn w:val="Normlny"/>
    <w:next w:val="Normlny"/>
    <w:link w:val="Nadpis2Char"/>
    <w:autoRedefine/>
    <w:unhideWhenUsed/>
    <w:qFormat/>
    <w:rsid w:val="009F1F29"/>
    <w:pPr>
      <w:keepNext/>
      <w:spacing w:before="120" w:after="120"/>
      <w:ind w:firstLine="0"/>
      <w:outlineLvl w:val="1"/>
    </w:pPr>
    <w:rPr>
      <w:b/>
      <w:bCs/>
      <w:iCs/>
      <w:caps/>
    </w:rPr>
  </w:style>
  <w:style w:type="paragraph" w:styleId="Nadpis3">
    <w:name w:val="heading 3"/>
    <w:basedOn w:val="Normlny"/>
    <w:next w:val="Normlny"/>
    <w:link w:val="Nadpis3Char"/>
    <w:autoRedefine/>
    <w:unhideWhenUsed/>
    <w:qFormat/>
    <w:rsid w:val="00BD326C"/>
    <w:pPr>
      <w:keepNext/>
      <w:spacing w:before="120" w:after="120"/>
      <w:ind w:firstLine="0"/>
      <w:outlineLvl w:val="2"/>
    </w:pPr>
    <w:rPr>
      <w:b/>
      <w:bCs/>
    </w:rPr>
  </w:style>
  <w:style w:type="paragraph" w:styleId="Nadpis4">
    <w:name w:val="heading 4"/>
    <w:basedOn w:val="Normlny"/>
    <w:next w:val="Normlny"/>
    <w:link w:val="Nadpis4Char"/>
    <w:semiHidden/>
    <w:unhideWhenUsed/>
    <w:qFormat/>
    <w:rsid w:val="00286479"/>
    <w:pPr>
      <w:keepNext/>
      <w:spacing w:before="240" w:after="60"/>
      <w:outlineLvl w:val="3"/>
    </w:pPr>
    <w:rPr>
      <w:rFonts w:ascii="Calibri" w:hAnsi="Calibri"/>
      <w:b/>
      <w:bCs/>
      <w:sz w:val="28"/>
      <w:szCs w:val="28"/>
    </w:rPr>
  </w:style>
  <w:style w:type="paragraph" w:styleId="Nadpis5">
    <w:name w:val="heading 5"/>
    <w:basedOn w:val="Normlny"/>
    <w:next w:val="Normlny"/>
    <w:link w:val="Nadpis5Char"/>
    <w:semiHidden/>
    <w:unhideWhenUsed/>
    <w:qFormat/>
    <w:rsid w:val="00286479"/>
    <w:pPr>
      <w:spacing w:before="240" w:after="60"/>
      <w:outlineLvl w:val="4"/>
    </w:pPr>
    <w:rPr>
      <w:rFonts w:ascii="Calibri" w:hAnsi="Calibri"/>
      <w:b/>
      <w:bCs/>
      <w:i/>
      <w:iCs/>
      <w:sz w:val="26"/>
      <w:szCs w:val="26"/>
    </w:rPr>
  </w:style>
  <w:style w:type="paragraph" w:styleId="Nadpis6">
    <w:name w:val="heading 6"/>
    <w:basedOn w:val="Normlny"/>
    <w:next w:val="Normlny"/>
    <w:link w:val="Nadpis6Char"/>
    <w:semiHidden/>
    <w:unhideWhenUsed/>
    <w:qFormat/>
    <w:rsid w:val="00286479"/>
    <w:pPr>
      <w:spacing w:before="240" w:after="60"/>
      <w:outlineLvl w:val="5"/>
    </w:pPr>
    <w:rPr>
      <w:rFonts w:ascii="Calibri" w:hAnsi="Calibri"/>
      <w:b/>
      <w:bCs/>
      <w:sz w:val="22"/>
      <w:szCs w:val="22"/>
    </w:rPr>
  </w:style>
  <w:style w:type="paragraph" w:styleId="Nadpis7">
    <w:name w:val="heading 7"/>
    <w:basedOn w:val="Normlny"/>
    <w:next w:val="Normlny"/>
    <w:link w:val="Nadpis7Char"/>
    <w:semiHidden/>
    <w:unhideWhenUsed/>
    <w:qFormat/>
    <w:rsid w:val="00286479"/>
    <w:pPr>
      <w:spacing w:before="240" w:after="60"/>
      <w:outlineLvl w:val="6"/>
    </w:pPr>
    <w:rPr>
      <w:rFonts w:ascii="Calibri" w:hAnsi="Calibri"/>
    </w:rPr>
  </w:style>
  <w:style w:type="paragraph" w:styleId="Nadpis8">
    <w:name w:val="heading 8"/>
    <w:basedOn w:val="Normlny"/>
    <w:next w:val="Normlny"/>
    <w:link w:val="Nadpis8Char"/>
    <w:semiHidden/>
    <w:unhideWhenUsed/>
    <w:qFormat/>
    <w:rsid w:val="00286479"/>
    <w:pPr>
      <w:spacing w:before="240" w:after="60"/>
      <w:outlineLvl w:val="7"/>
    </w:pPr>
    <w:rPr>
      <w:rFonts w:ascii="Calibri" w:hAnsi="Calibri"/>
      <w:i/>
      <w:iCs/>
    </w:rPr>
  </w:style>
  <w:style w:type="paragraph" w:styleId="Nadpis9">
    <w:name w:val="heading 9"/>
    <w:basedOn w:val="Normlny"/>
    <w:next w:val="Normlny"/>
    <w:link w:val="Nadpis9Char"/>
    <w:semiHidden/>
    <w:unhideWhenUsed/>
    <w:qFormat/>
    <w:rsid w:val="00286479"/>
    <w:pPr>
      <w:spacing w:before="240" w:after="60"/>
      <w:outlineLvl w:val="8"/>
    </w:pPr>
    <w:rPr>
      <w:rFonts w:ascii="Cambria" w:hAnsi="Cambria"/>
      <w:sz w:val="22"/>
      <w:szCs w:val="22"/>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slostrany">
    <w:name w:val="page number"/>
    <w:basedOn w:val="Predvolenpsmoodseku"/>
    <w:rsid w:val="009F5F11"/>
  </w:style>
  <w:style w:type="paragraph" w:styleId="Pta">
    <w:name w:val="footer"/>
    <w:basedOn w:val="Normlny"/>
    <w:link w:val="PtaChar"/>
    <w:uiPriority w:val="99"/>
    <w:rsid w:val="009F5F11"/>
    <w:pPr>
      <w:tabs>
        <w:tab w:val="center" w:pos="4536"/>
        <w:tab w:val="right" w:pos="9072"/>
      </w:tabs>
    </w:pPr>
  </w:style>
  <w:style w:type="character" w:customStyle="1" w:styleId="PtaChar">
    <w:name w:val="Päta Char"/>
    <w:link w:val="Pta"/>
    <w:uiPriority w:val="99"/>
    <w:rsid w:val="009F5F11"/>
    <w:rPr>
      <w:sz w:val="24"/>
      <w:szCs w:val="24"/>
      <w:lang w:val="sk-SK" w:eastAsia="sk-SK" w:bidi="ar-SA"/>
    </w:rPr>
  </w:style>
  <w:style w:type="paragraph" w:customStyle="1" w:styleId="Univerzita">
    <w:name w:val="Univerzita"/>
    <w:basedOn w:val="Normlny"/>
    <w:link w:val="UniverzitaChar"/>
    <w:rsid w:val="009F5F11"/>
    <w:pPr>
      <w:jc w:val="center"/>
    </w:pPr>
    <w:rPr>
      <w:b/>
      <w:sz w:val="36"/>
      <w:szCs w:val="32"/>
    </w:rPr>
  </w:style>
  <w:style w:type="paragraph" w:customStyle="1" w:styleId="Katedra">
    <w:name w:val="Katedra"/>
    <w:basedOn w:val="Univerzita"/>
    <w:link w:val="KatedraChar"/>
    <w:rsid w:val="009F5F11"/>
    <w:rPr>
      <w:sz w:val="28"/>
      <w:szCs w:val="28"/>
    </w:rPr>
  </w:style>
  <w:style w:type="paragraph" w:customStyle="1" w:styleId="Nazovprace">
    <w:name w:val="Nazov prace"/>
    <w:basedOn w:val="Nadpis1"/>
    <w:rsid w:val="00553653"/>
  </w:style>
  <w:style w:type="paragraph" w:customStyle="1" w:styleId="Autorprce">
    <w:name w:val="Autor práce"/>
    <w:basedOn w:val="Katedra"/>
    <w:rsid w:val="009F5F11"/>
  </w:style>
  <w:style w:type="paragraph" w:customStyle="1" w:styleId="Skolitel">
    <w:name w:val="Skolitel"/>
    <w:basedOn w:val="Normlny"/>
    <w:rsid w:val="009F5F11"/>
    <w:pPr>
      <w:tabs>
        <w:tab w:val="right" w:pos="8820"/>
      </w:tabs>
    </w:pPr>
    <w:rPr>
      <w:sz w:val="28"/>
      <w:szCs w:val="28"/>
    </w:rPr>
  </w:style>
  <w:style w:type="paragraph" w:customStyle="1" w:styleId="Fakulta">
    <w:name w:val="Fakulta"/>
    <w:basedOn w:val="Univerzita"/>
    <w:rsid w:val="009F5F11"/>
    <w:rPr>
      <w:sz w:val="32"/>
    </w:rPr>
  </w:style>
  <w:style w:type="paragraph" w:customStyle="1" w:styleId="Necislovanynazov">
    <w:name w:val="Necislovany nazov"/>
    <w:basedOn w:val="Katedra"/>
    <w:link w:val="NecislovanynazovCharChar"/>
    <w:rsid w:val="009F5F11"/>
    <w:pPr>
      <w:jc w:val="left"/>
    </w:pPr>
  </w:style>
  <w:style w:type="character" w:customStyle="1" w:styleId="UniverzitaChar">
    <w:name w:val="Univerzita Char"/>
    <w:link w:val="Univerzita"/>
    <w:rsid w:val="009F5F11"/>
    <w:rPr>
      <w:b/>
      <w:sz w:val="36"/>
      <w:szCs w:val="32"/>
      <w:lang w:val="sk-SK" w:eastAsia="sk-SK" w:bidi="ar-SA"/>
    </w:rPr>
  </w:style>
  <w:style w:type="character" w:customStyle="1" w:styleId="KatedraChar">
    <w:name w:val="Katedra Char"/>
    <w:link w:val="Katedra"/>
    <w:rsid w:val="009F5F11"/>
    <w:rPr>
      <w:b/>
      <w:sz w:val="28"/>
      <w:szCs w:val="28"/>
      <w:lang w:val="sk-SK" w:eastAsia="sk-SK" w:bidi="ar-SA"/>
    </w:rPr>
  </w:style>
  <w:style w:type="character" w:customStyle="1" w:styleId="NecislovanynazovCharChar">
    <w:name w:val="Necislovany nazov Char Char"/>
    <w:basedOn w:val="KatedraChar"/>
    <w:link w:val="Necislovanynazov"/>
    <w:rsid w:val="009F5F11"/>
    <w:rPr>
      <w:b/>
      <w:sz w:val="28"/>
      <w:szCs w:val="28"/>
      <w:lang w:val="sk-SK" w:eastAsia="sk-SK" w:bidi="ar-SA"/>
    </w:rPr>
  </w:style>
  <w:style w:type="paragraph" w:customStyle="1" w:styleId="Kapitola">
    <w:name w:val="Kapitola"/>
    <w:basedOn w:val="Normlny"/>
    <w:next w:val="Normlny"/>
    <w:rsid w:val="009F5F11"/>
    <w:pPr>
      <w:numPr>
        <w:numId w:val="1"/>
      </w:numPr>
      <w:spacing w:after="240"/>
    </w:pPr>
    <w:rPr>
      <w:b/>
      <w:sz w:val="28"/>
      <w:szCs w:val="28"/>
    </w:rPr>
  </w:style>
  <w:style w:type="paragraph" w:styleId="Obsah1">
    <w:name w:val="toc 1"/>
    <w:basedOn w:val="Normlny"/>
    <w:next w:val="Normlny"/>
    <w:autoRedefine/>
    <w:uiPriority w:val="39"/>
    <w:qFormat/>
    <w:rsid w:val="00D465AF"/>
    <w:pPr>
      <w:tabs>
        <w:tab w:val="left" w:pos="567"/>
        <w:tab w:val="right" w:leader="dot" w:pos="8505"/>
      </w:tabs>
      <w:ind w:left="567" w:hanging="567"/>
      <w:jc w:val="left"/>
    </w:pPr>
    <w:rPr>
      <w:rFonts w:cstheme="minorHAnsi"/>
      <w:b/>
      <w:bCs/>
      <w:noProof/>
      <w:szCs w:val="20"/>
    </w:rPr>
  </w:style>
  <w:style w:type="character" w:styleId="Hypertextovprepojenie">
    <w:name w:val="Hyperlink"/>
    <w:uiPriority w:val="99"/>
    <w:rsid w:val="009F5F11"/>
    <w:rPr>
      <w:color w:val="0000FF"/>
      <w:u w:val="single"/>
    </w:rPr>
  </w:style>
  <w:style w:type="character" w:customStyle="1" w:styleId="Nadpis1Char">
    <w:name w:val="Nadpis 1 Char"/>
    <w:link w:val="Nadpis1"/>
    <w:rsid w:val="00955C85"/>
    <w:rPr>
      <w:b/>
      <w:bCs/>
      <w:caps/>
      <w:kern w:val="32"/>
      <w:sz w:val="32"/>
      <w:szCs w:val="24"/>
    </w:rPr>
  </w:style>
  <w:style w:type="paragraph" w:styleId="Podtitul">
    <w:name w:val="Subtitle"/>
    <w:basedOn w:val="Normlny"/>
    <w:next w:val="Normlny"/>
    <w:link w:val="PodtitulChar"/>
    <w:autoRedefine/>
    <w:rsid w:val="007772B1"/>
    <w:pPr>
      <w:spacing w:after="60"/>
      <w:jc w:val="center"/>
      <w:outlineLvl w:val="1"/>
    </w:pPr>
    <w:rPr>
      <w:b/>
      <w:caps/>
      <w:sz w:val="32"/>
    </w:rPr>
  </w:style>
  <w:style w:type="character" w:customStyle="1" w:styleId="PodtitulChar">
    <w:name w:val="Podtitul Char"/>
    <w:link w:val="Podtitul"/>
    <w:rsid w:val="007772B1"/>
    <w:rPr>
      <w:rFonts w:eastAsia="Times New Roman" w:cs="Times New Roman"/>
      <w:b/>
      <w:caps/>
      <w:sz w:val="32"/>
      <w:szCs w:val="24"/>
    </w:rPr>
  </w:style>
  <w:style w:type="character" w:customStyle="1" w:styleId="Nadpis2Char">
    <w:name w:val="Nadpis 2 Char"/>
    <w:link w:val="Nadpis2"/>
    <w:rsid w:val="009F1F29"/>
    <w:rPr>
      <w:b/>
      <w:bCs/>
      <w:iCs/>
      <w:caps/>
      <w:sz w:val="24"/>
      <w:szCs w:val="24"/>
    </w:rPr>
  </w:style>
  <w:style w:type="character" w:customStyle="1" w:styleId="Nadpis3Char">
    <w:name w:val="Nadpis 3 Char"/>
    <w:link w:val="Nadpis3"/>
    <w:rsid w:val="00BD326C"/>
    <w:rPr>
      <w:b/>
      <w:bCs/>
      <w:sz w:val="24"/>
      <w:szCs w:val="24"/>
    </w:rPr>
  </w:style>
  <w:style w:type="character" w:customStyle="1" w:styleId="Nadpis4Char">
    <w:name w:val="Nadpis 4 Char"/>
    <w:link w:val="Nadpis4"/>
    <w:semiHidden/>
    <w:rsid w:val="00286479"/>
    <w:rPr>
      <w:rFonts w:ascii="Calibri" w:eastAsia="Times New Roman" w:hAnsi="Calibri" w:cs="Times New Roman"/>
      <w:b/>
      <w:bCs/>
      <w:sz w:val="28"/>
      <w:szCs w:val="28"/>
    </w:rPr>
  </w:style>
  <w:style w:type="character" w:customStyle="1" w:styleId="Nadpis5Char">
    <w:name w:val="Nadpis 5 Char"/>
    <w:link w:val="Nadpis5"/>
    <w:semiHidden/>
    <w:rsid w:val="00286479"/>
    <w:rPr>
      <w:rFonts w:ascii="Calibri" w:eastAsia="Times New Roman" w:hAnsi="Calibri" w:cs="Times New Roman"/>
      <w:b/>
      <w:bCs/>
      <w:i/>
      <w:iCs/>
      <w:sz w:val="26"/>
      <w:szCs w:val="26"/>
    </w:rPr>
  </w:style>
  <w:style w:type="character" w:customStyle="1" w:styleId="Nadpis6Char">
    <w:name w:val="Nadpis 6 Char"/>
    <w:link w:val="Nadpis6"/>
    <w:semiHidden/>
    <w:rsid w:val="00286479"/>
    <w:rPr>
      <w:rFonts w:ascii="Calibri" w:eastAsia="Times New Roman" w:hAnsi="Calibri" w:cs="Times New Roman"/>
      <w:b/>
      <w:bCs/>
      <w:sz w:val="22"/>
      <w:szCs w:val="22"/>
    </w:rPr>
  </w:style>
  <w:style w:type="character" w:customStyle="1" w:styleId="Nadpis7Char">
    <w:name w:val="Nadpis 7 Char"/>
    <w:link w:val="Nadpis7"/>
    <w:semiHidden/>
    <w:rsid w:val="00286479"/>
    <w:rPr>
      <w:rFonts w:ascii="Calibri" w:eastAsia="Times New Roman" w:hAnsi="Calibri" w:cs="Times New Roman"/>
      <w:sz w:val="24"/>
      <w:szCs w:val="24"/>
    </w:rPr>
  </w:style>
  <w:style w:type="character" w:customStyle="1" w:styleId="Nadpis8Char">
    <w:name w:val="Nadpis 8 Char"/>
    <w:link w:val="Nadpis8"/>
    <w:semiHidden/>
    <w:rsid w:val="00286479"/>
    <w:rPr>
      <w:rFonts w:ascii="Calibri" w:eastAsia="Times New Roman" w:hAnsi="Calibri" w:cs="Times New Roman"/>
      <w:i/>
      <w:iCs/>
      <w:sz w:val="24"/>
      <w:szCs w:val="24"/>
    </w:rPr>
  </w:style>
  <w:style w:type="character" w:customStyle="1" w:styleId="Nadpis9Char">
    <w:name w:val="Nadpis 9 Char"/>
    <w:link w:val="Nadpis9"/>
    <w:semiHidden/>
    <w:rsid w:val="00286479"/>
    <w:rPr>
      <w:rFonts w:ascii="Cambria" w:eastAsia="Times New Roman" w:hAnsi="Cambria" w:cs="Times New Roman"/>
      <w:sz w:val="22"/>
      <w:szCs w:val="22"/>
    </w:rPr>
  </w:style>
  <w:style w:type="paragraph" w:styleId="Popis">
    <w:name w:val="caption"/>
    <w:basedOn w:val="Normlny"/>
    <w:next w:val="Normlny"/>
    <w:autoRedefine/>
    <w:unhideWhenUsed/>
    <w:qFormat/>
    <w:rsid w:val="005A7671"/>
    <w:pPr>
      <w:spacing w:before="120" w:after="120"/>
      <w:ind w:firstLine="0"/>
      <w:jc w:val="center"/>
    </w:pPr>
    <w:rPr>
      <w:bCs/>
      <w:i/>
      <w:sz w:val="22"/>
      <w:szCs w:val="20"/>
    </w:rPr>
  </w:style>
  <w:style w:type="paragraph" w:styleId="Nzov">
    <w:name w:val="Title"/>
    <w:aliases w:val="Názov práce"/>
    <w:basedOn w:val="Nazovprace"/>
    <w:next w:val="Normlny"/>
    <w:link w:val="NzovChar"/>
    <w:autoRedefine/>
    <w:qFormat/>
    <w:rsid w:val="002629F6"/>
    <w:pPr>
      <w:spacing w:after="120"/>
      <w:jc w:val="center"/>
    </w:pPr>
    <w:rPr>
      <w:bCs w:val="0"/>
      <w:kern w:val="28"/>
    </w:rPr>
  </w:style>
  <w:style w:type="character" w:customStyle="1" w:styleId="NzovChar">
    <w:name w:val="Názov Char"/>
    <w:aliases w:val="Názov práce Char"/>
    <w:link w:val="Nzov"/>
    <w:rsid w:val="002629F6"/>
    <w:rPr>
      <w:b/>
      <w:caps/>
      <w:kern w:val="28"/>
      <w:sz w:val="32"/>
      <w:szCs w:val="32"/>
    </w:rPr>
  </w:style>
  <w:style w:type="character" w:styleId="Vrazn">
    <w:name w:val="Strong"/>
    <w:uiPriority w:val="22"/>
    <w:qFormat/>
    <w:rsid w:val="00286479"/>
    <w:rPr>
      <w:b/>
      <w:bCs/>
    </w:rPr>
  </w:style>
  <w:style w:type="character" w:styleId="Zvraznenie">
    <w:name w:val="Emphasis"/>
    <w:uiPriority w:val="20"/>
    <w:qFormat/>
    <w:rsid w:val="00286479"/>
    <w:rPr>
      <w:i/>
      <w:iCs/>
    </w:rPr>
  </w:style>
  <w:style w:type="paragraph" w:styleId="Bezriadkovania">
    <w:name w:val="No Spacing"/>
    <w:basedOn w:val="Normlny"/>
    <w:next w:val="Normlny"/>
    <w:uiPriority w:val="1"/>
    <w:qFormat/>
    <w:rsid w:val="00286479"/>
    <w:pPr>
      <w:spacing w:line="240" w:lineRule="auto"/>
    </w:pPr>
  </w:style>
  <w:style w:type="paragraph" w:styleId="Odsekzoznamu">
    <w:name w:val="List Paragraph"/>
    <w:basedOn w:val="Zoznamsodrkami"/>
    <w:autoRedefine/>
    <w:uiPriority w:val="34"/>
    <w:qFormat/>
    <w:rsid w:val="005D60CA"/>
    <w:pPr>
      <w:jc w:val="center"/>
      <w:pPrChange w:id="1" w:author="Sinus" w:date="2024-02-11T20:05:00Z">
        <w:pPr>
          <w:numPr>
            <w:numId w:val="25"/>
          </w:numPr>
          <w:spacing w:line="360" w:lineRule="auto"/>
          <w:ind w:left="720" w:hanging="360"/>
          <w:contextualSpacing/>
        </w:pPr>
      </w:pPrChange>
    </w:pPr>
    <w:rPr>
      <w:b/>
      <w:bCs/>
      <w:i/>
      <w:iCs/>
      <w:rPrChange w:id="1" w:author="Sinus" w:date="2024-02-11T20:05:00Z">
        <w:rPr>
          <w:sz w:val="24"/>
          <w:szCs w:val="24"/>
          <w:lang w:val="sk-SK" w:eastAsia="en-US" w:bidi="ar-SA"/>
        </w:rPr>
      </w:rPrChange>
    </w:rPr>
  </w:style>
  <w:style w:type="paragraph" w:styleId="Citcia">
    <w:name w:val="Quote"/>
    <w:basedOn w:val="Normlny"/>
    <w:next w:val="Normlny"/>
    <w:link w:val="CitciaChar"/>
    <w:uiPriority w:val="29"/>
    <w:qFormat/>
    <w:rsid w:val="00286479"/>
    <w:rPr>
      <w:i/>
      <w:iCs/>
      <w:color w:val="000000"/>
    </w:rPr>
  </w:style>
  <w:style w:type="character" w:customStyle="1" w:styleId="CitciaChar">
    <w:name w:val="Citácia Char"/>
    <w:link w:val="Citcia"/>
    <w:uiPriority w:val="29"/>
    <w:rsid w:val="00286479"/>
    <w:rPr>
      <w:i/>
      <w:iCs/>
      <w:color w:val="000000"/>
      <w:sz w:val="24"/>
      <w:szCs w:val="24"/>
    </w:rPr>
  </w:style>
  <w:style w:type="paragraph" w:styleId="Zvraznencitcia">
    <w:name w:val="Intense Quote"/>
    <w:basedOn w:val="Normlny"/>
    <w:next w:val="Normlny"/>
    <w:link w:val="ZvraznencitciaChar"/>
    <w:uiPriority w:val="30"/>
    <w:qFormat/>
    <w:rsid w:val="00286479"/>
    <w:pPr>
      <w:pBdr>
        <w:bottom w:val="single" w:sz="4" w:space="4" w:color="4F81BD"/>
      </w:pBdr>
      <w:spacing w:before="200" w:after="280"/>
      <w:ind w:left="936" w:right="936"/>
    </w:pPr>
    <w:rPr>
      <w:b/>
      <w:bCs/>
      <w:i/>
      <w:iCs/>
      <w:color w:val="4F81BD"/>
    </w:rPr>
  </w:style>
  <w:style w:type="character" w:customStyle="1" w:styleId="ZvraznencitciaChar">
    <w:name w:val="Zvýraznená citácia Char"/>
    <w:link w:val="Zvraznencitcia"/>
    <w:uiPriority w:val="30"/>
    <w:rsid w:val="00286479"/>
    <w:rPr>
      <w:rFonts w:eastAsia="Times New Roman" w:cs="Times New Roman"/>
      <w:b/>
      <w:bCs/>
      <w:i/>
      <w:iCs/>
      <w:color w:val="4F81BD"/>
      <w:sz w:val="24"/>
      <w:szCs w:val="24"/>
    </w:rPr>
  </w:style>
  <w:style w:type="character" w:styleId="Jemnzvraznenie">
    <w:name w:val="Subtle Emphasis"/>
    <w:uiPriority w:val="19"/>
    <w:qFormat/>
    <w:rsid w:val="00286479"/>
    <w:rPr>
      <w:i/>
      <w:iCs/>
      <w:color w:val="808080"/>
    </w:rPr>
  </w:style>
  <w:style w:type="character" w:styleId="Intenzvnezvraznenie">
    <w:name w:val="Intense Emphasis"/>
    <w:uiPriority w:val="21"/>
    <w:qFormat/>
    <w:rsid w:val="00286479"/>
    <w:rPr>
      <w:b/>
      <w:bCs/>
      <w:i/>
      <w:iCs/>
      <w:color w:val="4F81BD"/>
    </w:rPr>
  </w:style>
  <w:style w:type="character" w:styleId="Jemnodkaz">
    <w:name w:val="Subtle Reference"/>
    <w:uiPriority w:val="31"/>
    <w:qFormat/>
    <w:rsid w:val="00286479"/>
    <w:rPr>
      <w:smallCaps/>
      <w:color w:val="C0504D"/>
      <w:u w:val="single"/>
    </w:rPr>
  </w:style>
  <w:style w:type="character" w:styleId="Zvraznenodkaz">
    <w:name w:val="Intense Reference"/>
    <w:uiPriority w:val="32"/>
    <w:qFormat/>
    <w:rsid w:val="00286479"/>
    <w:rPr>
      <w:b/>
      <w:bCs/>
      <w:smallCaps/>
      <w:color w:val="C0504D"/>
      <w:spacing w:val="5"/>
      <w:u w:val="single"/>
    </w:rPr>
  </w:style>
  <w:style w:type="character" w:styleId="Nzovknihy">
    <w:name w:val="Book Title"/>
    <w:aliases w:val="Prílohy"/>
    <w:uiPriority w:val="33"/>
    <w:qFormat/>
    <w:rsid w:val="00B6437F"/>
    <w:rPr>
      <w:rFonts w:ascii="Times New Roman" w:hAnsi="Times New Roman"/>
      <w:b/>
      <w:bCs/>
      <w:smallCaps/>
      <w:spacing w:val="5"/>
      <w:sz w:val="36"/>
    </w:rPr>
  </w:style>
  <w:style w:type="paragraph" w:styleId="Hlavikaobsahu">
    <w:name w:val="TOC Heading"/>
    <w:basedOn w:val="Nadpis1"/>
    <w:next w:val="Normlny"/>
    <w:uiPriority w:val="39"/>
    <w:unhideWhenUsed/>
    <w:qFormat/>
    <w:rsid w:val="00286479"/>
    <w:pPr>
      <w:ind w:firstLine="454"/>
      <w:outlineLvl w:val="9"/>
    </w:pPr>
    <w:rPr>
      <w:rFonts w:ascii="Cambria" w:hAnsi="Cambria"/>
      <w:caps w:val="0"/>
    </w:rPr>
  </w:style>
  <w:style w:type="paragraph" w:customStyle="1" w:styleId="Nzovuniverzity">
    <w:name w:val="Názov univerzity"/>
    <w:autoRedefine/>
    <w:qFormat/>
    <w:rsid w:val="006327E6"/>
    <w:pPr>
      <w:spacing w:before="120" w:after="120"/>
      <w:jc w:val="center"/>
    </w:pPr>
    <w:rPr>
      <w:b/>
      <w:sz w:val="32"/>
      <w:szCs w:val="24"/>
    </w:rPr>
  </w:style>
  <w:style w:type="paragraph" w:customStyle="1" w:styleId="Nzovfakulty">
    <w:name w:val="Názov fakulty"/>
    <w:autoRedefine/>
    <w:qFormat/>
    <w:rsid w:val="006A46F3"/>
    <w:pPr>
      <w:spacing w:before="120" w:after="120"/>
      <w:jc w:val="center"/>
    </w:pPr>
    <w:rPr>
      <w:b/>
      <w:sz w:val="32"/>
      <w:szCs w:val="24"/>
    </w:rPr>
  </w:style>
  <w:style w:type="paragraph" w:customStyle="1" w:styleId="Typprce">
    <w:name w:val="Typ práce"/>
    <w:autoRedefine/>
    <w:qFormat/>
    <w:rsid w:val="006A46F3"/>
    <w:pPr>
      <w:spacing w:before="120" w:after="120"/>
      <w:jc w:val="center"/>
    </w:pPr>
    <w:rPr>
      <w:b/>
      <w:caps/>
      <w:sz w:val="28"/>
      <w:szCs w:val="24"/>
    </w:rPr>
  </w:style>
  <w:style w:type="paragraph" w:styleId="Hlavika">
    <w:name w:val="header"/>
    <w:basedOn w:val="Normlny"/>
    <w:link w:val="HlavikaChar"/>
    <w:rsid w:val="001D429D"/>
    <w:pPr>
      <w:tabs>
        <w:tab w:val="center" w:pos="4536"/>
        <w:tab w:val="right" w:pos="9072"/>
      </w:tabs>
    </w:pPr>
  </w:style>
  <w:style w:type="character" w:customStyle="1" w:styleId="HlavikaChar">
    <w:name w:val="Hlavička Char"/>
    <w:link w:val="Hlavika"/>
    <w:rsid w:val="001D429D"/>
    <w:rPr>
      <w:sz w:val="24"/>
      <w:szCs w:val="24"/>
    </w:rPr>
  </w:style>
  <w:style w:type="paragraph" w:styleId="Normlnywebov">
    <w:name w:val="Normal (Web)"/>
    <w:basedOn w:val="Normlny"/>
    <w:link w:val="NormlnywebovChar"/>
    <w:uiPriority w:val="99"/>
    <w:unhideWhenUsed/>
    <w:rsid w:val="004A6373"/>
    <w:pPr>
      <w:spacing w:before="100" w:beforeAutospacing="1" w:after="100" w:afterAutospacing="1" w:line="240" w:lineRule="auto"/>
      <w:jc w:val="left"/>
    </w:pPr>
  </w:style>
  <w:style w:type="character" w:customStyle="1" w:styleId="shorttext">
    <w:name w:val="short_text"/>
    <w:basedOn w:val="Predvolenpsmoodseku"/>
    <w:rsid w:val="00DF463A"/>
  </w:style>
  <w:style w:type="character" w:customStyle="1" w:styleId="hps">
    <w:name w:val="hps"/>
    <w:basedOn w:val="Predvolenpsmoodseku"/>
    <w:rsid w:val="00DF463A"/>
  </w:style>
  <w:style w:type="paragraph" w:styleId="Obsah2">
    <w:name w:val="toc 2"/>
    <w:basedOn w:val="Normlny"/>
    <w:next w:val="Normlny"/>
    <w:autoRedefine/>
    <w:uiPriority w:val="39"/>
    <w:rsid w:val="00A93E19"/>
    <w:pPr>
      <w:tabs>
        <w:tab w:val="left" w:pos="1200"/>
        <w:tab w:val="right" w:leader="dot" w:pos="8505"/>
      </w:tabs>
      <w:jc w:val="left"/>
    </w:pPr>
    <w:rPr>
      <w:noProof/>
      <w:sz w:val="22"/>
      <w:szCs w:val="20"/>
    </w:rPr>
  </w:style>
  <w:style w:type="paragraph" w:styleId="Obsah3">
    <w:name w:val="toc 3"/>
    <w:basedOn w:val="Normlny"/>
    <w:next w:val="Normlny"/>
    <w:autoRedefine/>
    <w:uiPriority w:val="39"/>
    <w:rsid w:val="00A93E19"/>
    <w:pPr>
      <w:tabs>
        <w:tab w:val="left" w:pos="1246"/>
        <w:tab w:val="right" w:leader="dot" w:pos="8505"/>
      </w:tabs>
      <w:jc w:val="left"/>
    </w:pPr>
    <w:rPr>
      <w:iCs/>
      <w:noProof/>
      <w:sz w:val="22"/>
      <w:szCs w:val="20"/>
    </w:rPr>
  </w:style>
  <w:style w:type="paragraph" w:customStyle="1" w:styleId="PrlohaBP">
    <w:name w:val="Príloha BP"/>
    <w:basedOn w:val="Normlny"/>
    <w:next w:val="Obyajntext"/>
    <w:link w:val="PrlohaBPChar"/>
    <w:autoRedefine/>
    <w:qFormat/>
    <w:rsid w:val="00274B7E"/>
    <w:pPr>
      <w:ind w:firstLine="0"/>
      <w:jc w:val="center"/>
    </w:pPr>
    <w:rPr>
      <w:rFonts w:asciiTheme="minorHAnsi" w:hAnsiTheme="minorHAnsi"/>
      <w:caps/>
      <w:sz w:val="32"/>
    </w:rPr>
  </w:style>
  <w:style w:type="paragraph" w:styleId="Obyajntext">
    <w:name w:val="Plain Text"/>
    <w:basedOn w:val="Normlny"/>
    <w:link w:val="ObyajntextChar"/>
    <w:rsid w:val="00B6437F"/>
    <w:rPr>
      <w:rFonts w:ascii="Courier New" w:hAnsi="Courier New" w:cs="Courier New"/>
      <w:sz w:val="20"/>
      <w:szCs w:val="20"/>
    </w:rPr>
  </w:style>
  <w:style w:type="character" w:customStyle="1" w:styleId="ObyajntextChar">
    <w:name w:val="Obyčajný text Char"/>
    <w:basedOn w:val="Predvolenpsmoodseku"/>
    <w:link w:val="Obyajntext"/>
    <w:rsid w:val="00B6437F"/>
    <w:rPr>
      <w:rFonts w:ascii="Courier New" w:hAnsi="Courier New" w:cs="Courier New"/>
    </w:rPr>
  </w:style>
  <w:style w:type="character" w:customStyle="1" w:styleId="PrlohaBPChar">
    <w:name w:val="Príloha BP Char"/>
    <w:basedOn w:val="Predvolenpsmoodseku"/>
    <w:link w:val="PrlohaBP"/>
    <w:rsid w:val="00274B7E"/>
    <w:rPr>
      <w:rFonts w:asciiTheme="minorHAnsi" w:hAnsiTheme="minorHAnsi"/>
      <w:caps/>
      <w:sz w:val="32"/>
      <w:szCs w:val="24"/>
    </w:rPr>
  </w:style>
  <w:style w:type="character" w:customStyle="1" w:styleId="ZPNormalnyTextCharChar">
    <w:name w:val="ZP_NormalnyText Char Char"/>
    <w:basedOn w:val="Predvolenpsmoodseku"/>
    <w:link w:val="ZPNormalnyText"/>
    <w:locked/>
    <w:rsid w:val="000002CD"/>
    <w:rPr>
      <w:rFonts w:eastAsia="SimSun"/>
      <w:bCs/>
      <w:position w:val="2"/>
      <w:sz w:val="24"/>
      <w:szCs w:val="24"/>
    </w:rPr>
  </w:style>
  <w:style w:type="paragraph" w:customStyle="1" w:styleId="ZPNormalnyText">
    <w:name w:val="ZP_NormalnyText"/>
    <w:link w:val="ZPNormalnyTextCharChar"/>
    <w:autoRedefine/>
    <w:rsid w:val="000002CD"/>
    <w:pPr>
      <w:spacing w:before="60" w:line="276" w:lineRule="auto"/>
    </w:pPr>
    <w:rPr>
      <w:rFonts w:eastAsia="SimSun"/>
      <w:bCs/>
      <w:position w:val="2"/>
      <w:sz w:val="24"/>
      <w:szCs w:val="24"/>
    </w:rPr>
  </w:style>
  <w:style w:type="paragraph" w:styleId="Zoznamobrzkov">
    <w:name w:val="table of figures"/>
    <w:basedOn w:val="ZPNormalnyText"/>
    <w:next w:val="ZPNormalnyText"/>
    <w:autoRedefine/>
    <w:rsid w:val="00654982"/>
    <w:pPr>
      <w:tabs>
        <w:tab w:val="left" w:pos="709"/>
        <w:tab w:val="right" w:leader="dot" w:pos="8505"/>
      </w:tabs>
      <w:spacing w:before="0"/>
      <w:ind w:right="567"/>
    </w:pPr>
    <w:rPr>
      <w:noProof/>
    </w:rPr>
  </w:style>
  <w:style w:type="paragraph" w:styleId="Zkladntext2">
    <w:name w:val="Body Text 2"/>
    <w:basedOn w:val="Normlny"/>
    <w:link w:val="Zkladntext2Char"/>
    <w:rsid w:val="00D03F5E"/>
    <w:pPr>
      <w:spacing w:before="60" w:after="120" w:line="480" w:lineRule="auto"/>
    </w:pPr>
  </w:style>
  <w:style w:type="character" w:customStyle="1" w:styleId="Zkladntext2Char">
    <w:name w:val="Základný text 2 Char"/>
    <w:basedOn w:val="Predvolenpsmoodseku"/>
    <w:link w:val="Zkladntext2"/>
    <w:rsid w:val="00D03F5E"/>
    <w:rPr>
      <w:sz w:val="24"/>
      <w:szCs w:val="24"/>
      <w:lang w:eastAsia="en-US"/>
    </w:rPr>
  </w:style>
  <w:style w:type="paragraph" w:styleId="Textbubliny">
    <w:name w:val="Balloon Text"/>
    <w:basedOn w:val="Normlny"/>
    <w:link w:val="TextbublinyChar"/>
    <w:rsid w:val="009D02C5"/>
    <w:pPr>
      <w:spacing w:line="240" w:lineRule="auto"/>
    </w:pPr>
    <w:rPr>
      <w:rFonts w:ascii="Tahoma" w:hAnsi="Tahoma" w:cs="Tahoma"/>
      <w:sz w:val="16"/>
      <w:szCs w:val="16"/>
    </w:rPr>
  </w:style>
  <w:style w:type="character" w:customStyle="1" w:styleId="TextbublinyChar">
    <w:name w:val="Text bubliny Char"/>
    <w:basedOn w:val="Predvolenpsmoodseku"/>
    <w:link w:val="Textbubliny"/>
    <w:rsid w:val="009D02C5"/>
    <w:rPr>
      <w:rFonts w:ascii="Tahoma" w:hAnsi="Tahoma" w:cs="Tahoma"/>
      <w:sz w:val="16"/>
      <w:szCs w:val="16"/>
    </w:rPr>
  </w:style>
  <w:style w:type="paragraph" w:styleId="Obsah4">
    <w:name w:val="toc 4"/>
    <w:basedOn w:val="Normlny"/>
    <w:next w:val="Normlny"/>
    <w:autoRedefine/>
    <w:rsid w:val="00351CC3"/>
    <w:pPr>
      <w:ind w:left="720"/>
      <w:jc w:val="left"/>
    </w:pPr>
    <w:rPr>
      <w:rFonts w:asciiTheme="minorHAnsi" w:hAnsiTheme="minorHAnsi" w:cstheme="minorHAnsi"/>
      <w:sz w:val="18"/>
      <w:szCs w:val="18"/>
    </w:rPr>
  </w:style>
  <w:style w:type="paragraph" w:styleId="Obsah5">
    <w:name w:val="toc 5"/>
    <w:basedOn w:val="Normlny"/>
    <w:next w:val="Normlny"/>
    <w:autoRedefine/>
    <w:rsid w:val="00351CC3"/>
    <w:pPr>
      <w:ind w:left="960"/>
      <w:jc w:val="left"/>
    </w:pPr>
    <w:rPr>
      <w:rFonts w:asciiTheme="minorHAnsi" w:hAnsiTheme="minorHAnsi" w:cstheme="minorHAnsi"/>
      <w:sz w:val="18"/>
      <w:szCs w:val="18"/>
    </w:rPr>
  </w:style>
  <w:style w:type="paragraph" w:styleId="Obsah6">
    <w:name w:val="toc 6"/>
    <w:basedOn w:val="Normlny"/>
    <w:next w:val="Normlny"/>
    <w:autoRedefine/>
    <w:rsid w:val="00351CC3"/>
    <w:pPr>
      <w:ind w:left="1200"/>
      <w:jc w:val="left"/>
    </w:pPr>
    <w:rPr>
      <w:rFonts w:asciiTheme="minorHAnsi" w:hAnsiTheme="minorHAnsi" w:cstheme="minorHAnsi"/>
      <w:sz w:val="18"/>
      <w:szCs w:val="18"/>
    </w:rPr>
  </w:style>
  <w:style w:type="paragraph" w:styleId="Obsah7">
    <w:name w:val="toc 7"/>
    <w:basedOn w:val="Normlny"/>
    <w:next w:val="Normlny"/>
    <w:autoRedefine/>
    <w:rsid w:val="00351CC3"/>
    <w:pPr>
      <w:ind w:left="1440"/>
      <w:jc w:val="left"/>
    </w:pPr>
    <w:rPr>
      <w:rFonts w:asciiTheme="minorHAnsi" w:hAnsiTheme="minorHAnsi" w:cstheme="minorHAnsi"/>
      <w:sz w:val="18"/>
      <w:szCs w:val="18"/>
    </w:rPr>
  </w:style>
  <w:style w:type="paragraph" w:styleId="Obsah8">
    <w:name w:val="toc 8"/>
    <w:basedOn w:val="Normlny"/>
    <w:next w:val="Normlny"/>
    <w:autoRedefine/>
    <w:rsid w:val="00351CC3"/>
    <w:pPr>
      <w:ind w:left="1680"/>
      <w:jc w:val="left"/>
    </w:pPr>
    <w:rPr>
      <w:rFonts w:asciiTheme="minorHAnsi" w:hAnsiTheme="minorHAnsi" w:cstheme="minorHAnsi"/>
      <w:sz w:val="18"/>
      <w:szCs w:val="18"/>
    </w:rPr>
  </w:style>
  <w:style w:type="paragraph" w:styleId="Obsah9">
    <w:name w:val="toc 9"/>
    <w:basedOn w:val="Normlny"/>
    <w:next w:val="Normlny"/>
    <w:autoRedefine/>
    <w:rsid w:val="00351CC3"/>
    <w:pPr>
      <w:ind w:left="1920"/>
      <w:jc w:val="left"/>
    </w:pPr>
    <w:rPr>
      <w:rFonts w:asciiTheme="minorHAnsi" w:hAnsiTheme="minorHAnsi" w:cstheme="minorHAnsi"/>
      <w:sz w:val="18"/>
      <w:szCs w:val="18"/>
    </w:rPr>
  </w:style>
  <w:style w:type="table" w:styleId="Mriekatabuky">
    <w:name w:val="Table Grid"/>
    <w:basedOn w:val="Normlnatabuka"/>
    <w:rsid w:val="00C60D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kladntext">
    <w:name w:val="Body Text"/>
    <w:basedOn w:val="Normlny"/>
    <w:link w:val="ZkladntextChar"/>
    <w:rsid w:val="00EA21BB"/>
    <w:pPr>
      <w:spacing w:after="120"/>
    </w:pPr>
  </w:style>
  <w:style w:type="character" w:customStyle="1" w:styleId="ZkladntextChar">
    <w:name w:val="Základný text Char"/>
    <w:basedOn w:val="Predvolenpsmoodseku"/>
    <w:link w:val="Zkladntext"/>
    <w:rsid w:val="00EA21BB"/>
    <w:rPr>
      <w:sz w:val="24"/>
      <w:szCs w:val="24"/>
    </w:rPr>
  </w:style>
  <w:style w:type="paragraph" w:styleId="Zoznamsodrkami">
    <w:name w:val="List Bullet"/>
    <w:basedOn w:val="Normlny"/>
    <w:rsid w:val="00FE626A"/>
    <w:pPr>
      <w:numPr>
        <w:numId w:val="2"/>
      </w:numPr>
      <w:contextualSpacing/>
    </w:pPr>
  </w:style>
  <w:style w:type="paragraph" w:styleId="Textpoznmkypodiarou">
    <w:name w:val="footnote text"/>
    <w:basedOn w:val="Normlny"/>
    <w:link w:val="TextpoznmkypodiarouChar"/>
    <w:rsid w:val="00D465AF"/>
    <w:pPr>
      <w:spacing w:line="240" w:lineRule="auto"/>
    </w:pPr>
    <w:rPr>
      <w:sz w:val="20"/>
      <w:szCs w:val="20"/>
    </w:rPr>
  </w:style>
  <w:style w:type="character" w:customStyle="1" w:styleId="TextpoznmkypodiarouChar">
    <w:name w:val="Text poznámky pod čiarou Char"/>
    <w:basedOn w:val="Predvolenpsmoodseku"/>
    <w:link w:val="Textpoznmkypodiarou"/>
    <w:rsid w:val="00D465AF"/>
  </w:style>
  <w:style w:type="character" w:styleId="Odkaznapoznmkupodiarou">
    <w:name w:val="footnote reference"/>
    <w:basedOn w:val="Predvolenpsmoodseku"/>
    <w:rsid w:val="00D465AF"/>
    <w:rPr>
      <w:vertAlign w:val="superscript"/>
    </w:rPr>
  </w:style>
  <w:style w:type="character" w:styleId="Zstupntext">
    <w:name w:val="Placeholder Text"/>
    <w:basedOn w:val="Predvolenpsmoodseku"/>
    <w:uiPriority w:val="99"/>
    <w:semiHidden/>
    <w:rsid w:val="00A35C15"/>
    <w:rPr>
      <w:color w:val="808080"/>
    </w:rPr>
  </w:style>
  <w:style w:type="paragraph" w:customStyle="1" w:styleId="Default">
    <w:name w:val="Default"/>
    <w:rsid w:val="00AB6535"/>
    <w:pPr>
      <w:autoSpaceDE w:val="0"/>
      <w:autoSpaceDN w:val="0"/>
      <w:adjustRightInd w:val="0"/>
      <w:spacing w:line="240" w:lineRule="auto"/>
      <w:jc w:val="left"/>
    </w:pPr>
    <w:rPr>
      <w:color w:val="000000"/>
      <w:sz w:val="24"/>
      <w:szCs w:val="24"/>
    </w:rPr>
  </w:style>
  <w:style w:type="paragraph" w:customStyle="1" w:styleId="Odrazky">
    <w:name w:val="Odrazky"/>
    <w:basedOn w:val="Normlnywebov"/>
    <w:link w:val="OdrazkyChar"/>
    <w:qFormat/>
    <w:rsid w:val="00032E44"/>
    <w:pPr>
      <w:spacing w:before="0" w:beforeAutospacing="0" w:after="0" w:afterAutospacing="0" w:line="360" w:lineRule="auto"/>
      <w:ind w:firstLine="0"/>
    </w:pPr>
  </w:style>
  <w:style w:type="paragraph" w:customStyle="1" w:styleId="Nazovpracetitulka">
    <w:name w:val="Nazov prace titulka"/>
    <w:basedOn w:val="Normlny"/>
    <w:link w:val="NazovpracetitulkaChar"/>
    <w:qFormat/>
    <w:rsid w:val="009F24BD"/>
    <w:pPr>
      <w:ind w:firstLine="0"/>
      <w:jc w:val="center"/>
    </w:pPr>
    <w:rPr>
      <w:b/>
      <w:bCs/>
      <w:sz w:val="36"/>
      <w:szCs w:val="36"/>
    </w:rPr>
  </w:style>
  <w:style w:type="character" w:customStyle="1" w:styleId="NormlnywebovChar">
    <w:name w:val="Normálny (webový) Char"/>
    <w:basedOn w:val="Predvolenpsmoodseku"/>
    <w:link w:val="Normlnywebov"/>
    <w:uiPriority w:val="99"/>
    <w:rsid w:val="00FD33FA"/>
    <w:rPr>
      <w:sz w:val="24"/>
      <w:szCs w:val="24"/>
    </w:rPr>
  </w:style>
  <w:style w:type="character" w:customStyle="1" w:styleId="OdrazkyChar">
    <w:name w:val="Odrazky Char"/>
    <w:basedOn w:val="NormlnywebovChar"/>
    <w:link w:val="Odrazky"/>
    <w:rsid w:val="00032E44"/>
    <w:rPr>
      <w:sz w:val="24"/>
      <w:szCs w:val="24"/>
    </w:rPr>
  </w:style>
  <w:style w:type="character" w:styleId="Nevyrieenzmienka">
    <w:name w:val="Unresolved Mention"/>
    <w:basedOn w:val="Predvolenpsmoodseku"/>
    <w:uiPriority w:val="99"/>
    <w:semiHidden/>
    <w:unhideWhenUsed/>
    <w:rsid w:val="0063602C"/>
    <w:rPr>
      <w:color w:val="605E5C"/>
      <w:shd w:val="clear" w:color="auto" w:fill="E1DFDD"/>
    </w:rPr>
  </w:style>
  <w:style w:type="character" w:customStyle="1" w:styleId="NazovpracetitulkaChar">
    <w:name w:val="Nazov prace titulka Char"/>
    <w:basedOn w:val="Predvolenpsmoodseku"/>
    <w:link w:val="Nazovpracetitulka"/>
    <w:rsid w:val="009F24BD"/>
    <w:rPr>
      <w:b/>
      <w:bCs/>
      <w:sz w:val="36"/>
      <w:szCs w:val="36"/>
    </w:rPr>
  </w:style>
  <w:style w:type="character" w:styleId="Odkaznakomentr">
    <w:name w:val="annotation reference"/>
    <w:basedOn w:val="Predvolenpsmoodseku"/>
    <w:semiHidden/>
    <w:unhideWhenUsed/>
    <w:rsid w:val="00D8087B"/>
    <w:rPr>
      <w:sz w:val="16"/>
      <w:szCs w:val="16"/>
    </w:rPr>
  </w:style>
  <w:style w:type="paragraph" w:styleId="Textkomentra">
    <w:name w:val="annotation text"/>
    <w:basedOn w:val="Normlny"/>
    <w:link w:val="TextkomentraChar"/>
    <w:unhideWhenUsed/>
    <w:rsid w:val="00D8087B"/>
    <w:pPr>
      <w:spacing w:line="240" w:lineRule="auto"/>
    </w:pPr>
    <w:rPr>
      <w:sz w:val="20"/>
      <w:szCs w:val="20"/>
    </w:rPr>
  </w:style>
  <w:style w:type="character" w:customStyle="1" w:styleId="TextkomentraChar">
    <w:name w:val="Text komentára Char"/>
    <w:basedOn w:val="Predvolenpsmoodseku"/>
    <w:link w:val="Textkomentra"/>
    <w:rsid w:val="00D8087B"/>
  </w:style>
  <w:style w:type="paragraph" w:styleId="Predmetkomentra">
    <w:name w:val="annotation subject"/>
    <w:basedOn w:val="Textkomentra"/>
    <w:next w:val="Textkomentra"/>
    <w:link w:val="PredmetkomentraChar"/>
    <w:semiHidden/>
    <w:unhideWhenUsed/>
    <w:rsid w:val="00D8087B"/>
    <w:rPr>
      <w:b/>
      <w:bCs/>
    </w:rPr>
  </w:style>
  <w:style w:type="character" w:customStyle="1" w:styleId="PredmetkomentraChar">
    <w:name w:val="Predmet komentára Char"/>
    <w:basedOn w:val="TextkomentraChar"/>
    <w:link w:val="Predmetkomentra"/>
    <w:semiHidden/>
    <w:rsid w:val="00D8087B"/>
    <w:rPr>
      <w:b/>
      <w:bCs/>
    </w:rPr>
  </w:style>
  <w:style w:type="paragraph" w:customStyle="1" w:styleId="Popistabulka">
    <w:name w:val="Popis tabulka"/>
    <w:basedOn w:val="Normlny"/>
    <w:link w:val="PopistabulkaChar"/>
    <w:qFormat/>
    <w:rsid w:val="00055597"/>
    <w:pPr>
      <w:ind w:firstLine="0"/>
    </w:pPr>
    <w:rPr>
      <w:i/>
      <w:iCs/>
      <w:sz w:val="22"/>
      <w:szCs w:val="22"/>
    </w:rPr>
  </w:style>
  <w:style w:type="character" w:customStyle="1" w:styleId="PopistabulkaChar">
    <w:name w:val="Popis tabulka Char"/>
    <w:basedOn w:val="Predvolenpsmoodseku"/>
    <w:link w:val="Popistabulka"/>
    <w:rsid w:val="00055597"/>
    <w:rPr>
      <w:i/>
      <w:iCs/>
      <w:sz w:val="22"/>
      <w:szCs w:val="22"/>
    </w:rPr>
  </w:style>
  <w:style w:type="paragraph" w:styleId="PredformtovanHTML">
    <w:name w:val="HTML Preformatted"/>
    <w:basedOn w:val="Normlny"/>
    <w:link w:val="PredformtovanHTMLChar"/>
    <w:uiPriority w:val="99"/>
    <w:unhideWhenUsed/>
    <w:rsid w:val="007813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hAnsi="Courier New" w:cs="Courier New"/>
      <w:sz w:val="20"/>
      <w:szCs w:val="20"/>
      <w:lang w:val="en-US"/>
    </w:rPr>
  </w:style>
  <w:style w:type="character" w:customStyle="1" w:styleId="PredformtovanHTMLChar">
    <w:name w:val="Predformátované HTML Char"/>
    <w:basedOn w:val="Predvolenpsmoodseku"/>
    <w:link w:val="PredformtovanHTML"/>
    <w:uiPriority w:val="99"/>
    <w:rsid w:val="00781376"/>
    <w:rPr>
      <w:rFonts w:ascii="Courier New" w:hAnsi="Courier New" w:cs="Courier New"/>
      <w:lang w:val="en-US"/>
    </w:rPr>
  </w:style>
  <w:style w:type="character" w:customStyle="1" w:styleId="y2iqfc">
    <w:name w:val="y2iqfc"/>
    <w:basedOn w:val="Predvolenpsmoodseku"/>
    <w:rsid w:val="00781376"/>
  </w:style>
  <w:style w:type="character" w:styleId="PouitHypertextovPrepojenie">
    <w:name w:val="FollowedHyperlink"/>
    <w:basedOn w:val="Predvolenpsmoodseku"/>
    <w:semiHidden/>
    <w:unhideWhenUsed/>
    <w:rsid w:val="007E0503"/>
    <w:rPr>
      <w:color w:val="800080" w:themeColor="followedHyperlink"/>
      <w:u w:val="single"/>
    </w:rPr>
  </w:style>
  <w:style w:type="paragraph" w:customStyle="1" w:styleId="nova-legacy-e-listitem">
    <w:name w:val="nova-legacy-e-list__item"/>
    <w:basedOn w:val="Normlny"/>
    <w:rsid w:val="00B82990"/>
    <w:pPr>
      <w:spacing w:before="100" w:beforeAutospacing="1" w:after="100" w:afterAutospacing="1" w:line="240" w:lineRule="auto"/>
      <w:ind w:firstLine="0"/>
      <w:jc w:val="left"/>
    </w:pPr>
    <w:rPr>
      <w:lang w:eastAsia="sk-SK"/>
    </w:rPr>
  </w:style>
  <w:style w:type="character" w:customStyle="1" w:styleId="so-metadata-label">
    <w:name w:val="so-metadata-label"/>
    <w:basedOn w:val="Predvolenpsmoodseku"/>
    <w:rsid w:val="00B82990"/>
  </w:style>
  <w:style w:type="paragraph" w:styleId="Revzia">
    <w:name w:val="Revision"/>
    <w:hidden/>
    <w:uiPriority w:val="99"/>
    <w:semiHidden/>
    <w:rsid w:val="004D5102"/>
    <w:pPr>
      <w:spacing w:line="240" w:lineRule="auto"/>
      <w:jc w:val="left"/>
    </w:pPr>
    <w:rPr>
      <w:sz w:val="24"/>
      <w:szCs w:val="24"/>
    </w:rPr>
  </w:style>
  <w:style w:type="paragraph" w:customStyle="1" w:styleId="tl1">
    <w:name w:val="Štýl1"/>
    <w:basedOn w:val="Nadpis1"/>
    <w:link w:val="tl1Char"/>
    <w:qFormat/>
    <w:rsid w:val="002065FD"/>
    <w:pPr>
      <w:ind w:left="675" w:hanging="675"/>
    </w:pPr>
  </w:style>
  <w:style w:type="character" w:customStyle="1" w:styleId="tl1Char">
    <w:name w:val="Štýl1 Char"/>
    <w:basedOn w:val="Nadpis1Char"/>
    <w:link w:val="tl1"/>
    <w:rsid w:val="002065FD"/>
    <w:rPr>
      <w:b/>
      <w:bCs/>
      <w:caps/>
      <w:kern w:val="32"/>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459771">
      <w:bodyDiv w:val="1"/>
      <w:marLeft w:val="0"/>
      <w:marRight w:val="0"/>
      <w:marTop w:val="0"/>
      <w:marBottom w:val="0"/>
      <w:divBdr>
        <w:top w:val="none" w:sz="0" w:space="0" w:color="auto"/>
        <w:left w:val="none" w:sz="0" w:space="0" w:color="auto"/>
        <w:bottom w:val="none" w:sz="0" w:space="0" w:color="auto"/>
        <w:right w:val="none" w:sz="0" w:space="0" w:color="auto"/>
      </w:divBdr>
    </w:div>
    <w:div w:id="15233947">
      <w:bodyDiv w:val="1"/>
      <w:marLeft w:val="0"/>
      <w:marRight w:val="0"/>
      <w:marTop w:val="0"/>
      <w:marBottom w:val="0"/>
      <w:divBdr>
        <w:top w:val="none" w:sz="0" w:space="0" w:color="auto"/>
        <w:left w:val="none" w:sz="0" w:space="0" w:color="auto"/>
        <w:bottom w:val="none" w:sz="0" w:space="0" w:color="auto"/>
        <w:right w:val="none" w:sz="0" w:space="0" w:color="auto"/>
      </w:divBdr>
      <w:divsChild>
        <w:div w:id="1011878619">
          <w:marLeft w:val="0"/>
          <w:marRight w:val="0"/>
          <w:marTop w:val="0"/>
          <w:marBottom w:val="0"/>
          <w:divBdr>
            <w:top w:val="none" w:sz="0" w:space="0" w:color="auto"/>
            <w:left w:val="none" w:sz="0" w:space="0" w:color="auto"/>
            <w:bottom w:val="none" w:sz="0" w:space="0" w:color="auto"/>
            <w:right w:val="none" w:sz="0" w:space="0" w:color="auto"/>
          </w:divBdr>
          <w:divsChild>
            <w:div w:id="1242712720">
              <w:marLeft w:val="0"/>
              <w:marRight w:val="0"/>
              <w:marTop w:val="0"/>
              <w:marBottom w:val="0"/>
              <w:divBdr>
                <w:top w:val="none" w:sz="0" w:space="0" w:color="auto"/>
                <w:left w:val="none" w:sz="0" w:space="0" w:color="auto"/>
                <w:bottom w:val="none" w:sz="0" w:space="0" w:color="auto"/>
                <w:right w:val="none" w:sz="0" w:space="0" w:color="auto"/>
              </w:divBdr>
            </w:div>
            <w:div w:id="158425786">
              <w:marLeft w:val="0"/>
              <w:marRight w:val="0"/>
              <w:marTop w:val="0"/>
              <w:marBottom w:val="0"/>
              <w:divBdr>
                <w:top w:val="none" w:sz="0" w:space="0" w:color="auto"/>
                <w:left w:val="none" w:sz="0" w:space="0" w:color="auto"/>
                <w:bottom w:val="none" w:sz="0" w:space="0" w:color="auto"/>
                <w:right w:val="none" w:sz="0" w:space="0" w:color="auto"/>
              </w:divBdr>
            </w:div>
          </w:divsChild>
        </w:div>
        <w:div w:id="75440537">
          <w:marLeft w:val="0"/>
          <w:marRight w:val="0"/>
          <w:marTop w:val="0"/>
          <w:marBottom w:val="0"/>
          <w:divBdr>
            <w:top w:val="none" w:sz="0" w:space="0" w:color="auto"/>
            <w:left w:val="none" w:sz="0" w:space="0" w:color="auto"/>
            <w:bottom w:val="none" w:sz="0" w:space="0" w:color="auto"/>
            <w:right w:val="none" w:sz="0" w:space="0" w:color="auto"/>
          </w:divBdr>
        </w:div>
        <w:div w:id="1917856646">
          <w:marLeft w:val="0"/>
          <w:marRight w:val="0"/>
          <w:marTop w:val="0"/>
          <w:marBottom w:val="0"/>
          <w:divBdr>
            <w:top w:val="none" w:sz="0" w:space="0" w:color="auto"/>
            <w:left w:val="none" w:sz="0" w:space="0" w:color="auto"/>
            <w:bottom w:val="none" w:sz="0" w:space="0" w:color="auto"/>
            <w:right w:val="none" w:sz="0" w:space="0" w:color="auto"/>
          </w:divBdr>
        </w:div>
        <w:div w:id="1335380957">
          <w:marLeft w:val="0"/>
          <w:marRight w:val="0"/>
          <w:marTop w:val="0"/>
          <w:marBottom w:val="0"/>
          <w:divBdr>
            <w:top w:val="none" w:sz="0" w:space="0" w:color="auto"/>
            <w:left w:val="none" w:sz="0" w:space="0" w:color="auto"/>
            <w:bottom w:val="none" w:sz="0" w:space="0" w:color="auto"/>
            <w:right w:val="none" w:sz="0" w:space="0" w:color="auto"/>
          </w:divBdr>
        </w:div>
        <w:div w:id="1833328760">
          <w:marLeft w:val="0"/>
          <w:marRight w:val="0"/>
          <w:marTop w:val="0"/>
          <w:marBottom w:val="0"/>
          <w:divBdr>
            <w:top w:val="none" w:sz="0" w:space="0" w:color="auto"/>
            <w:left w:val="none" w:sz="0" w:space="0" w:color="auto"/>
            <w:bottom w:val="none" w:sz="0" w:space="0" w:color="auto"/>
            <w:right w:val="none" w:sz="0" w:space="0" w:color="auto"/>
          </w:divBdr>
        </w:div>
      </w:divsChild>
    </w:div>
    <w:div w:id="54593777">
      <w:bodyDiv w:val="1"/>
      <w:marLeft w:val="0"/>
      <w:marRight w:val="0"/>
      <w:marTop w:val="0"/>
      <w:marBottom w:val="0"/>
      <w:divBdr>
        <w:top w:val="none" w:sz="0" w:space="0" w:color="auto"/>
        <w:left w:val="none" w:sz="0" w:space="0" w:color="auto"/>
        <w:bottom w:val="none" w:sz="0" w:space="0" w:color="auto"/>
        <w:right w:val="none" w:sz="0" w:space="0" w:color="auto"/>
      </w:divBdr>
    </w:div>
    <w:div w:id="56704821">
      <w:bodyDiv w:val="1"/>
      <w:marLeft w:val="0"/>
      <w:marRight w:val="0"/>
      <w:marTop w:val="0"/>
      <w:marBottom w:val="0"/>
      <w:divBdr>
        <w:top w:val="none" w:sz="0" w:space="0" w:color="auto"/>
        <w:left w:val="none" w:sz="0" w:space="0" w:color="auto"/>
        <w:bottom w:val="none" w:sz="0" w:space="0" w:color="auto"/>
        <w:right w:val="none" w:sz="0" w:space="0" w:color="auto"/>
      </w:divBdr>
      <w:divsChild>
        <w:div w:id="252667619">
          <w:marLeft w:val="0"/>
          <w:marRight w:val="0"/>
          <w:marTop w:val="0"/>
          <w:marBottom w:val="445"/>
          <w:divBdr>
            <w:top w:val="none" w:sz="0" w:space="0" w:color="auto"/>
            <w:left w:val="none" w:sz="0" w:space="0" w:color="auto"/>
            <w:bottom w:val="none" w:sz="0" w:space="0" w:color="auto"/>
            <w:right w:val="none" w:sz="0" w:space="0" w:color="auto"/>
          </w:divBdr>
          <w:divsChild>
            <w:div w:id="809833741">
              <w:marLeft w:val="0"/>
              <w:marRight w:val="0"/>
              <w:marTop w:val="0"/>
              <w:marBottom w:val="0"/>
              <w:divBdr>
                <w:top w:val="none" w:sz="0" w:space="0" w:color="auto"/>
                <w:left w:val="none" w:sz="0" w:space="0" w:color="auto"/>
                <w:bottom w:val="none" w:sz="0" w:space="0" w:color="auto"/>
                <w:right w:val="none" w:sz="0" w:space="0" w:color="auto"/>
              </w:divBdr>
            </w:div>
          </w:divsChild>
        </w:div>
        <w:div w:id="1208760210">
          <w:marLeft w:val="225"/>
          <w:marRight w:val="0"/>
          <w:marTop w:val="0"/>
          <w:marBottom w:val="445"/>
          <w:divBdr>
            <w:top w:val="none" w:sz="0" w:space="0" w:color="auto"/>
            <w:left w:val="none" w:sz="0" w:space="0" w:color="auto"/>
            <w:bottom w:val="none" w:sz="0" w:space="0" w:color="auto"/>
            <w:right w:val="none" w:sz="0" w:space="0" w:color="auto"/>
          </w:divBdr>
          <w:divsChild>
            <w:div w:id="1088189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05225">
      <w:bodyDiv w:val="1"/>
      <w:marLeft w:val="0"/>
      <w:marRight w:val="0"/>
      <w:marTop w:val="0"/>
      <w:marBottom w:val="0"/>
      <w:divBdr>
        <w:top w:val="none" w:sz="0" w:space="0" w:color="auto"/>
        <w:left w:val="none" w:sz="0" w:space="0" w:color="auto"/>
        <w:bottom w:val="none" w:sz="0" w:space="0" w:color="auto"/>
        <w:right w:val="none" w:sz="0" w:space="0" w:color="auto"/>
      </w:divBdr>
      <w:divsChild>
        <w:div w:id="1998996114">
          <w:marLeft w:val="0"/>
          <w:marRight w:val="0"/>
          <w:marTop w:val="0"/>
          <w:marBottom w:val="0"/>
          <w:divBdr>
            <w:top w:val="none" w:sz="0" w:space="0" w:color="auto"/>
            <w:left w:val="none" w:sz="0" w:space="0" w:color="auto"/>
            <w:bottom w:val="none" w:sz="0" w:space="0" w:color="auto"/>
            <w:right w:val="none" w:sz="0" w:space="0" w:color="auto"/>
          </w:divBdr>
          <w:divsChild>
            <w:div w:id="589968481">
              <w:marLeft w:val="0"/>
              <w:marRight w:val="0"/>
              <w:marTop w:val="100"/>
              <w:marBottom w:val="100"/>
              <w:divBdr>
                <w:top w:val="single" w:sz="2" w:space="0" w:color="D9D9E3"/>
                <w:left w:val="single" w:sz="2" w:space="0" w:color="D9D9E3"/>
                <w:bottom w:val="single" w:sz="2" w:space="0" w:color="D9D9E3"/>
                <w:right w:val="single" w:sz="2" w:space="0" w:color="D9D9E3"/>
              </w:divBdr>
              <w:divsChild>
                <w:div w:id="1330906830">
                  <w:marLeft w:val="0"/>
                  <w:marRight w:val="0"/>
                  <w:marTop w:val="0"/>
                  <w:marBottom w:val="0"/>
                  <w:divBdr>
                    <w:top w:val="single" w:sz="2" w:space="0" w:color="D9D9E3"/>
                    <w:left w:val="single" w:sz="2" w:space="0" w:color="D9D9E3"/>
                    <w:bottom w:val="single" w:sz="2" w:space="0" w:color="D9D9E3"/>
                    <w:right w:val="single" w:sz="2" w:space="0" w:color="D9D9E3"/>
                  </w:divBdr>
                  <w:divsChild>
                    <w:div w:id="368259815">
                      <w:marLeft w:val="0"/>
                      <w:marRight w:val="0"/>
                      <w:marTop w:val="0"/>
                      <w:marBottom w:val="0"/>
                      <w:divBdr>
                        <w:top w:val="single" w:sz="2" w:space="0" w:color="D9D9E3"/>
                        <w:left w:val="single" w:sz="2" w:space="0" w:color="D9D9E3"/>
                        <w:bottom w:val="single" w:sz="2" w:space="0" w:color="D9D9E3"/>
                        <w:right w:val="single" w:sz="2" w:space="0" w:color="D9D9E3"/>
                      </w:divBdr>
                      <w:divsChild>
                        <w:div w:id="2138444795">
                          <w:marLeft w:val="0"/>
                          <w:marRight w:val="0"/>
                          <w:marTop w:val="0"/>
                          <w:marBottom w:val="0"/>
                          <w:divBdr>
                            <w:top w:val="single" w:sz="2" w:space="0" w:color="D9D9E3"/>
                            <w:left w:val="single" w:sz="2" w:space="0" w:color="D9D9E3"/>
                            <w:bottom w:val="single" w:sz="2" w:space="0" w:color="D9D9E3"/>
                            <w:right w:val="single" w:sz="2" w:space="0" w:color="D9D9E3"/>
                          </w:divBdr>
                          <w:divsChild>
                            <w:div w:id="1547377602">
                              <w:marLeft w:val="0"/>
                              <w:marRight w:val="0"/>
                              <w:marTop w:val="0"/>
                              <w:marBottom w:val="0"/>
                              <w:divBdr>
                                <w:top w:val="single" w:sz="2" w:space="0" w:color="D9D9E3"/>
                                <w:left w:val="single" w:sz="2" w:space="0" w:color="D9D9E3"/>
                                <w:bottom w:val="single" w:sz="2" w:space="0" w:color="D9D9E3"/>
                                <w:right w:val="single" w:sz="2" w:space="0" w:color="D9D9E3"/>
                              </w:divBdr>
                              <w:divsChild>
                                <w:div w:id="1439985441">
                                  <w:marLeft w:val="0"/>
                                  <w:marRight w:val="0"/>
                                  <w:marTop w:val="0"/>
                                  <w:marBottom w:val="0"/>
                                  <w:divBdr>
                                    <w:top w:val="single" w:sz="2" w:space="0" w:color="D9D9E3"/>
                                    <w:left w:val="single" w:sz="2" w:space="0" w:color="D9D9E3"/>
                                    <w:bottom w:val="single" w:sz="2" w:space="0" w:color="D9D9E3"/>
                                    <w:right w:val="single" w:sz="2" w:space="0" w:color="D9D9E3"/>
                                  </w:divBdr>
                                  <w:divsChild>
                                    <w:div w:id="743067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96413477">
      <w:bodyDiv w:val="1"/>
      <w:marLeft w:val="0"/>
      <w:marRight w:val="0"/>
      <w:marTop w:val="0"/>
      <w:marBottom w:val="0"/>
      <w:divBdr>
        <w:top w:val="none" w:sz="0" w:space="0" w:color="auto"/>
        <w:left w:val="none" w:sz="0" w:space="0" w:color="auto"/>
        <w:bottom w:val="none" w:sz="0" w:space="0" w:color="auto"/>
        <w:right w:val="none" w:sz="0" w:space="0" w:color="auto"/>
      </w:divBdr>
    </w:div>
    <w:div w:id="125047577">
      <w:bodyDiv w:val="1"/>
      <w:marLeft w:val="0"/>
      <w:marRight w:val="0"/>
      <w:marTop w:val="0"/>
      <w:marBottom w:val="0"/>
      <w:divBdr>
        <w:top w:val="none" w:sz="0" w:space="0" w:color="auto"/>
        <w:left w:val="none" w:sz="0" w:space="0" w:color="auto"/>
        <w:bottom w:val="none" w:sz="0" w:space="0" w:color="auto"/>
        <w:right w:val="none" w:sz="0" w:space="0" w:color="auto"/>
      </w:divBdr>
      <w:divsChild>
        <w:div w:id="1916697128">
          <w:marLeft w:val="0"/>
          <w:marRight w:val="0"/>
          <w:marTop w:val="0"/>
          <w:marBottom w:val="0"/>
          <w:divBdr>
            <w:top w:val="none" w:sz="0" w:space="0" w:color="auto"/>
            <w:left w:val="none" w:sz="0" w:space="0" w:color="auto"/>
            <w:bottom w:val="none" w:sz="0" w:space="0" w:color="auto"/>
            <w:right w:val="none" w:sz="0" w:space="0" w:color="auto"/>
          </w:divBdr>
        </w:div>
      </w:divsChild>
    </w:div>
    <w:div w:id="186800853">
      <w:bodyDiv w:val="1"/>
      <w:marLeft w:val="0"/>
      <w:marRight w:val="0"/>
      <w:marTop w:val="0"/>
      <w:marBottom w:val="0"/>
      <w:divBdr>
        <w:top w:val="none" w:sz="0" w:space="0" w:color="auto"/>
        <w:left w:val="none" w:sz="0" w:space="0" w:color="auto"/>
        <w:bottom w:val="none" w:sz="0" w:space="0" w:color="auto"/>
        <w:right w:val="none" w:sz="0" w:space="0" w:color="auto"/>
      </w:divBdr>
    </w:div>
    <w:div w:id="226115142">
      <w:bodyDiv w:val="1"/>
      <w:marLeft w:val="0"/>
      <w:marRight w:val="0"/>
      <w:marTop w:val="0"/>
      <w:marBottom w:val="0"/>
      <w:divBdr>
        <w:top w:val="none" w:sz="0" w:space="0" w:color="auto"/>
        <w:left w:val="none" w:sz="0" w:space="0" w:color="auto"/>
        <w:bottom w:val="none" w:sz="0" w:space="0" w:color="auto"/>
        <w:right w:val="none" w:sz="0" w:space="0" w:color="auto"/>
      </w:divBdr>
    </w:div>
    <w:div w:id="228538374">
      <w:bodyDiv w:val="1"/>
      <w:marLeft w:val="0"/>
      <w:marRight w:val="0"/>
      <w:marTop w:val="0"/>
      <w:marBottom w:val="0"/>
      <w:divBdr>
        <w:top w:val="none" w:sz="0" w:space="0" w:color="auto"/>
        <w:left w:val="none" w:sz="0" w:space="0" w:color="auto"/>
        <w:bottom w:val="none" w:sz="0" w:space="0" w:color="auto"/>
        <w:right w:val="none" w:sz="0" w:space="0" w:color="auto"/>
      </w:divBdr>
    </w:div>
    <w:div w:id="237718849">
      <w:bodyDiv w:val="1"/>
      <w:marLeft w:val="0"/>
      <w:marRight w:val="0"/>
      <w:marTop w:val="0"/>
      <w:marBottom w:val="0"/>
      <w:divBdr>
        <w:top w:val="none" w:sz="0" w:space="0" w:color="auto"/>
        <w:left w:val="none" w:sz="0" w:space="0" w:color="auto"/>
        <w:bottom w:val="none" w:sz="0" w:space="0" w:color="auto"/>
        <w:right w:val="none" w:sz="0" w:space="0" w:color="auto"/>
      </w:divBdr>
    </w:div>
    <w:div w:id="248120785">
      <w:bodyDiv w:val="1"/>
      <w:marLeft w:val="0"/>
      <w:marRight w:val="0"/>
      <w:marTop w:val="0"/>
      <w:marBottom w:val="0"/>
      <w:divBdr>
        <w:top w:val="none" w:sz="0" w:space="0" w:color="auto"/>
        <w:left w:val="none" w:sz="0" w:space="0" w:color="auto"/>
        <w:bottom w:val="none" w:sz="0" w:space="0" w:color="auto"/>
        <w:right w:val="none" w:sz="0" w:space="0" w:color="auto"/>
      </w:divBdr>
    </w:div>
    <w:div w:id="291789631">
      <w:bodyDiv w:val="1"/>
      <w:marLeft w:val="0"/>
      <w:marRight w:val="0"/>
      <w:marTop w:val="0"/>
      <w:marBottom w:val="0"/>
      <w:divBdr>
        <w:top w:val="none" w:sz="0" w:space="0" w:color="auto"/>
        <w:left w:val="none" w:sz="0" w:space="0" w:color="auto"/>
        <w:bottom w:val="none" w:sz="0" w:space="0" w:color="auto"/>
        <w:right w:val="none" w:sz="0" w:space="0" w:color="auto"/>
      </w:divBdr>
      <w:divsChild>
        <w:div w:id="676881108">
          <w:marLeft w:val="0"/>
          <w:marRight w:val="0"/>
          <w:marTop w:val="0"/>
          <w:marBottom w:val="0"/>
          <w:divBdr>
            <w:top w:val="none" w:sz="0" w:space="0" w:color="auto"/>
            <w:left w:val="none" w:sz="0" w:space="0" w:color="auto"/>
            <w:bottom w:val="none" w:sz="0" w:space="0" w:color="auto"/>
            <w:right w:val="none" w:sz="0" w:space="0" w:color="auto"/>
          </w:divBdr>
        </w:div>
        <w:div w:id="104689806">
          <w:marLeft w:val="0"/>
          <w:marRight w:val="0"/>
          <w:marTop w:val="0"/>
          <w:marBottom w:val="0"/>
          <w:divBdr>
            <w:top w:val="none" w:sz="0" w:space="0" w:color="auto"/>
            <w:left w:val="none" w:sz="0" w:space="0" w:color="auto"/>
            <w:bottom w:val="none" w:sz="0" w:space="0" w:color="auto"/>
            <w:right w:val="none" w:sz="0" w:space="0" w:color="auto"/>
          </w:divBdr>
        </w:div>
        <w:div w:id="641471263">
          <w:marLeft w:val="0"/>
          <w:marRight w:val="0"/>
          <w:marTop w:val="0"/>
          <w:marBottom w:val="0"/>
          <w:divBdr>
            <w:top w:val="none" w:sz="0" w:space="0" w:color="auto"/>
            <w:left w:val="none" w:sz="0" w:space="0" w:color="auto"/>
            <w:bottom w:val="none" w:sz="0" w:space="0" w:color="auto"/>
            <w:right w:val="none" w:sz="0" w:space="0" w:color="auto"/>
          </w:divBdr>
        </w:div>
        <w:div w:id="210850735">
          <w:marLeft w:val="0"/>
          <w:marRight w:val="0"/>
          <w:marTop w:val="0"/>
          <w:marBottom w:val="0"/>
          <w:divBdr>
            <w:top w:val="none" w:sz="0" w:space="0" w:color="auto"/>
            <w:left w:val="none" w:sz="0" w:space="0" w:color="auto"/>
            <w:bottom w:val="none" w:sz="0" w:space="0" w:color="auto"/>
            <w:right w:val="none" w:sz="0" w:space="0" w:color="auto"/>
          </w:divBdr>
        </w:div>
        <w:div w:id="2138375279">
          <w:marLeft w:val="0"/>
          <w:marRight w:val="0"/>
          <w:marTop w:val="0"/>
          <w:marBottom w:val="0"/>
          <w:divBdr>
            <w:top w:val="none" w:sz="0" w:space="0" w:color="auto"/>
            <w:left w:val="none" w:sz="0" w:space="0" w:color="auto"/>
            <w:bottom w:val="none" w:sz="0" w:space="0" w:color="auto"/>
            <w:right w:val="none" w:sz="0" w:space="0" w:color="auto"/>
          </w:divBdr>
        </w:div>
        <w:div w:id="508181895">
          <w:marLeft w:val="0"/>
          <w:marRight w:val="0"/>
          <w:marTop w:val="0"/>
          <w:marBottom w:val="0"/>
          <w:divBdr>
            <w:top w:val="none" w:sz="0" w:space="0" w:color="auto"/>
            <w:left w:val="none" w:sz="0" w:space="0" w:color="auto"/>
            <w:bottom w:val="none" w:sz="0" w:space="0" w:color="auto"/>
            <w:right w:val="none" w:sz="0" w:space="0" w:color="auto"/>
          </w:divBdr>
        </w:div>
        <w:div w:id="1897084482">
          <w:marLeft w:val="0"/>
          <w:marRight w:val="0"/>
          <w:marTop w:val="0"/>
          <w:marBottom w:val="0"/>
          <w:divBdr>
            <w:top w:val="none" w:sz="0" w:space="0" w:color="auto"/>
            <w:left w:val="none" w:sz="0" w:space="0" w:color="auto"/>
            <w:bottom w:val="none" w:sz="0" w:space="0" w:color="auto"/>
            <w:right w:val="none" w:sz="0" w:space="0" w:color="auto"/>
          </w:divBdr>
        </w:div>
        <w:div w:id="526792789">
          <w:marLeft w:val="0"/>
          <w:marRight w:val="0"/>
          <w:marTop w:val="0"/>
          <w:marBottom w:val="0"/>
          <w:divBdr>
            <w:top w:val="none" w:sz="0" w:space="0" w:color="auto"/>
            <w:left w:val="none" w:sz="0" w:space="0" w:color="auto"/>
            <w:bottom w:val="none" w:sz="0" w:space="0" w:color="auto"/>
            <w:right w:val="none" w:sz="0" w:space="0" w:color="auto"/>
          </w:divBdr>
        </w:div>
        <w:div w:id="906190581">
          <w:marLeft w:val="0"/>
          <w:marRight w:val="0"/>
          <w:marTop w:val="0"/>
          <w:marBottom w:val="0"/>
          <w:divBdr>
            <w:top w:val="none" w:sz="0" w:space="0" w:color="auto"/>
            <w:left w:val="none" w:sz="0" w:space="0" w:color="auto"/>
            <w:bottom w:val="none" w:sz="0" w:space="0" w:color="auto"/>
            <w:right w:val="none" w:sz="0" w:space="0" w:color="auto"/>
          </w:divBdr>
        </w:div>
        <w:div w:id="318384004">
          <w:marLeft w:val="0"/>
          <w:marRight w:val="0"/>
          <w:marTop w:val="0"/>
          <w:marBottom w:val="0"/>
          <w:divBdr>
            <w:top w:val="none" w:sz="0" w:space="0" w:color="auto"/>
            <w:left w:val="none" w:sz="0" w:space="0" w:color="auto"/>
            <w:bottom w:val="none" w:sz="0" w:space="0" w:color="auto"/>
            <w:right w:val="none" w:sz="0" w:space="0" w:color="auto"/>
          </w:divBdr>
        </w:div>
        <w:div w:id="253783213">
          <w:marLeft w:val="0"/>
          <w:marRight w:val="0"/>
          <w:marTop w:val="0"/>
          <w:marBottom w:val="0"/>
          <w:divBdr>
            <w:top w:val="none" w:sz="0" w:space="0" w:color="auto"/>
            <w:left w:val="none" w:sz="0" w:space="0" w:color="auto"/>
            <w:bottom w:val="none" w:sz="0" w:space="0" w:color="auto"/>
            <w:right w:val="none" w:sz="0" w:space="0" w:color="auto"/>
          </w:divBdr>
        </w:div>
        <w:div w:id="1555698164">
          <w:marLeft w:val="0"/>
          <w:marRight w:val="0"/>
          <w:marTop w:val="0"/>
          <w:marBottom w:val="0"/>
          <w:divBdr>
            <w:top w:val="none" w:sz="0" w:space="0" w:color="auto"/>
            <w:left w:val="none" w:sz="0" w:space="0" w:color="auto"/>
            <w:bottom w:val="none" w:sz="0" w:space="0" w:color="auto"/>
            <w:right w:val="none" w:sz="0" w:space="0" w:color="auto"/>
          </w:divBdr>
        </w:div>
        <w:div w:id="997226413">
          <w:marLeft w:val="0"/>
          <w:marRight w:val="0"/>
          <w:marTop w:val="0"/>
          <w:marBottom w:val="0"/>
          <w:divBdr>
            <w:top w:val="none" w:sz="0" w:space="0" w:color="auto"/>
            <w:left w:val="none" w:sz="0" w:space="0" w:color="auto"/>
            <w:bottom w:val="none" w:sz="0" w:space="0" w:color="auto"/>
            <w:right w:val="none" w:sz="0" w:space="0" w:color="auto"/>
          </w:divBdr>
        </w:div>
        <w:div w:id="1157721966">
          <w:marLeft w:val="0"/>
          <w:marRight w:val="0"/>
          <w:marTop w:val="0"/>
          <w:marBottom w:val="0"/>
          <w:divBdr>
            <w:top w:val="none" w:sz="0" w:space="0" w:color="auto"/>
            <w:left w:val="none" w:sz="0" w:space="0" w:color="auto"/>
            <w:bottom w:val="none" w:sz="0" w:space="0" w:color="auto"/>
            <w:right w:val="none" w:sz="0" w:space="0" w:color="auto"/>
          </w:divBdr>
        </w:div>
        <w:div w:id="1695496019">
          <w:marLeft w:val="0"/>
          <w:marRight w:val="0"/>
          <w:marTop w:val="0"/>
          <w:marBottom w:val="0"/>
          <w:divBdr>
            <w:top w:val="none" w:sz="0" w:space="0" w:color="auto"/>
            <w:left w:val="none" w:sz="0" w:space="0" w:color="auto"/>
            <w:bottom w:val="none" w:sz="0" w:space="0" w:color="auto"/>
            <w:right w:val="none" w:sz="0" w:space="0" w:color="auto"/>
          </w:divBdr>
        </w:div>
        <w:div w:id="2141338924">
          <w:marLeft w:val="0"/>
          <w:marRight w:val="0"/>
          <w:marTop w:val="0"/>
          <w:marBottom w:val="0"/>
          <w:divBdr>
            <w:top w:val="none" w:sz="0" w:space="0" w:color="auto"/>
            <w:left w:val="none" w:sz="0" w:space="0" w:color="auto"/>
            <w:bottom w:val="none" w:sz="0" w:space="0" w:color="auto"/>
            <w:right w:val="none" w:sz="0" w:space="0" w:color="auto"/>
          </w:divBdr>
        </w:div>
        <w:div w:id="1756630908">
          <w:marLeft w:val="0"/>
          <w:marRight w:val="0"/>
          <w:marTop w:val="0"/>
          <w:marBottom w:val="0"/>
          <w:divBdr>
            <w:top w:val="none" w:sz="0" w:space="0" w:color="auto"/>
            <w:left w:val="none" w:sz="0" w:space="0" w:color="auto"/>
            <w:bottom w:val="none" w:sz="0" w:space="0" w:color="auto"/>
            <w:right w:val="none" w:sz="0" w:space="0" w:color="auto"/>
          </w:divBdr>
        </w:div>
        <w:div w:id="372315837">
          <w:marLeft w:val="0"/>
          <w:marRight w:val="0"/>
          <w:marTop w:val="0"/>
          <w:marBottom w:val="0"/>
          <w:divBdr>
            <w:top w:val="none" w:sz="0" w:space="0" w:color="auto"/>
            <w:left w:val="none" w:sz="0" w:space="0" w:color="auto"/>
            <w:bottom w:val="none" w:sz="0" w:space="0" w:color="auto"/>
            <w:right w:val="none" w:sz="0" w:space="0" w:color="auto"/>
          </w:divBdr>
        </w:div>
        <w:div w:id="1869367578">
          <w:marLeft w:val="0"/>
          <w:marRight w:val="0"/>
          <w:marTop w:val="0"/>
          <w:marBottom w:val="0"/>
          <w:divBdr>
            <w:top w:val="none" w:sz="0" w:space="0" w:color="auto"/>
            <w:left w:val="none" w:sz="0" w:space="0" w:color="auto"/>
            <w:bottom w:val="none" w:sz="0" w:space="0" w:color="auto"/>
            <w:right w:val="none" w:sz="0" w:space="0" w:color="auto"/>
          </w:divBdr>
        </w:div>
        <w:div w:id="218325111">
          <w:marLeft w:val="0"/>
          <w:marRight w:val="0"/>
          <w:marTop w:val="0"/>
          <w:marBottom w:val="0"/>
          <w:divBdr>
            <w:top w:val="none" w:sz="0" w:space="0" w:color="auto"/>
            <w:left w:val="none" w:sz="0" w:space="0" w:color="auto"/>
            <w:bottom w:val="none" w:sz="0" w:space="0" w:color="auto"/>
            <w:right w:val="none" w:sz="0" w:space="0" w:color="auto"/>
          </w:divBdr>
        </w:div>
        <w:div w:id="1770586205">
          <w:marLeft w:val="0"/>
          <w:marRight w:val="0"/>
          <w:marTop w:val="0"/>
          <w:marBottom w:val="0"/>
          <w:divBdr>
            <w:top w:val="none" w:sz="0" w:space="0" w:color="auto"/>
            <w:left w:val="none" w:sz="0" w:space="0" w:color="auto"/>
            <w:bottom w:val="none" w:sz="0" w:space="0" w:color="auto"/>
            <w:right w:val="none" w:sz="0" w:space="0" w:color="auto"/>
          </w:divBdr>
        </w:div>
        <w:div w:id="1852527322">
          <w:marLeft w:val="0"/>
          <w:marRight w:val="0"/>
          <w:marTop w:val="0"/>
          <w:marBottom w:val="0"/>
          <w:divBdr>
            <w:top w:val="none" w:sz="0" w:space="0" w:color="auto"/>
            <w:left w:val="none" w:sz="0" w:space="0" w:color="auto"/>
            <w:bottom w:val="none" w:sz="0" w:space="0" w:color="auto"/>
            <w:right w:val="none" w:sz="0" w:space="0" w:color="auto"/>
          </w:divBdr>
        </w:div>
        <w:div w:id="380328385">
          <w:marLeft w:val="0"/>
          <w:marRight w:val="0"/>
          <w:marTop w:val="0"/>
          <w:marBottom w:val="0"/>
          <w:divBdr>
            <w:top w:val="none" w:sz="0" w:space="0" w:color="auto"/>
            <w:left w:val="none" w:sz="0" w:space="0" w:color="auto"/>
            <w:bottom w:val="none" w:sz="0" w:space="0" w:color="auto"/>
            <w:right w:val="none" w:sz="0" w:space="0" w:color="auto"/>
          </w:divBdr>
        </w:div>
        <w:div w:id="1456560400">
          <w:marLeft w:val="0"/>
          <w:marRight w:val="0"/>
          <w:marTop w:val="0"/>
          <w:marBottom w:val="0"/>
          <w:divBdr>
            <w:top w:val="none" w:sz="0" w:space="0" w:color="auto"/>
            <w:left w:val="none" w:sz="0" w:space="0" w:color="auto"/>
            <w:bottom w:val="none" w:sz="0" w:space="0" w:color="auto"/>
            <w:right w:val="none" w:sz="0" w:space="0" w:color="auto"/>
          </w:divBdr>
        </w:div>
        <w:div w:id="1715305359">
          <w:marLeft w:val="0"/>
          <w:marRight w:val="0"/>
          <w:marTop w:val="0"/>
          <w:marBottom w:val="0"/>
          <w:divBdr>
            <w:top w:val="none" w:sz="0" w:space="0" w:color="auto"/>
            <w:left w:val="none" w:sz="0" w:space="0" w:color="auto"/>
            <w:bottom w:val="none" w:sz="0" w:space="0" w:color="auto"/>
            <w:right w:val="none" w:sz="0" w:space="0" w:color="auto"/>
          </w:divBdr>
        </w:div>
        <w:div w:id="1522014490">
          <w:marLeft w:val="0"/>
          <w:marRight w:val="0"/>
          <w:marTop w:val="0"/>
          <w:marBottom w:val="0"/>
          <w:divBdr>
            <w:top w:val="none" w:sz="0" w:space="0" w:color="auto"/>
            <w:left w:val="none" w:sz="0" w:space="0" w:color="auto"/>
            <w:bottom w:val="none" w:sz="0" w:space="0" w:color="auto"/>
            <w:right w:val="none" w:sz="0" w:space="0" w:color="auto"/>
          </w:divBdr>
        </w:div>
      </w:divsChild>
    </w:div>
    <w:div w:id="312220256">
      <w:bodyDiv w:val="1"/>
      <w:marLeft w:val="0"/>
      <w:marRight w:val="0"/>
      <w:marTop w:val="0"/>
      <w:marBottom w:val="0"/>
      <w:divBdr>
        <w:top w:val="none" w:sz="0" w:space="0" w:color="auto"/>
        <w:left w:val="none" w:sz="0" w:space="0" w:color="auto"/>
        <w:bottom w:val="none" w:sz="0" w:space="0" w:color="auto"/>
        <w:right w:val="none" w:sz="0" w:space="0" w:color="auto"/>
      </w:divBdr>
    </w:div>
    <w:div w:id="366833852">
      <w:bodyDiv w:val="1"/>
      <w:marLeft w:val="0"/>
      <w:marRight w:val="0"/>
      <w:marTop w:val="0"/>
      <w:marBottom w:val="0"/>
      <w:divBdr>
        <w:top w:val="none" w:sz="0" w:space="0" w:color="auto"/>
        <w:left w:val="none" w:sz="0" w:space="0" w:color="auto"/>
        <w:bottom w:val="none" w:sz="0" w:space="0" w:color="auto"/>
        <w:right w:val="none" w:sz="0" w:space="0" w:color="auto"/>
      </w:divBdr>
    </w:div>
    <w:div w:id="381439409">
      <w:bodyDiv w:val="1"/>
      <w:marLeft w:val="0"/>
      <w:marRight w:val="0"/>
      <w:marTop w:val="0"/>
      <w:marBottom w:val="0"/>
      <w:divBdr>
        <w:top w:val="none" w:sz="0" w:space="0" w:color="auto"/>
        <w:left w:val="none" w:sz="0" w:space="0" w:color="auto"/>
        <w:bottom w:val="none" w:sz="0" w:space="0" w:color="auto"/>
        <w:right w:val="none" w:sz="0" w:space="0" w:color="auto"/>
      </w:divBdr>
      <w:divsChild>
        <w:div w:id="1454061264">
          <w:marLeft w:val="0"/>
          <w:marRight w:val="0"/>
          <w:marTop w:val="0"/>
          <w:marBottom w:val="0"/>
          <w:divBdr>
            <w:top w:val="none" w:sz="0" w:space="0" w:color="auto"/>
            <w:left w:val="none" w:sz="0" w:space="0" w:color="auto"/>
            <w:bottom w:val="none" w:sz="0" w:space="0" w:color="auto"/>
            <w:right w:val="none" w:sz="0" w:space="0" w:color="auto"/>
          </w:divBdr>
        </w:div>
        <w:div w:id="1623729841">
          <w:marLeft w:val="0"/>
          <w:marRight w:val="0"/>
          <w:marTop w:val="0"/>
          <w:marBottom w:val="0"/>
          <w:divBdr>
            <w:top w:val="none" w:sz="0" w:space="0" w:color="auto"/>
            <w:left w:val="none" w:sz="0" w:space="0" w:color="auto"/>
            <w:bottom w:val="none" w:sz="0" w:space="0" w:color="auto"/>
            <w:right w:val="none" w:sz="0" w:space="0" w:color="auto"/>
          </w:divBdr>
        </w:div>
        <w:div w:id="1800805061">
          <w:marLeft w:val="0"/>
          <w:marRight w:val="0"/>
          <w:marTop w:val="0"/>
          <w:marBottom w:val="0"/>
          <w:divBdr>
            <w:top w:val="none" w:sz="0" w:space="0" w:color="auto"/>
            <w:left w:val="none" w:sz="0" w:space="0" w:color="auto"/>
            <w:bottom w:val="none" w:sz="0" w:space="0" w:color="auto"/>
            <w:right w:val="none" w:sz="0" w:space="0" w:color="auto"/>
          </w:divBdr>
        </w:div>
        <w:div w:id="2006202416">
          <w:marLeft w:val="0"/>
          <w:marRight w:val="0"/>
          <w:marTop w:val="0"/>
          <w:marBottom w:val="0"/>
          <w:divBdr>
            <w:top w:val="none" w:sz="0" w:space="0" w:color="auto"/>
            <w:left w:val="none" w:sz="0" w:space="0" w:color="auto"/>
            <w:bottom w:val="none" w:sz="0" w:space="0" w:color="auto"/>
            <w:right w:val="none" w:sz="0" w:space="0" w:color="auto"/>
          </w:divBdr>
        </w:div>
        <w:div w:id="834956418">
          <w:marLeft w:val="0"/>
          <w:marRight w:val="0"/>
          <w:marTop w:val="0"/>
          <w:marBottom w:val="0"/>
          <w:divBdr>
            <w:top w:val="none" w:sz="0" w:space="0" w:color="auto"/>
            <w:left w:val="none" w:sz="0" w:space="0" w:color="auto"/>
            <w:bottom w:val="none" w:sz="0" w:space="0" w:color="auto"/>
            <w:right w:val="none" w:sz="0" w:space="0" w:color="auto"/>
          </w:divBdr>
        </w:div>
        <w:div w:id="1881435294">
          <w:marLeft w:val="0"/>
          <w:marRight w:val="0"/>
          <w:marTop w:val="0"/>
          <w:marBottom w:val="0"/>
          <w:divBdr>
            <w:top w:val="none" w:sz="0" w:space="0" w:color="auto"/>
            <w:left w:val="none" w:sz="0" w:space="0" w:color="auto"/>
            <w:bottom w:val="none" w:sz="0" w:space="0" w:color="auto"/>
            <w:right w:val="none" w:sz="0" w:space="0" w:color="auto"/>
          </w:divBdr>
        </w:div>
        <w:div w:id="15158165">
          <w:marLeft w:val="0"/>
          <w:marRight w:val="0"/>
          <w:marTop w:val="0"/>
          <w:marBottom w:val="0"/>
          <w:divBdr>
            <w:top w:val="none" w:sz="0" w:space="0" w:color="auto"/>
            <w:left w:val="none" w:sz="0" w:space="0" w:color="auto"/>
            <w:bottom w:val="none" w:sz="0" w:space="0" w:color="auto"/>
            <w:right w:val="none" w:sz="0" w:space="0" w:color="auto"/>
          </w:divBdr>
        </w:div>
        <w:div w:id="922447160">
          <w:marLeft w:val="0"/>
          <w:marRight w:val="0"/>
          <w:marTop w:val="0"/>
          <w:marBottom w:val="0"/>
          <w:divBdr>
            <w:top w:val="none" w:sz="0" w:space="0" w:color="auto"/>
            <w:left w:val="none" w:sz="0" w:space="0" w:color="auto"/>
            <w:bottom w:val="none" w:sz="0" w:space="0" w:color="auto"/>
            <w:right w:val="none" w:sz="0" w:space="0" w:color="auto"/>
          </w:divBdr>
        </w:div>
        <w:div w:id="622345751">
          <w:marLeft w:val="0"/>
          <w:marRight w:val="0"/>
          <w:marTop w:val="0"/>
          <w:marBottom w:val="0"/>
          <w:divBdr>
            <w:top w:val="none" w:sz="0" w:space="0" w:color="auto"/>
            <w:left w:val="none" w:sz="0" w:space="0" w:color="auto"/>
            <w:bottom w:val="none" w:sz="0" w:space="0" w:color="auto"/>
            <w:right w:val="none" w:sz="0" w:space="0" w:color="auto"/>
          </w:divBdr>
        </w:div>
        <w:div w:id="173224397">
          <w:marLeft w:val="0"/>
          <w:marRight w:val="0"/>
          <w:marTop w:val="0"/>
          <w:marBottom w:val="0"/>
          <w:divBdr>
            <w:top w:val="none" w:sz="0" w:space="0" w:color="auto"/>
            <w:left w:val="none" w:sz="0" w:space="0" w:color="auto"/>
            <w:bottom w:val="none" w:sz="0" w:space="0" w:color="auto"/>
            <w:right w:val="none" w:sz="0" w:space="0" w:color="auto"/>
          </w:divBdr>
        </w:div>
        <w:div w:id="526410788">
          <w:marLeft w:val="0"/>
          <w:marRight w:val="0"/>
          <w:marTop w:val="0"/>
          <w:marBottom w:val="0"/>
          <w:divBdr>
            <w:top w:val="none" w:sz="0" w:space="0" w:color="auto"/>
            <w:left w:val="none" w:sz="0" w:space="0" w:color="auto"/>
            <w:bottom w:val="none" w:sz="0" w:space="0" w:color="auto"/>
            <w:right w:val="none" w:sz="0" w:space="0" w:color="auto"/>
          </w:divBdr>
        </w:div>
        <w:div w:id="1312372346">
          <w:marLeft w:val="0"/>
          <w:marRight w:val="0"/>
          <w:marTop w:val="0"/>
          <w:marBottom w:val="0"/>
          <w:divBdr>
            <w:top w:val="none" w:sz="0" w:space="0" w:color="auto"/>
            <w:left w:val="none" w:sz="0" w:space="0" w:color="auto"/>
            <w:bottom w:val="none" w:sz="0" w:space="0" w:color="auto"/>
            <w:right w:val="none" w:sz="0" w:space="0" w:color="auto"/>
          </w:divBdr>
        </w:div>
        <w:div w:id="2042389613">
          <w:marLeft w:val="0"/>
          <w:marRight w:val="0"/>
          <w:marTop w:val="0"/>
          <w:marBottom w:val="0"/>
          <w:divBdr>
            <w:top w:val="none" w:sz="0" w:space="0" w:color="auto"/>
            <w:left w:val="none" w:sz="0" w:space="0" w:color="auto"/>
            <w:bottom w:val="none" w:sz="0" w:space="0" w:color="auto"/>
            <w:right w:val="none" w:sz="0" w:space="0" w:color="auto"/>
          </w:divBdr>
        </w:div>
        <w:div w:id="1155295533">
          <w:marLeft w:val="0"/>
          <w:marRight w:val="0"/>
          <w:marTop w:val="0"/>
          <w:marBottom w:val="0"/>
          <w:divBdr>
            <w:top w:val="none" w:sz="0" w:space="0" w:color="auto"/>
            <w:left w:val="none" w:sz="0" w:space="0" w:color="auto"/>
            <w:bottom w:val="none" w:sz="0" w:space="0" w:color="auto"/>
            <w:right w:val="none" w:sz="0" w:space="0" w:color="auto"/>
          </w:divBdr>
        </w:div>
        <w:div w:id="211424739">
          <w:marLeft w:val="0"/>
          <w:marRight w:val="0"/>
          <w:marTop w:val="0"/>
          <w:marBottom w:val="0"/>
          <w:divBdr>
            <w:top w:val="none" w:sz="0" w:space="0" w:color="auto"/>
            <w:left w:val="none" w:sz="0" w:space="0" w:color="auto"/>
            <w:bottom w:val="none" w:sz="0" w:space="0" w:color="auto"/>
            <w:right w:val="none" w:sz="0" w:space="0" w:color="auto"/>
          </w:divBdr>
        </w:div>
        <w:div w:id="859663606">
          <w:marLeft w:val="0"/>
          <w:marRight w:val="0"/>
          <w:marTop w:val="0"/>
          <w:marBottom w:val="0"/>
          <w:divBdr>
            <w:top w:val="none" w:sz="0" w:space="0" w:color="auto"/>
            <w:left w:val="none" w:sz="0" w:space="0" w:color="auto"/>
            <w:bottom w:val="none" w:sz="0" w:space="0" w:color="auto"/>
            <w:right w:val="none" w:sz="0" w:space="0" w:color="auto"/>
          </w:divBdr>
        </w:div>
        <w:div w:id="1218861858">
          <w:marLeft w:val="0"/>
          <w:marRight w:val="0"/>
          <w:marTop w:val="0"/>
          <w:marBottom w:val="0"/>
          <w:divBdr>
            <w:top w:val="none" w:sz="0" w:space="0" w:color="auto"/>
            <w:left w:val="none" w:sz="0" w:space="0" w:color="auto"/>
            <w:bottom w:val="none" w:sz="0" w:space="0" w:color="auto"/>
            <w:right w:val="none" w:sz="0" w:space="0" w:color="auto"/>
          </w:divBdr>
        </w:div>
        <w:div w:id="1065100940">
          <w:marLeft w:val="0"/>
          <w:marRight w:val="0"/>
          <w:marTop w:val="0"/>
          <w:marBottom w:val="0"/>
          <w:divBdr>
            <w:top w:val="none" w:sz="0" w:space="0" w:color="auto"/>
            <w:left w:val="none" w:sz="0" w:space="0" w:color="auto"/>
            <w:bottom w:val="none" w:sz="0" w:space="0" w:color="auto"/>
            <w:right w:val="none" w:sz="0" w:space="0" w:color="auto"/>
          </w:divBdr>
        </w:div>
        <w:div w:id="1632009182">
          <w:marLeft w:val="0"/>
          <w:marRight w:val="0"/>
          <w:marTop w:val="0"/>
          <w:marBottom w:val="0"/>
          <w:divBdr>
            <w:top w:val="none" w:sz="0" w:space="0" w:color="auto"/>
            <w:left w:val="none" w:sz="0" w:space="0" w:color="auto"/>
            <w:bottom w:val="none" w:sz="0" w:space="0" w:color="auto"/>
            <w:right w:val="none" w:sz="0" w:space="0" w:color="auto"/>
          </w:divBdr>
        </w:div>
        <w:div w:id="605430558">
          <w:marLeft w:val="0"/>
          <w:marRight w:val="0"/>
          <w:marTop w:val="0"/>
          <w:marBottom w:val="0"/>
          <w:divBdr>
            <w:top w:val="none" w:sz="0" w:space="0" w:color="auto"/>
            <w:left w:val="none" w:sz="0" w:space="0" w:color="auto"/>
            <w:bottom w:val="none" w:sz="0" w:space="0" w:color="auto"/>
            <w:right w:val="none" w:sz="0" w:space="0" w:color="auto"/>
          </w:divBdr>
        </w:div>
        <w:div w:id="946547488">
          <w:marLeft w:val="0"/>
          <w:marRight w:val="0"/>
          <w:marTop w:val="0"/>
          <w:marBottom w:val="0"/>
          <w:divBdr>
            <w:top w:val="none" w:sz="0" w:space="0" w:color="auto"/>
            <w:left w:val="none" w:sz="0" w:space="0" w:color="auto"/>
            <w:bottom w:val="none" w:sz="0" w:space="0" w:color="auto"/>
            <w:right w:val="none" w:sz="0" w:space="0" w:color="auto"/>
          </w:divBdr>
        </w:div>
        <w:div w:id="8215792">
          <w:marLeft w:val="0"/>
          <w:marRight w:val="0"/>
          <w:marTop w:val="0"/>
          <w:marBottom w:val="0"/>
          <w:divBdr>
            <w:top w:val="none" w:sz="0" w:space="0" w:color="auto"/>
            <w:left w:val="none" w:sz="0" w:space="0" w:color="auto"/>
            <w:bottom w:val="none" w:sz="0" w:space="0" w:color="auto"/>
            <w:right w:val="none" w:sz="0" w:space="0" w:color="auto"/>
          </w:divBdr>
        </w:div>
        <w:div w:id="175267944">
          <w:marLeft w:val="0"/>
          <w:marRight w:val="0"/>
          <w:marTop w:val="0"/>
          <w:marBottom w:val="0"/>
          <w:divBdr>
            <w:top w:val="none" w:sz="0" w:space="0" w:color="auto"/>
            <w:left w:val="none" w:sz="0" w:space="0" w:color="auto"/>
            <w:bottom w:val="none" w:sz="0" w:space="0" w:color="auto"/>
            <w:right w:val="none" w:sz="0" w:space="0" w:color="auto"/>
          </w:divBdr>
        </w:div>
        <w:div w:id="230964917">
          <w:marLeft w:val="0"/>
          <w:marRight w:val="0"/>
          <w:marTop w:val="0"/>
          <w:marBottom w:val="0"/>
          <w:divBdr>
            <w:top w:val="none" w:sz="0" w:space="0" w:color="auto"/>
            <w:left w:val="none" w:sz="0" w:space="0" w:color="auto"/>
            <w:bottom w:val="none" w:sz="0" w:space="0" w:color="auto"/>
            <w:right w:val="none" w:sz="0" w:space="0" w:color="auto"/>
          </w:divBdr>
        </w:div>
        <w:div w:id="928851023">
          <w:marLeft w:val="0"/>
          <w:marRight w:val="0"/>
          <w:marTop w:val="0"/>
          <w:marBottom w:val="0"/>
          <w:divBdr>
            <w:top w:val="none" w:sz="0" w:space="0" w:color="auto"/>
            <w:left w:val="none" w:sz="0" w:space="0" w:color="auto"/>
            <w:bottom w:val="none" w:sz="0" w:space="0" w:color="auto"/>
            <w:right w:val="none" w:sz="0" w:space="0" w:color="auto"/>
          </w:divBdr>
        </w:div>
        <w:div w:id="1904483444">
          <w:marLeft w:val="0"/>
          <w:marRight w:val="0"/>
          <w:marTop w:val="0"/>
          <w:marBottom w:val="0"/>
          <w:divBdr>
            <w:top w:val="none" w:sz="0" w:space="0" w:color="auto"/>
            <w:left w:val="none" w:sz="0" w:space="0" w:color="auto"/>
            <w:bottom w:val="none" w:sz="0" w:space="0" w:color="auto"/>
            <w:right w:val="none" w:sz="0" w:space="0" w:color="auto"/>
          </w:divBdr>
        </w:div>
      </w:divsChild>
    </w:div>
    <w:div w:id="389427885">
      <w:bodyDiv w:val="1"/>
      <w:marLeft w:val="0"/>
      <w:marRight w:val="0"/>
      <w:marTop w:val="0"/>
      <w:marBottom w:val="0"/>
      <w:divBdr>
        <w:top w:val="none" w:sz="0" w:space="0" w:color="auto"/>
        <w:left w:val="none" w:sz="0" w:space="0" w:color="auto"/>
        <w:bottom w:val="none" w:sz="0" w:space="0" w:color="auto"/>
        <w:right w:val="none" w:sz="0" w:space="0" w:color="auto"/>
      </w:divBdr>
    </w:div>
    <w:div w:id="391272568">
      <w:bodyDiv w:val="1"/>
      <w:marLeft w:val="0"/>
      <w:marRight w:val="0"/>
      <w:marTop w:val="0"/>
      <w:marBottom w:val="0"/>
      <w:divBdr>
        <w:top w:val="none" w:sz="0" w:space="0" w:color="auto"/>
        <w:left w:val="none" w:sz="0" w:space="0" w:color="auto"/>
        <w:bottom w:val="none" w:sz="0" w:space="0" w:color="auto"/>
        <w:right w:val="none" w:sz="0" w:space="0" w:color="auto"/>
      </w:divBdr>
      <w:divsChild>
        <w:div w:id="972908749">
          <w:marLeft w:val="0"/>
          <w:marRight w:val="0"/>
          <w:marTop w:val="0"/>
          <w:marBottom w:val="0"/>
          <w:divBdr>
            <w:top w:val="none" w:sz="0" w:space="0" w:color="auto"/>
            <w:left w:val="none" w:sz="0" w:space="0" w:color="auto"/>
            <w:bottom w:val="none" w:sz="0" w:space="0" w:color="auto"/>
            <w:right w:val="none" w:sz="0" w:space="0" w:color="auto"/>
          </w:divBdr>
        </w:div>
      </w:divsChild>
    </w:div>
    <w:div w:id="436759942">
      <w:bodyDiv w:val="1"/>
      <w:marLeft w:val="0"/>
      <w:marRight w:val="0"/>
      <w:marTop w:val="0"/>
      <w:marBottom w:val="0"/>
      <w:divBdr>
        <w:top w:val="none" w:sz="0" w:space="0" w:color="auto"/>
        <w:left w:val="none" w:sz="0" w:space="0" w:color="auto"/>
        <w:bottom w:val="none" w:sz="0" w:space="0" w:color="auto"/>
        <w:right w:val="none" w:sz="0" w:space="0" w:color="auto"/>
      </w:divBdr>
      <w:divsChild>
        <w:div w:id="982462862">
          <w:marLeft w:val="0"/>
          <w:marRight w:val="0"/>
          <w:marTop w:val="0"/>
          <w:marBottom w:val="0"/>
          <w:divBdr>
            <w:top w:val="none" w:sz="0" w:space="0" w:color="auto"/>
            <w:left w:val="none" w:sz="0" w:space="0" w:color="auto"/>
            <w:bottom w:val="none" w:sz="0" w:space="0" w:color="auto"/>
            <w:right w:val="none" w:sz="0" w:space="0" w:color="auto"/>
          </w:divBdr>
        </w:div>
      </w:divsChild>
    </w:div>
    <w:div w:id="469447874">
      <w:bodyDiv w:val="1"/>
      <w:marLeft w:val="0"/>
      <w:marRight w:val="0"/>
      <w:marTop w:val="0"/>
      <w:marBottom w:val="0"/>
      <w:divBdr>
        <w:top w:val="none" w:sz="0" w:space="0" w:color="auto"/>
        <w:left w:val="none" w:sz="0" w:space="0" w:color="auto"/>
        <w:bottom w:val="none" w:sz="0" w:space="0" w:color="auto"/>
        <w:right w:val="none" w:sz="0" w:space="0" w:color="auto"/>
      </w:divBdr>
    </w:div>
    <w:div w:id="476000743">
      <w:bodyDiv w:val="1"/>
      <w:marLeft w:val="0"/>
      <w:marRight w:val="0"/>
      <w:marTop w:val="0"/>
      <w:marBottom w:val="0"/>
      <w:divBdr>
        <w:top w:val="none" w:sz="0" w:space="0" w:color="auto"/>
        <w:left w:val="none" w:sz="0" w:space="0" w:color="auto"/>
        <w:bottom w:val="none" w:sz="0" w:space="0" w:color="auto"/>
        <w:right w:val="none" w:sz="0" w:space="0" w:color="auto"/>
      </w:divBdr>
      <w:divsChild>
        <w:div w:id="2080324756">
          <w:marLeft w:val="0"/>
          <w:marRight w:val="0"/>
          <w:marTop w:val="0"/>
          <w:marBottom w:val="0"/>
          <w:divBdr>
            <w:top w:val="single" w:sz="2" w:space="0" w:color="E3E3E3"/>
            <w:left w:val="single" w:sz="2" w:space="0" w:color="E3E3E3"/>
            <w:bottom w:val="single" w:sz="2" w:space="0" w:color="E3E3E3"/>
            <w:right w:val="single" w:sz="2" w:space="0" w:color="E3E3E3"/>
          </w:divBdr>
          <w:divsChild>
            <w:div w:id="1166018479">
              <w:marLeft w:val="0"/>
              <w:marRight w:val="0"/>
              <w:marTop w:val="0"/>
              <w:marBottom w:val="0"/>
              <w:divBdr>
                <w:top w:val="single" w:sz="2" w:space="0" w:color="E3E3E3"/>
                <w:left w:val="single" w:sz="2" w:space="0" w:color="E3E3E3"/>
                <w:bottom w:val="single" w:sz="2" w:space="0" w:color="E3E3E3"/>
                <w:right w:val="single" w:sz="2" w:space="0" w:color="E3E3E3"/>
              </w:divBdr>
            </w:div>
            <w:div w:id="1030110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76067734">
          <w:marLeft w:val="0"/>
          <w:marRight w:val="0"/>
          <w:marTop w:val="0"/>
          <w:marBottom w:val="0"/>
          <w:divBdr>
            <w:top w:val="single" w:sz="2" w:space="0" w:color="E3E3E3"/>
            <w:left w:val="single" w:sz="2" w:space="0" w:color="E3E3E3"/>
            <w:bottom w:val="single" w:sz="2" w:space="0" w:color="E3E3E3"/>
            <w:right w:val="single" w:sz="2" w:space="0" w:color="E3E3E3"/>
          </w:divBdr>
          <w:divsChild>
            <w:div w:id="261841103">
              <w:marLeft w:val="0"/>
              <w:marRight w:val="0"/>
              <w:marTop w:val="0"/>
              <w:marBottom w:val="0"/>
              <w:divBdr>
                <w:top w:val="single" w:sz="2" w:space="0" w:color="E3E3E3"/>
                <w:left w:val="single" w:sz="2" w:space="0" w:color="E3E3E3"/>
                <w:bottom w:val="single" w:sz="2" w:space="0" w:color="E3E3E3"/>
                <w:right w:val="single" w:sz="2" w:space="0" w:color="E3E3E3"/>
              </w:divBdr>
            </w:div>
            <w:div w:id="15901115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82088840">
      <w:bodyDiv w:val="1"/>
      <w:marLeft w:val="0"/>
      <w:marRight w:val="0"/>
      <w:marTop w:val="0"/>
      <w:marBottom w:val="0"/>
      <w:divBdr>
        <w:top w:val="none" w:sz="0" w:space="0" w:color="auto"/>
        <w:left w:val="none" w:sz="0" w:space="0" w:color="auto"/>
        <w:bottom w:val="none" w:sz="0" w:space="0" w:color="auto"/>
        <w:right w:val="none" w:sz="0" w:space="0" w:color="auto"/>
      </w:divBdr>
    </w:div>
    <w:div w:id="506679484">
      <w:bodyDiv w:val="1"/>
      <w:marLeft w:val="0"/>
      <w:marRight w:val="0"/>
      <w:marTop w:val="0"/>
      <w:marBottom w:val="0"/>
      <w:divBdr>
        <w:top w:val="none" w:sz="0" w:space="0" w:color="auto"/>
        <w:left w:val="none" w:sz="0" w:space="0" w:color="auto"/>
        <w:bottom w:val="none" w:sz="0" w:space="0" w:color="auto"/>
        <w:right w:val="none" w:sz="0" w:space="0" w:color="auto"/>
      </w:divBdr>
    </w:div>
    <w:div w:id="531382176">
      <w:bodyDiv w:val="1"/>
      <w:marLeft w:val="0"/>
      <w:marRight w:val="0"/>
      <w:marTop w:val="0"/>
      <w:marBottom w:val="0"/>
      <w:divBdr>
        <w:top w:val="none" w:sz="0" w:space="0" w:color="auto"/>
        <w:left w:val="none" w:sz="0" w:space="0" w:color="auto"/>
        <w:bottom w:val="none" w:sz="0" w:space="0" w:color="auto"/>
        <w:right w:val="none" w:sz="0" w:space="0" w:color="auto"/>
      </w:divBdr>
      <w:divsChild>
        <w:div w:id="579103675">
          <w:marLeft w:val="0"/>
          <w:marRight w:val="0"/>
          <w:marTop w:val="0"/>
          <w:marBottom w:val="0"/>
          <w:divBdr>
            <w:top w:val="none" w:sz="0" w:space="0" w:color="auto"/>
            <w:left w:val="none" w:sz="0" w:space="0" w:color="auto"/>
            <w:bottom w:val="none" w:sz="0" w:space="0" w:color="auto"/>
            <w:right w:val="none" w:sz="0" w:space="0" w:color="auto"/>
          </w:divBdr>
        </w:div>
      </w:divsChild>
    </w:div>
    <w:div w:id="569657737">
      <w:bodyDiv w:val="1"/>
      <w:marLeft w:val="0"/>
      <w:marRight w:val="0"/>
      <w:marTop w:val="0"/>
      <w:marBottom w:val="0"/>
      <w:divBdr>
        <w:top w:val="none" w:sz="0" w:space="0" w:color="auto"/>
        <w:left w:val="none" w:sz="0" w:space="0" w:color="auto"/>
        <w:bottom w:val="none" w:sz="0" w:space="0" w:color="auto"/>
        <w:right w:val="none" w:sz="0" w:space="0" w:color="auto"/>
      </w:divBdr>
    </w:div>
    <w:div w:id="587615031">
      <w:bodyDiv w:val="1"/>
      <w:marLeft w:val="0"/>
      <w:marRight w:val="0"/>
      <w:marTop w:val="0"/>
      <w:marBottom w:val="0"/>
      <w:divBdr>
        <w:top w:val="none" w:sz="0" w:space="0" w:color="auto"/>
        <w:left w:val="none" w:sz="0" w:space="0" w:color="auto"/>
        <w:bottom w:val="none" w:sz="0" w:space="0" w:color="auto"/>
        <w:right w:val="none" w:sz="0" w:space="0" w:color="auto"/>
      </w:divBdr>
    </w:div>
    <w:div w:id="737896992">
      <w:bodyDiv w:val="1"/>
      <w:marLeft w:val="0"/>
      <w:marRight w:val="0"/>
      <w:marTop w:val="0"/>
      <w:marBottom w:val="0"/>
      <w:divBdr>
        <w:top w:val="none" w:sz="0" w:space="0" w:color="auto"/>
        <w:left w:val="none" w:sz="0" w:space="0" w:color="auto"/>
        <w:bottom w:val="none" w:sz="0" w:space="0" w:color="auto"/>
        <w:right w:val="none" w:sz="0" w:space="0" w:color="auto"/>
      </w:divBdr>
    </w:div>
    <w:div w:id="742221036">
      <w:bodyDiv w:val="1"/>
      <w:marLeft w:val="0"/>
      <w:marRight w:val="0"/>
      <w:marTop w:val="0"/>
      <w:marBottom w:val="0"/>
      <w:divBdr>
        <w:top w:val="none" w:sz="0" w:space="0" w:color="auto"/>
        <w:left w:val="none" w:sz="0" w:space="0" w:color="auto"/>
        <w:bottom w:val="none" w:sz="0" w:space="0" w:color="auto"/>
        <w:right w:val="none" w:sz="0" w:space="0" w:color="auto"/>
      </w:divBdr>
    </w:div>
    <w:div w:id="859778888">
      <w:bodyDiv w:val="1"/>
      <w:marLeft w:val="0"/>
      <w:marRight w:val="0"/>
      <w:marTop w:val="0"/>
      <w:marBottom w:val="0"/>
      <w:divBdr>
        <w:top w:val="none" w:sz="0" w:space="0" w:color="auto"/>
        <w:left w:val="none" w:sz="0" w:space="0" w:color="auto"/>
        <w:bottom w:val="none" w:sz="0" w:space="0" w:color="auto"/>
        <w:right w:val="none" w:sz="0" w:space="0" w:color="auto"/>
      </w:divBdr>
      <w:divsChild>
        <w:div w:id="873618576">
          <w:marLeft w:val="0"/>
          <w:marRight w:val="0"/>
          <w:marTop w:val="0"/>
          <w:marBottom w:val="0"/>
          <w:divBdr>
            <w:top w:val="none" w:sz="0" w:space="0" w:color="auto"/>
            <w:left w:val="none" w:sz="0" w:space="0" w:color="auto"/>
            <w:bottom w:val="none" w:sz="0" w:space="0" w:color="auto"/>
            <w:right w:val="none" w:sz="0" w:space="0" w:color="auto"/>
          </w:divBdr>
        </w:div>
      </w:divsChild>
    </w:div>
    <w:div w:id="864826745">
      <w:bodyDiv w:val="1"/>
      <w:marLeft w:val="0"/>
      <w:marRight w:val="0"/>
      <w:marTop w:val="0"/>
      <w:marBottom w:val="0"/>
      <w:divBdr>
        <w:top w:val="none" w:sz="0" w:space="0" w:color="auto"/>
        <w:left w:val="none" w:sz="0" w:space="0" w:color="auto"/>
        <w:bottom w:val="none" w:sz="0" w:space="0" w:color="auto"/>
        <w:right w:val="none" w:sz="0" w:space="0" w:color="auto"/>
      </w:divBdr>
    </w:div>
    <w:div w:id="897983102">
      <w:bodyDiv w:val="1"/>
      <w:marLeft w:val="0"/>
      <w:marRight w:val="0"/>
      <w:marTop w:val="0"/>
      <w:marBottom w:val="0"/>
      <w:divBdr>
        <w:top w:val="none" w:sz="0" w:space="0" w:color="auto"/>
        <w:left w:val="none" w:sz="0" w:space="0" w:color="auto"/>
        <w:bottom w:val="none" w:sz="0" w:space="0" w:color="auto"/>
        <w:right w:val="none" w:sz="0" w:space="0" w:color="auto"/>
      </w:divBdr>
      <w:divsChild>
        <w:div w:id="2055885618">
          <w:marLeft w:val="0"/>
          <w:marRight w:val="0"/>
          <w:marTop w:val="0"/>
          <w:marBottom w:val="0"/>
          <w:divBdr>
            <w:top w:val="none" w:sz="0" w:space="0" w:color="auto"/>
            <w:left w:val="none" w:sz="0" w:space="0" w:color="auto"/>
            <w:bottom w:val="none" w:sz="0" w:space="0" w:color="auto"/>
            <w:right w:val="none" w:sz="0" w:space="0" w:color="auto"/>
          </w:divBdr>
        </w:div>
      </w:divsChild>
    </w:div>
    <w:div w:id="1004626438">
      <w:bodyDiv w:val="1"/>
      <w:marLeft w:val="0"/>
      <w:marRight w:val="0"/>
      <w:marTop w:val="0"/>
      <w:marBottom w:val="0"/>
      <w:divBdr>
        <w:top w:val="none" w:sz="0" w:space="0" w:color="auto"/>
        <w:left w:val="none" w:sz="0" w:space="0" w:color="auto"/>
        <w:bottom w:val="none" w:sz="0" w:space="0" w:color="auto"/>
        <w:right w:val="none" w:sz="0" w:space="0" w:color="auto"/>
      </w:divBdr>
    </w:div>
    <w:div w:id="1005283060">
      <w:bodyDiv w:val="1"/>
      <w:marLeft w:val="0"/>
      <w:marRight w:val="0"/>
      <w:marTop w:val="0"/>
      <w:marBottom w:val="0"/>
      <w:divBdr>
        <w:top w:val="none" w:sz="0" w:space="0" w:color="auto"/>
        <w:left w:val="none" w:sz="0" w:space="0" w:color="auto"/>
        <w:bottom w:val="none" w:sz="0" w:space="0" w:color="auto"/>
        <w:right w:val="none" w:sz="0" w:space="0" w:color="auto"/>
      </w:divBdr>
    </w:div>
    <w:div w:id="1050763517">
      <w:bodyDiv w:val="1"/>
      <w:marLeft w:val="0"/>
      <w:marRight w:val="0"/>
      <w:marTop w:val="0"/>
      <w:marBottom w:val="0"/>
      <w:divBdr>
        <w:top w:val="none" w:sz="0" w:space="0" w:color="auto"/>
        <w:left w:val="none" w:sz="0" w:space="0" w:color="auto"/>
        <w:bottom w:val="none" w:sz="0" w:space="0" w:color="auto"/>
        <w:right w:val="none" w:sz="0" w:space="0" w:color="auto"/>
      </w:divBdr>
    </w:div>
    <w:div w:id="1076590124">
      <w:bodyDiv w:val="1"/>
      <w:marLeft w:val="0"/>
      <w:marRight w:val="0"/>
      <w:marTop w:val="0"/>
      <w:marBottom w:val="0"/>
      <w:divBdr>
        <w:top w:val="none" w:sz="0" w:space="0" w:color="auto"/>
        <w:left w:val="none" w:sz="0" w:space="0" w:color="auto"/>
        <w:bottom w:val="none" w:sz="0" w:space="0" w:color="auto"/>
        <w:right w:val="none" w:sz="0" w:space="0" w:color="auto"/>
      </w:divBdr>
    </w:div>
    <w:div w:id="1134175529">
      <w:bodyDiv w:val="1"/>
      <w:marLeft w:val="0"/>
      <w:marRight w:val="0"/>
      <w:marTop w:val="0"/>
      <w:marBottom w:val="0"/>
      <w:divBdr>
        <w:top w:val="none" w:sz="0" w:space="0" w:color="auto"/>
        <w:left w:val="none" w:sz="0" w:space="0" w:color="auto"/>
        <w:bottom w:val="none" w:sz="0" w:space="0" w:color="auto"/>
        <w:right w:val="none" w:sz="0" w:space="0" w:color="auto"/>
      </w:divBdr>
      <w:divsChild>
        <w:div w:id="1049036967">
          <w:marLeft w:val="0"/>
          <w:marRight w:val="0"/>
          <w:marTop w:val="0"/>
          <w:marBottom w:val="0"/>
          <w:divBdr>
            <w:top w:val="none" w:sz="0" w:space="0" w:color="auto"/>
            <w:left w:val="none" w:sz="0" w:space="0" w:color="auto"/>
            <w:bottom w:val="none" w:sz="0" w:space="0" w:color="auto"/>
            <w:right w:val="none" w:sz="0" w:space="0" w:color="auto"/>
          </w:divBdr>
        </w:div>
        <w:div w:id="1939410959">
          <w:marLeft w:val="0"/>
          <w:marRight w:val="0"/>
          <w:marTop w:val="0"/>
          <w:marBottom w:val="0"/>
          <w:divBdr>
            <w:top w:val="none" w:sz="0" w:space="0" w:color="auto"/>
            <w:left w:val="none" w:sz="0" w:space="0" w:color="auto"/>
            <w:bottom w:val="none" w:sz="0" w:space="0" w:color="auto"/>
            <w:right w:val="none" w:sz="0" w:space="0" w:color="auto"/>
          </w:divBdr>
        </w:div>
        <w:div w:id="166557405">
          <w:marLeft w:val="0"/>
          <w:marRight w:val="0"/>
          <w:marTop w:val="0"/>
          <w:marBottom w:val="0"/>
          <w:divBdr>
            <w:top w:val="none" w:sz="0" w:space="0" w:color="auto"/>
            <w:left w:val="none" w:sz="0" w:space="0" w:color="auto"/>
            <w:bottom w:val="none" w:sz="0" w:space="0" w:color="auto"/>
            <w:right w:val="none" w:sz="0" w:space="0" w:color="auto"/>
          </w:divBdr>
        </w:div>
        <w:div w:id="774905334">
          <w:marLeft w:val="0"/>
          <w:marRight w:val="0"/>
          <w:marTop w:val="0"/>
          <w:marBottom w:val="0"/>
          <w:divBdr>
            <w:top w:val="none" w:sz="0" w:space="0" w:color="auto"/>
            <w:left w:val="none" w:sz="0" w:space="0" w:color="auto"/>
            <w:bottom w:val="none" w:sz="0" w:space="0" w:color="auto"/>
            <w:right w:val="none" w:sz="0" w:space="0" w:color="auto"/>
          </w:divBdr>
        </w:div>
        <w:div w:id="2045472447">
          <w:marLeft w:val="0"/>
          <w:marRight w:val="0"/>
          <w:marTop w:val="0"/>
          <w:marBottom w:val="0"/>
          <w:divBdr>
            <w:top w:val="none" w:sz="0" w:space="0" w:color="auto"/>
            <w:left w:val="none" w:sz="0" w:space="0" w:color="auto"/>
            <w:bottom w:val="none" w:sz="0" w:space="0" w:color="auto"/>
            <w:right w:val="none" w:sz="0" w:space="0" w:color="auto"/>
          </w:divBdr>
        </w:div>
        <w:div w:id="1056899685">
          <w:marLeft w:val="0"/>
          <w:marRight w:val="0"/>
          <w:marTop w:val="0"/>
          <w:marBottom w:val="0"/>
          <w:divBdr>
            <w:top w:val="none" w:sz="0" w:space="0" w:color="auto"/>
            <w:left w:val="none" w:sz="0" w:space="0" w:color="auto"/>
            <w:bottom w:val="none" w:sz="0" w:space="0" w:color="auto"/>
            <w:right w:val="none" w:sz="0" w:space="0" w:color="auto"/>
          </w:divBdr>
        </w:div>
        <w:div w:id="1466510373">
          <w:marLeft w:val="0"/>
          <w:marRight w:val="0"/>
          <w:marTop w:val="0"/>
          <w:marBottom w:val="0"/>
          <w:divBdr>
            <w:top w:val="none" w:sz="0" w:space="0" w:color="auto"/>
            <w:left w:val="none" w:sz="0" w:space="0" w:color="auto"/>
            <w:bottom w:val="none" w:sz="0" w:space="0" w:color="auto"/>
            <w:right w:val="none" w:sz="0" w:space="0" w:color="auto"/>
          </w:divBdr>
        </w:div>
        <w:div w:id="220799014">
          <w:marLeft w:val="0"/>
          <w:marRight w:val="0"/>
          <w:marTop w:val="0"/>
          <w:marBottom w:val="0"/>
          <w:divBdr>
            <w:top w:val="none" w:sz="0" w:space="0" w:color="auto"/>
            <w:left w:val="none" w:sz="0" w:space="0" w:color="auto"/>
            <w:bottom w:val="none" w:sz="0" w:space="0" w:color="auto"/>
            <w:right w:val="none" w:sz="0" w:space="0" w:color="auto"/>
          </w:divBdr>
        </w:div>
        <w:div w:id="1349719033">
          <w:marLeft w:val="0"/>
          <w:marRight w:val="0"/>
          <w:marTop w:val="0"/>
          <w:marBottom w:val="0"/>
          <w:divBdr>
            <w:top w:val="none" w:sz="0" w:space="0" w:color="auto"/>
            <w:left w:val="none" w:sz="0" w:space="0" w:color="auto"/>
            <w:bottom w:val="none" w:sz="0" w:space="0" w:color="auto"/>
            <w:right w:val="none" w:sz="0" w:space="0" w:color="auto"/>
          </w:divBdr>
        </w:div>
        <w:div w:id="1075130420">
          <w:marLeft w:val="0"/>
          <w:marRight w:val="0"/>
          <w:marTop w:val="0"/>
          <w:marBottom w:val="0"/>
          <w:divBdr>
            <w:top w:val="none" w:sz="0" w:space="0" w:color="auto"/>
            <w:left w:val="none" w:sz="0" w:space="0" w:color="auto"/>
            <w:bottom w:val="none" w:sz="0" w:space="0" w:color="auto"/>
            <w:right w:val="none" w:sz="0" w:space="0" w:color="auto"/>
          </w:divBdr>
        </w:div>
        <w:div w:id="1599219066">
          <w:marLeft w:val="0"/>
          <w:marRight w:val="0"/>
          <w:marTop w:val="0"/>
          <w:marBottom w:val="0"/>
          <w:divBdr>
            <w:top w:val="none" w:sz="0" w:space="0" w:color="auto"/>
            <w:left w:val="none" w:sz="0" w:space="0" w:color="auto"/>
            <w:bottom w:val="none" w:sz="0" w:space="0" w:color="auto"/>
            <w:right w:val="none" w:sz="0" w:space="0" w:color="auto"/>
          </w:divBdr>
        </w:div>
        <w:div w:id="1238517661">
          <w:marLeft w:val="0"/>
          <w:marRight w:val="0"/>
          <w:marTop w:val="0"/>
          <w:marBottom w:val="0"/>
          <w:divBdr>
            <w:top w:val="none" w:sz="0" w:space="0" w:color="auto"/>
            <w:left w:val="none" w:sz="0" w:space="0" w:color="auto"/>
            <w:bottom w:val="none" w:sz="0" w:space="0" w:color="auto"/>
            <w:right w:val="none" w:sz="0" w:space="0" w:color="auto"/>
          </w:divBdr>
        </w:div>
        <w:div w:id="1926188237">
          <w:marLeft w:val="0"/>
          <w:marRight w:val="0"/>
          <w:marTop w:val="0"/>
          <w:marBottom w:val="0"/>
          <w:divBdr>
            <w:top w:val="none" w:sz="0" w:space="0" w:color="auto"/>
            <w:left w:val="none" w:sz="0" w:space="0" w:color="auto"/>
            <w:bottom w:val="none" w:sz="0" w:space="0" w:color="auto"/>
            <w:right w:val="none" w:sz="0" w:space="0" w:color="auto"/>
          </w:divBdr>
        </w:div>
        <w:div w:id="68230261">
          <w:marLeft w:val="0"/>
          <w:marRight w:val="0"/>
          <w:marTop w:val="0"/>
          <w:marBottom w:val="0"/>
          <w:divBdr>
            <w:top w:val="none" w:sz="0" w:space="0" w:color="auto"/>
            <w:left w:val="none" w:sz="0" w:space="0" w:color="auto"/>
            <w:bottom w:val="none" w:sz="0" w:space="0" w:color="auto"/>
            <w:right w:val="none" w:sz="0" w:space="0" w:color="auto"/>
          </w:divBdr>
        </w:div>
        <w:div w:id="1043871842">
          <w:marLeft w:val="0"/>
          <w:marRight w:val="0"/>
          <w:marTop w:val="0"/>
          <w:marBottom w:val="0"/>
          <w:divBdr>
            <w:top w:val="none" w:sz="0" w:space="0" w:color="auto"/>
            <w:left w:val="none" w:sz="0" w:space="0" w:color="auto"/>
            <w:bottom w:val="none" w:sz="0" w:space="0" w:color="auto"/>
            <w:right w:val="none" w:sz="0" w:space="0" w:color="auto"/>
          </w:divBdr>
        </w:div>
        <w:div w:id="604576727">
          <w:marLeft w:val="0"/>
          <w:marRight w:val="0"/>
          <w:marTop w:val="0"/>
          <w:marBottom w:val="0"/>
          <w:divBdr>
            <w:top w:val="none" w:sz="0" w:space="0" w:color="auto"/>
            <w:left w:val="none" w:sz="0" w:space="0" w:color="auto"/>
            <w:bottom w:val="none" w:sz="0" w:space="0" w:color="auto"/>
            <w:right w:val="none" w:sz="0" w:space="0" w:color="auto"/>
          </w:divBdr>
        </w:div>
        <w:div w:id="79060812">
          <w:marLeft w:val="0"/>
          <w:marRight w:val="0"/>
          <w:marTop w:val="0"/>
          <w:marBottom w:val="0"/>
          <w:divBdr>
            <w:top w:val="none" w:sz="0" w:space="0" w:color="auto"/>
            <w:left w:val="none" w:sz="0" w:space="0" w:color="auto"/>
            <w:bottom w:val="none" w:sz="0" w:space="0" w:color="auto"/>
            <w:right w:val="none" w:sz="0" w:space="0" w:color="auto"/>
          </w:divBdr>
        </w:div>
        <w:div w:id="2048584">
          <w:marLeft w:val="0"/>
          <w:marRight w:val="0"/>
          <w:marTop w:val="0"/>
          <w:marBottom w:val="0"/>
          <w:divBdr>
            <w:top w:val="none" w:sz="0" w:space="0" w:color="auto"/>
            <w:left w:val="none" w:sz="0" w:space="0" w:color="auto"/>
            <w:bottom w:val="none" w:sz="0" w:space="0" w:color="auto"/>
            <w:right w:val="none" w:sz="0" w:space="0" w:color="auto"/>
          </w:divBdr>
        </w:div>
        <w:div w:id="1318265358">
          <w:marLeft w:val="0"/>
          <w:marRight w:val="0"/>
          <w:marTop w:val="0"/>
          <w:marBottom w:val="0"/>
          <w:divBdr>
            <w:top w:val="none" w:sz="0" w:space="0" w:color="auto"/>
            <w:left w:val="none" w:sz="0" w:space="0" w:color="auto"/>
            <w:bottom w:val="none" w:sz="0" w:space="0" w:color="auto"/>
            <w:right w:val="none" w:sz="0" w:space="0" w:color="auto"/>
          </w:divBdr>
        </w:div>
        <w:div w:id="131290337">
          <w:marLeft w:val="0"/>
          <w:marRight w:val="0"/>
          <w:marTop w:val="0"/>
          <w:marBottom w:val="0"/>
          <w:divBdr>
            <w:top w:val="none" w:sz="0" w:space="0" w:color="auto"/>
            <w:left w:val="none" w:sz="0" w:space="0" w:color="auto"/>
            <w:bottom w:val="none" w:sz="0" w:space="0" w:color="auto"/>
            <w:right w:val="none" w:sz="0" w:space="0" w:color="auto"/>
          </w:divBdr>
        </w:div>
        <w:div w:id="1837959608">
          <w:marLeft w:val="0"/>
          <w:marRight w:val="0"/>
          <w:marTop w:val="0"/>
          <w:marBottom w:val="0"/>
          <w:divBdr>
            <w:top w:val="none" w:sz="0" w:space="0" w:color="auto"/>
            <w:left w:val="none" w:sz="0" w:space="0" w:color="auto"/>
            <w:bottom w:val="none" w:sz="0" w:space="0" w:color="auto"/>
            <w:right w:val="none" w:sz="0" w:space="0" w:color="auto"/>
          </w:divBdr>
        </w:div>
        <w:div w:id="1366827395">
          <w:marLeft w:val="0"/>
          <w:marRight w:val="0"/>
          <w:marTop w:val="0"/>
          <w:marBottom w:val="0"/>
          <w:divBdr>
            <w:top w:val="none" w:sz="0" w:space="0" w:color="auto"/>
            <w:left w:val="none" w:sz="0" w:space="0" w:color="auto"/>
            <w:bottom w:val="none" w:sz="0" w:space="0" w:color="auto"/>
            <w:right w:val="none" w:sz="0" w:space="0" w:color="auto"/>
          </w:divBdr>
        </w:div>
        <w:div w:id="716706892">
          <w:marLeft w:val="0"/>
          <w:marRight w:val="0"/>
          <w:marTop w:val="0"/>
          <w:marBottom w:val="0"/>
          <w:divBdr>
            <w:top w:val="none" w:sz="0" w:space="0" w:color="auto"/>
            <w:left w:val="none" w:sz="0" w:space="0" w:color="auto"/>
            <w:bottom w:val="none" w:sz="0" w:space="0" w:color="auto"/>
            <w:right w:val="none" w:sz="0" w:space="0" w:color="auto"/>
          </w:divBdr>
        </w:div>
        <w:div w:id="1135835756">
          <w:marLeft w:val="0"/>
          <w:marRight w:val="0"/>
          <w:marTop w:val="0"/>
          <w:marBottom w:val="0"/>
          <w:divBdr>
            <w:top w:val="none" w:sz="0" w:space="0" w:color="auto"/>
            <w:left w:val="none" w:sz="0" w:space="0" w:color="auto"/>
            <w:bottom w:val="none" w:sz="0" w:space="0" w:color="auto"/>
            <w:right w:val="none" w:sz="0" w:space="0" w:color="auto"/>
          </w:divBdr>
        </w:div>
        <w:div w:id="859465427">
          <w:marLeft w:val="0"/>
          <w:marRight w:val="0"/>
          <w:marTop w:val="0"/>
          <w:marBottom w:val="0"/>
          <w:divBdr>
            <w:top w:val="none" w:sz="0" w:space="0" w:color="auto"/>
            <w:left w:val="none" w:sz="0" w:space="0" w:color="auto"/>
            <w:bottom w:val="none" w:sz="0" w:space="0" w:color="auto"/>
            <w:right w:val="none" w:sz="0" w:space="0" w:color="auto"/>
          </w:divBdr>
        </w:div>
        <w:div w:id="1335646313">
          <w:marLeft w:val="0"/>
          <w:marRight w:val="0"/>
          <w:marTop w:val="0"/>
          <w:marBottom w:val="0"/>
          <w:divBdr>
            <w:top w:val="none" w:sz="0" w:space="0" w:color="auto"/>
            <w:left w:val="none" w:sz="0" w:space="0" w:color="auto"/>
            <w:bottom w:val="none" w:sz="0" w:space="0" w:color="auto"/>
            <w:right w:val="none" w:sz="0" w:space="0" w:color="auto"/>
          </w:divBdr>
        </w:div>
      </w:divsChild>
    </w:div>
    <w:div w:id="1158808177">
      <w:bodyDiv w:val="1"/>
      <w:marLeft w:val="0"/>
      <w:marRight w:val="0"/>
      <w:marTop w:val="0"/>
      <w:marBottom w:val="0"/>
      <w:divBdr>
        <w:top w:val="none" w:sz="0" w:space="0" w:color="auto"/>
        <w:left w:val="none" w:sz="0" w:space="0" w:color="auto"/>
        <w:bottom w:val="none" w:sz="0" w:space="0" w:color="auto"/>
        <w:right w:val="none" w:sz="0" w:space="0" w:color="auto"/>
      </w:divBdr>
      <w:divsChild>
        <w:div w:id="1552576748">
          <w:marLeft w:val="0"/>
          <w:marRight w:val="0"/>
          <w:marTop w:val="0"/>
          <w:marBottom w:val="0"/>
          <w:divBdr>
            <w:top w:val="none" w:sz="0" w:space="0" w:color="auto"/>
            <w:left w:val="none" w:sz="0" w:space="0" w:color="auto"/>
            <w:bottom w:val="none" w:sz="0" w:space="0" w:color="auto"/>
            <w:right w:val="none" w:sz="0" w:space="0" w:color="auto"/>
          </w:divBdr>
        </w:div>
        <w:div w:id="1087268212">
          <w:marLeft w:val="0"/>
          <w:marRight w:val="0"/>
          <w:marTop w:val="0"/>
          <w:marBottom w:val="0"/>
          <w:divBdr>
            <w:top w:val="none" w:sz="0" w:space="0" w:color="auto"/>
            <w:left w:val="none" w:sz="0" w:space="0" w:color="auto"/>
            <w:bottom w:val="none" w:sz="0" w:space="0" w:color="auto"/>
            <w:right w:val="none" w:sz="0" w:space="0" w:color="auto"/>
          </w:divBdr>
        </w:div>
        <w:div w:id="1021126885">
          <w:marLeft w:val="0"/>
          <w:marRight w:val="0"/>
          <w:marTop w:val="0"/>
          <w:marBottom w:val="0"/>
          <w:divBdr>
            <w:top w:val="none" w:sz="0" w:space="0" w:color="auto"/>
            <w:left w:val="none" w:sz="0" w:space="0" w:color="auto"/>
            <w:bottom w:val="none" w:sz="0" w:space="0" w:color="auto"/>
            <w:right w:val="none" w:sz="0" w:space="0" w:color="auto"/>
          </w:divBdr>
        </w:div>
        <w:div w:id="1821262841">
          <w:marLeft w:val="0"/>
          <w:marRight w:val="0"/>
          <w:marTop w:val="0"/>
          <w:marBottom w:val="0"/>
          <w:divBdr>
            <w:top w:val="none" w:sz="0" w:space="0" w:color="auto"/>
            <w:left w:val="none" w:sz="0" w:space="0" w:color="auto"/>
            <w:bottom w:val="none" w:sz="0" w:space="0" w:color="auto"/>
            <w:right w:val="none" w:sz="0" w:space="0" w:color="auto"/>
          </w:divBdr>
        </w:div>
      </w:divsChild>
    </w:div>
    <w:div w:id="1162620652">
      <w:bodyDiv w:val="1"/>
      <w:marLeft w:val="0"/>
      <w:marRight w:val="0"/>
      <w:marTop w:val="0"/>
      <w:marBottom w:val="0"/>
      <w:divBdr>
        <w:top w:val="none" w:sz="0" w:space="0" w:color="auto"/>
        <w:left w:val="none" w:sz="0" w:space="0" w:color="auto"/>
        <w:bottom w:val="none" w:sz="0" w:space="0" w:color="auto"/>
        <w:right w:val="none" w:sz="0" w:space="0" w:color="auto"/>
      </w:divBdr>
    </w:div>
    <w:div w:id="1163009687">
      <w:bodyDiv w:val="1"/>
      <w:marLeft w:val="0"/>
      <w:marRight w:val="0"/>
      <w:marTop w:val="0"/>
      <w:marBottom w:val="0"/>
      <w:divBdr>
        <w:top w:val="none" w:sz="0" w:space="0" w:color="auto"/>
        <w:left w:val="none" w:sz="0" w:space="0" w:color="auto"/>
        <w:bottom w:val="none" w:sz="0" w:space="0" w:color="auto"/>
        <w:right w:val="none" w:sz="0" w:space="0" w:color="auto"/>
      </w:divBdr>
    </w:div>
    <w:div w:id="1243565707">
      <w:bodyDiv w:val="1"/>
      <w:marLeft w:val="0"/>
      <w:marRight w:val="0"/>
      <w:marTop w:val="0"/>
      <w:marBottom w:val="0"/>
      <w:divBdr>
        <w:top w:val="none" w:sz="0" w:space="0" w:color="auto"/>
        <w:left w:val="none" w:sz="0" w:space="0" w:color="auto"/>
        <w:bottom w:val="none" w:sz="0" w:space="0" w:color="auto"/>
        <w:right w:val="none" w:sz="0" w:space="0" w:color="auto"/>
      </w:divBdr>
      <w:divsChild>
        <w:div w:id="1188106109">
          <w:marLeft w:val="0"/>
          <w:marRight w:val="0"/>
          <w:marTop w:val="0"/>
          <w:marBottom w:val="0"/>
          <w:divBdr>
            <w:top w:val="none" w:sz="0" w:space="0" w:color="auto"/>
            <w:left w:val="none" w:sz="0" w:space="0" w:color="auto"/>
            <w:bottom w:val="none" w:sz="0" w:space="0" w:color="auto"/>
            <w:right w:val="none" w:sz="0" w:space="0" w:color="auto"/>
          </w:divBdr>
        </w:div>
      </w:divsChild>
    </w:div>
    <w:div w:id="1246258872">
      <w:bodyDiv w:val="1"/>
      <w:marLeft w:val="0"/>
      <w:marRight w:val="0"/>
      <w:marTop w:val="0"/>
      <w:marBottom w:val="0"/>
      <w:divBdr>
        <w:top w:val="none" w:sz="0" w:space="0" w:color="auto"/>
        <w:left w:val="none" w:sz="0" w:space="0" w:color="auto"/>
        <w:bottom w:val="none" w:sz="0" w:space="0" w:color="auto"/>
        <w:right w:val="none" w:sz="0" w:space="0" w:color="auto"/>
      </w:divBdr>
    </w:div>
    <w:div w:id="1254971551">
      <w:bodyDiv w:val="1"/>
      <w:marLeft w:val="0"/>
      <w:marRight w:val="0"/>
      <w:marTop w:val="0"/>
      <w:marBottom w:val="0"/>
      <w:divBdr>
        <w:top w:val="none" w:sz="0" w:space="0" w:color="auto"/>
        <w:left w:val="none" w:sz="0" w:space="0" w:color="auto"/>
        <w:bottom w:val="none" w:sz="0" w:space="0" w:color="auto"/>
        <w:right w:val="none" w:sz="0" w:space="0" w:color="auto"/>
      </w:divBdr>
    </w:div>
    <w:div w:id="1255935972">
      <w:bodyDiv w:val="1"/>
      <w:marLeft w:val="0"/>
      <w:marRight w:val="0"/>
      <w:marTop w:val="0"/>
      <w:marBottom w:val="0"/>
      <w:divBdr>
        <w:top w:val="none" w:sz="0" w:space="0" w:color="auto"/>
        <w:left w:val="none" w:sz="0" w:space="0" w:color="auto"/>
        <w:bottom w:val="none" w:sz="0" w:space="0" w:color="auto"/>
        <w:right w:val="none" w:sz="0" w:space="0" w:color="auto"/>
      </w:divBdr>
    </w:div>
    <w:div w:id="1266696328">
      <w:bodyDiv w:val="1"/>
      <w:marLeft w:val="0"/>
      <w:marRight w:val="0"/>
      <w:marTop w:val="0"/>
      <w:marBottom w:val="0"/>
      <w:divBdr>
        <w:top w:val="none" w:sz="0" w:space="0" w:color="auto"/>
        <w:left w:val="none" w:sz="0" w:space="0" w:color="auto"/>
        <w:bottom w:val="none" w:sz="0" w:space="0" w:color="auto"/>
        <w:right w:val="none" w:sz="0" w:space="0" w:color="auto"/>
      </w:divBdr>
    </w:div>
    <w:div w:id="1279069452">
      <w:bodyDiv w:val="1"/>
      <w:marLeft w:val="0"/>
      <w:marRight w:val="0"/>
      <w:marTop w:val="0"/>
      <w:marBottom w:val="0"/>
      <w:divBdr>
        <w:top w:val="none" w:sz="0" w:space="0" w:color="auto"/>
        <w:left w:val="none" w:sz="0" w:space="0" w:color="auto"/>
        <w:bottom w:val="none" w:sz="0" w:space="0" w:color="auto"/>
        <w:right w:val="none" w:sz="0" w:space="0" w:color="auto"/>
      </w:divBdr>
    </w:div>
    <w:div w:id="1294412046">
      <w:bodyDiv w:val="1"/>
      <w:marLeft w:val="0"/>
      <w:marRight w:val="0"/>
      <w:marTop w:val="0"/>
      <w:marBottom w:val="0"/>
      <w:divBdr>
        <w:top w:val="none" w:sz="0" w:space="0" w:color="auto"/>
        <w:left w:val="none" w:sz="0" w:space="0" w:color="auto"/>
        <w:bottom w:val="none" w:sz="0" w:space="0" w:color="auto"/>
        <w:right w:val="none" w:sz="0" w:space="0" w:color="auto"/>
      </w:divBdr>
    </w:div>
    <w:div w:id="1312950422">
      <w:bodyDiv w:val="1"/>
      <w:marLeft w:val="0"/>
      <w:marRight w:val="0"/>
      <w:marTop w:val="0"/>
      <w:marBottom w:val="0"/>
      <w:divBdr>
        <w:top w:val="none" w:sz="0" w:space="0" w:color="auto"/>
        <w:left w:val="none" w:sz="0" w:space="0" w:color="auto"/>
        <w:bottom w:val="none" w:sz="0" w:space="0" w:color="auto"/>
        <w:right w:val="none" w:sz="0" w:space="0" w:color="auto"/>
      </w:divBdr>
    </w:div>
    <w:div w:id="1345673698">
      <w:bodyDiv w:val="1"/>
      <w:marLeft w:val="0"/>
      <w:marRight w:val="0"/>
      <w:marTop w:val="0"/>
      <w:marBottom w:val="0"/>
      <w:divBdr>
        <w:top w:val="none" w:sz="0" w:space="0" w:color="auto"/>
        <w:left w:val="none" w:sz="0" w:space="0" w:color="auto"/>
        <w:bottom w:val="none" w:sz="0" w:space="0" w:color="auto"/>
        <w:right w:val="none" w:sz="0" w:space="0" w:color="auto"/>
      </w:divBdr>
    </w:div>
    <w:div w:id="1361542698">
      <w:bodyDiv w:val="1"/>
      <w:marLeft w:val="0"/>
      <w:marRight w:val="0"/>
      <w:marTop w:val="0"/>
      <w:marBottom w:val="0"/>
      <w:divBdr>
        <w:top w:val="none" w:sz="0" w:space="0" w:color="auto"/>
        <w:left w:val="none" w:sz="0" w:space="0" w:color="auto"/>
        <w:bottom w:val="none" w:sz="0" w:space="0" w:color="auto"/>
        <w:right w:val="none" w:sz="0" w:space="0" w:color="auto"/>
      </w:divBdr>
      <w:divsChild>
        <w:div w:id="2081438146">
          <w:marLeft w:val="0"/>
          <w:marRight w:val="0"/>
          <w:marTop w:val="0"/>
          <w:marBottom w:val="0"/>
          <w:divBdr>
            <w:top w:val="none" w:sz="0" w:space="0" w:color="auto"/>
            <w:left w:val="none" w:sz="0" w:space="0" w:color="auto"/>
            <w:bottom w:val="none" w:sz="0" w:space="0" w:color="auto"/>
            <w:right w:val="none" w:sz="0" w:space="0" w:color="auto"/>
          </w:divBdr>
        </w:div>
      </w:divsChild>
    </w:div>
    <w:div w:id="1390618182">
      <w:bodyDiv w:val="1"/>
      <w:marLeft w:val="0"/>
      <w:marRight w:val="0"/>
      <w:marTop w:val="0"/>
      <w:marBottom w:val="0"/>
      <w:divBdr>
        <w:top w:val="none" w:sz="0" w:space="0" w:color="auto"/>
        <w:left w:val="none" w:sz="0" w:space="0" w:color="auto"/>
        <w:bottom w:val="none" w:sz="0" w:space="0" w:color="auto"/>
        <w:right w:val="none" w:sz="0" w:space="0" w:color="auto"/>
      </w:divBdr>
      <w:divsChild>
        <w:div w:id="1341156508">
          <w:marLeft w:val="0"/>
          <w:marRight w:val="0"/>
          <w:marTop w:val="0"/>
          <w:marBottom w:val="0"/>
          <w:divBdr>
            <w:top w:val="none" w:sz="0" w:space="0" w:color="auto"/>
            <w:left w:val="none" w:sz="0" w:space="0" w:color="auto"/>
            <w:bottom w:val="none" w:sz="0" w:space="0" w:color="auto"/>
            <w:right w:val="none" w:sz="0" w:space="0" w:color="auto"/>
          </w:divBdr>
        </w:div>
      </w:divsChild>
    </w:div>
    <w:div w:id="1397826312">
      <w:bodyDiv w:val="1"/>
      <w:marLeft w:val="0"/>
      <w:marRight w:val="0"/>
      <w:marTop w:val="0"/>
      <w:marBottom w:val="0"/>
      <w:divBdr>
        <w:top w:val="none" w:sz="0" w:space="0" w:color="auto"/>
        <w:left w:val="none" w:sz="0" w:space="0" w:color="auto"/>
        <w:bottom w:val="none" w:sz="0" w:space="0" w:color="auto"/>
        <w:right w:val="none" w:sz="0" w:space="0" w:color="auto"/>
      </w:divBdr>
      <w:divsChild>
        <w:div w:id="1789351284">
          <w:marLeft w:val="0"/>
          <w:marRight w:val="0"/>
          <w:marTop w:val="0"/>
          <w:marBottom w:val="0"/>
          <w:divBdr>
            <w:top w:val="none" w:sz="0" w:space="0" w:color="auto"/>
            <w:left w:val="none" w:sz="0" w:space="0" w:color="auto"/>
            <w:bottom w:val="none" w:sz="0" w:space="0" w:color="auto"/>
            <w:right w:val="none" w:sz="0" w:space="0" w:color="auto"/>
          </w:divBdr>
        </w:div>
      </w:divsChild>
    </w:div>
    <w:div w:id="1455714615">
      <w:bodyDiv w:val="1"/>
      <w:marLeft w:val="0"/>
      <w:marRight w:val="0"/>
      <w:marTop w:val="0"/>
      <w:marBottom w:val="0"/>
      <w:divBdr>
        <w:top w:val="none" w:sz="0" w:space="0" w:color="auto"/>
        <w:left w:val="none" w:sz="0" w:space="0" w:color="auto"/>
        <w:bottom w:val="none" w:sz="0" w:space="0" w:color="auto"/>
        <w:right w:val="none" w:sz="0" w:space="0" w:color="auto"/>
      </w:divBdr>
    </w:div>
    <w:div w:id="1464232192">
      <w:bodyDiv w:val="1"/>
      <w:marLeft w:val="0"/>
      <w:marRight w:val="0"/>
      <w:marTop w:val="0"/>
      <w:marBottom w:val="0"/>
      <w:divBdr>
        <w:top w:val="none" w:sz="0" w:space="0" w:color="auto"/>
        <w:left w:val="none" w:sz="0" w:space="0" w:color="auto"/>
        <w:bottom w:val="none" w:sz="0" w:space="0" w:color="auto"/>
        <w:right w:val="none" w:sz="0" w:space="0" w:color="auto"/>
      </w:divBdr>
      <w:divsChild>
        <w:div w:id="306055654">
          <w:marLeft w:val="0"/>
          <w:marRight w:val="0"/>
          <w:marTop w:val="0"/>
          <w:marBottom w:val="225"/>
          <w:divBdr>
            <w:top w:val="single" w:sz="6" w:space="8" w:color="DDDDDD"/>
            <w:left w:val="single" w:sz="6" w:space="8" w:color="DDDDDD"/>
            <w:bottom w:val="single" w:sz="6" w:space="8" w:color="DDDDDD"/>
            <w:right w:val="single" w:sz="6" w:space="8" w:color="DDDDDD"/>
          </w:divBdr>
          <w:divsChild>
            <w:div w:id="36786709">
              <w:marLeft w:val="0"/>
              <w:marRight w:val="0"/>
              <w:marTop w:val="0"/>
              <w:marBottom w:val="0"/>
              <w:divBdr>
                <w:top w:val="none" w:sz="0" w:space="0" w:color="auto"/>
                <w:left w:val="none" w:sz="0" w:space="0" w:color="auto"/>
                <w:bottom w:val="none" w:sz="0" w:space="0" w:color="auto"/>
                <w:right w:val="none" w:sz="0" w:space="0" w:color="auto"/>
              </w:divBdr>
            </w:div>
            <w:div w:id="1053696913">
              <w:marLeft w:val="0"/>
              <w:marRight w:val="0"/>
              <w:marTop w:val="0"/>
              <w:marBottom w:val="0"/>
              <w:divBdr>
                <w:top w:val="none" w:sz="0" w:space="0" w:color="auto"/>
                <w:left w:val="none" w:sz="0" w:space="0" w:color="auto"/>
                <w:bottom w:val="none" w:sz="0" w:space="0" w:color="auto"/>
                <w:right w:val="none" w:sz="0" w:space="0" w:color="auto"/>
              </w:divBdr>
            </w:div>
            <w:div w:id="1840726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850171">
      <w:bodyDiv w:val="1"/>
      <w:marLeft w:val="0"/>
      <w:marRight w:val="0"/>
      <w:marTop w:val="0"/>
      <w:marBottom w:val="0"/>
      <w:divBdr>
        <w:top w:val="none" w:sz="0" w:space="0" w:color="auto"/>
        <w:left w:val="none" w:sz="0" w:space="0" w:color="auto"/>
        <w:bottom w:val="none" w:sz="0" w:space="0" w:color="auto"/>
        <w:right w:val="none" w:sz="0" w:space="0" w:color="auto"/>
      </w:divBdr>
    </w:div>
    <w:div w:id="1489597111">
      <w:bodyDiv w:val="1"/>
      <w:marLeft w:val="0"/>
      <w:marRight w:val="0"/>
      <w:marTop w:val="0"/>
      <w:marBottom w:val="0"/>
      <w:divBdr>
        <w:top w:val="none" w:sz="0" w:space="0" w:color="auto"/>
        <w:left w:val="none" w:sz="0" w:space="0" w:color="auto"/>
        <w:bottom w:val="none" w:sz="0" w:space="0" w:color="auto"/>
        <w:right w:val="none" w:sz="0" w:space="0" w:color="auto"/>
      </w:divBdr>
    </w:div>
    <w:div w:id="1537890306">
      <w:bodyDiv w:val="1"/>
      <w:marLeft w:val="0"/>
      <w:marRight w:val="0"/>
      <w:marTop w:val="0"/>
      <w:marBottom w:val="0"/>
      <w:divBdr>
        <w:top w:val="none" w:sz="0" w:space="0" w:color="auto"/>
        <w:left w:val="none" w:sz="0" w:space="0" w:color="auto"/>
        <w:bottom w:val="none" w:sz="0" w:space="0" w:color="auto"/>
        <w:right w:val="none" w:sz="0" w:space="0" w:color="auto"/>
      </w:divBdr>
    </w:div>
    <w:div w:id="1589656738">
      <w:bodyDiv w:val="1"/>
      <w:marLeft w:val="0"/>
      <w:marRight w:val="0"/>
      <w:marTop w:val="0"/>
      <w:marBottom w:val="0"/>
      <w:divBdr>
        <w:top w:val="none" w:sz="0" w:space="0" w:color="auto"/>
        <w:left w:val="none" w:sz="0" w:space="0" w:color="auto"/>
        <w:bottom w:val="none" w:sz="0" w:space="0" w:color="auto"/>
        <w:right w:val="none" w:sz="0" w:space="0" w:color="auto"/>
      </w:divBdr>
    </w:div>
    <w:div w:id="1624576728">
      <w:bodyDiv w:val="1"/>
      <w:marLeft w:val="0"/>
      <w:marRight w:val="0"/>
      <w:marTop w:val="0"/>
      <w:marBottom w:val="0"/>
      <w:divBdr>
        <w:top w:val="none" w:sz="0" w:space="0" w:color="auto"/>
        <w:left w:val="none" w:sz="0" w:space="0" w:color="auto"/>
        <w:bottom w:val="none" w:sz="0" w:space="0" w:color="auto"/>
        <w:right w:val="none" w:sz="0" w:space="0" w:color="auto"/>
      </w:divBdr>
      <w:divsChild>
        <w:div w:id="505828934">
          <w:marLeft w:val="0"/>
          <w:marRight w:val="0"/>
          <w:marTop w:val="0"/>
          <w:marBottom w:val="0"/>
          <w:divBdr>
            <w:top w:val="none" w:sz="0" w:space="0" w:color="auto"/>
            <w:left w:val="none" w:sz="0" w:space="0" w:color="auto"/>
            <w:bottom w:val="none" w:sz="0" w:space="0" w:color="auto"/>
            <w:right w:val="none" w:sz="0" w:space="0" w:color="auto"/>
          </w:divBdr>
        </w:div>
        <w:div w:id="1821264528">
          <w:marLeft w:val="0"/>
          <w:marRight w:val="0"/>
          <w:marTop w:val="0"/>
          <w:marBottom w:val="0"/>
          <w:divBdr>
            <w:top w:val="none" w:sz="0" w:space="0" w:color="auto"/>
            <w:left w:val="none" w:sz="0" w:space="0" w:color="auto"/>
            <w:bottom w:val="none" w:sz="0" w:space="0" w:color="auto"/>
            <w:right w:val="none" w:sz="0" w:space="0" w:color="auto"/>
          </w:divBdr>
        </w:div>
        <w:div w:id="476000421">
          <w:marLeft w:val="0"/>
          <w:marRight w:val="0"/>
          <w:marTop w:val="0"/>
          <w:marBottom w:val="0"/>
          <w:divBdr>
            <w:top w:val="none" w:sz="0" w:space="0" w:color="auto"/>
            <w:left w:val="none" w:sz="0" w:space="0" w:color="auto"/>
            <w:bottom w:val="none" w:sz="0" w:space="0" w:color="auto"/>
            <w:right w:val="none" w:sz="0" w:space="0" w:color="auto"/>
          </w:divBdr>
        </w:div>
        <w:div w:id="983584061">
          <w:marLeft w:val="0"/>
          <w:marRight w:val="0"/>
          <w:marTop w:val="0"/>
          <w:marBottom w:val="0"/>
          <w:divBdr>
            <w:top w:val="none" w:sz="0" w:space="0" w:color="auto"/>
            <w:left w:val="none" w:sz="0" w:space="0" w:color="auto"/>
            <w:bottom w:val="none" w:sz="0" w:space="0" w:color="auto"/>
            <w:right w:val="none" w:sz="0" w:space="0" w:color="auto"/>
          </w:divBdr>
        </w:div>
        <w:div w:id="1227452460">
          <w:marLeft w:val="0"/>
          <w:marRight w:val="0"/>
          <w:marTop w:val="0"/>
          <w:marBottom w:val="0"/>
          <w:divBdr>
            <w:top w:val="none" w:sz="0" w:space="0" w:color="auto"/>
            <w:left w:val="none" w:sz="0" w:space="0" w:color="auto"/>
            <w:bottom w:val="none" w:sz="0" w:space="0" w:color="auto"/>
            <w:right w:val="none" w:sz="0" w:space="0" w:color="auto"/>
          </w:divBdr>
        </w:div>
        <w:div w:id="1709337883">
          <w:marLeft w:val="0"/>
          <w:marRight w:val="0"/>
          <w:marTop w:val="0"/>
          <w:marBottom w:val="0"/>
          <w:divBdr>
            <w:top w:val="none" w:sz="0" w:space="0" w:color="auto"/>
            <w:left w:val="none" w:sz="0" w:space="0" w:color="auto"/>
            <w:bottom w:val="none" w:sz="0" w:space="0" w:color="auto"/>
            <w:right w:val="none" w:sz="0" w:space="0" w:color="auto"/>
          </w:divBdr>
        </w:div>
        <w:div w:id="1457673365">
          <w:marLeft w:val="0"/>
          <w:marRight w:val="0"/>
          <w:marTop w:val="0"/>
          <w:marBottom w:val="0"/>
          <w:divBdr>
            <w:top w:val="none" w:sz="0" w:space="0" w:color="auto"/>
            <w:left w:val="none" w:sz="0" w:space="0" w:color="auto"/>
            <w:bottom w:val="none" w:sz="0" w:space="0" w:color="auto"/>
            <w:right w:val="none" w:sz="0" w:space="0" w:color="auto"/>
          </w:divBdr>
        </w:div>
        <w:div w:id="201553779">
          <w:marLeft w:val="0"/>
          <w:marRight w:val="0"/>
          <w:marTop w:val="0"/>
          <w:marBottom w:val="0"/>
          <w:divBdr>
            <w:top w:val="none" w:sz="0" w:space="0" w:color="auto"/>
            <w:left w:val="none" w:sz="0" w:space="0" w:color="auto"/>
            <w:bottom w:val="none" w:sz="0" w:space="0" w:color="auto"/>
            <w:right w:val="none" w:sz="0" w:space="0" w:color="auto"/>
          </w:divBdr>
        </w:div>
        <w:div w:id="290670667">
          <w:marLeft w:val="0"/>
          <w:marRight w:val="0"/>
          <w:marTop w:val="0"/>
          <w:marBottom w:val="0"/>
          <w:divBdr>
            <w:top w:val="none" w:sz="0" w:space="0" w:color="auto"/>
            <w:left w:val="none" w:sz="0" w:space="0" w:color="auto"/>
            <w:bottom w:val="none" w:sz="0" w:space="0" w:color="auto"/>
            <w:right w:val="none" w:sz="0" w:space="0" w:color="auto"/>
          </w:divBdr>
        </w:div>
        <w:div w:id="273559361">
          <w:marLeft w:val="0"/>
          <w:marRight w:val="0"/>
          <w:marTop w:val="0"/>
          <w:marBottom w:val="0"/>
          <w:divBdr>
            <w:top w:val="none" w:sz="0" w:space="0" w:color="auto"/>
            <w:left w:val="none" w:sz="0" w:space="0" w:color="auto"/>
            <w:bottom w:val="none" w:sz="0" w:space="0" w:color="auto"/>
            <w:right w:val="none" w:sz="0" w:space="0" w:color="auto"/>
          </w:divBdr>
        </w:div>
        <w:div w:id="1944727461">
          <w:marLeft w:val="0"/>
          <w:marRight w:val="0"/>
          <w:marTop w:val="0"/>
          <w:marBottom w:val="0"/>
          <w:divBdr>
            <w:top w:val="none" w:sz="0" w:space="0" w:color="auto"/>
            <w:left w:val="none" w:sz="0" w:space="0" w:color="auto"/>
            <w:bottom w:val="none" w:sz="0" w:space="0" w:color="auto"/>
            <w:right w:val="none" w:sz="0" w:space="0" w:color="auto"/>
          </w:divBdr>
        </w:div>
        <w:div w:id="1718890844">
          <w:marLeft w:val="0"/>
          <w:marRight w:val="0"/>
          <w:marTop w:val="0"/>
          <w:marBottom w:val="0"/>
          <w:divBdr>
            <w:top w:val="none" w:sz="0" w:space="0" w:color="auto"/>
            <w:left w:val="none" w:sz="0" w:space="0" w:color="auto"/>
            <w:bottom w:val="none" w:sz="0" w:space="0" w:color="auto"/>
            <w:right w:val="none" w:sz="0" w:space="0" w:color="auto"/>
          </w:divBdr>
        </w:div>
        <w:div w:id="789975753">
          <w:marLeft w:val="0"/>
          <w:marRight w:val="0"/>
          <w:marTop w:val="0"/>
          <w:marBottom w:val="0"/>
          <w:divBdr>
            <w:top w:val="none" w:sz="0" w:space="0" w:color="auto"/>
            <w:left w:val="none" w:sz="0" w:space="0" w:color="auto"/>
            <w:bottom w:val="none" w:sz="0" w:space="0" w:color="auto"/>
            <w:right w:val="none" w:sz="0" w:space="0" w:color="auto"/>
          </w:divBdr>
        </w:div>
        <w:div w:id="1034424478">
          <w:marLeft w:val="0"/>
          <w:marRight w:val="0"/>
          <w:marTop w:val="0"/>
          <w:marBottom w:val="0"/>
          <w:divBdr>
            <w:top w:val="none" w:sz="0" w:space="0" w:color="auto"/>
            <w:left w:val="none" w:sz="0" w:space="0" w:color="auto"/>
            <w:bottom w:val="none" w:sz="0" w:space="0" w:color="auto"/>
            <w:right w:val="none" w:sz="0" w:space="0" w:color="auto"/>
          </w:divBdr>
        </w:div>
        <w:div w:id="267615864">
          <w:marLeft w:val="0"/>
          <w:marRight w:val="0"/>
          <w:marTop w:val="0"/>
          <w:marBottom w:val="0"/>
          <w:divBdr>
            <w:top w:val="none" w:sz="0" w:space="0" w:color="auto"/>
            <w:left w:val="none" w:sz="0" w:space="0" w:color="auto"/>
            <w:bottom w:val="none" w:sz="0" w:space="0" w:color="auto"/>
            <w:right w:val="none" w:sz="0" w:space="0" w:color="auto"/>
          </w:divBdr>
        </w:div>
        <w:div w:id="1781029258">
          <w:marLeft w:val="0"/>
          <w:marRight w:val="0"/>
          <w:marTop w:val="0"/>
          <w:marBottom w:val="0"/>
          <w:divBdr>
            <w:top w:val="none" w:sz="0" w:space="0" w:color="auto"/>
            <w:left w:val="none" w:sz="0" w:space="0" w:color="auto"/>
            <w:bottom w:val="none" w:sz="0" w:space="0" w:color="auto"/>
            <w:right w:val="none" w:sz="0" w:space="0" w:color="auto"/>
          </w:divBdr>
        </w:div>
        <w:div w:id="897518734">
          <w:marLeft w:val="0"/>
          <w:marRight w:val="0"/>
          <w:marTop w:val="0"/>
          <w:marBottom w:val="0"/>
          <w:divBdr>
            <w:top w:val="none" w:sz="0" w:space="0" w:color="auto"/>
            <w:left w:val="none" w:sz="0" w:space="0" w:color="auto"/>
            <w:bottom w:val="none" w:sz="0" w:space="0" w:color="auto"/>
            <w:right w:val="none" w:sz="0" w:space="0" w:color="auto"/>
          </w:divBdr>
        </w:div>
        <w:div w:id="524250916">
          <w:marLeft w:val="0"/>
          <w:marRight w:val="0"/>
          <w:marTop w:val="0"/>
          <w:marBottom w:val="0"/>
          <w:divBdr>
            <w:top w:val="none" w:sz="0" w:space="0" w:color="auto"/>
            <w:left w:val="none" w:sz="0" w:space="0" w:color="auto"/>
            <w:bottom w:val="none" w:sz="0" w:space="0" w:color="auto"/>
            <w:right w:val="none" w:sz="0" w:space="0" w:color="auto"/>
          </w:divBdr>
        </w:div>
        <w:div w:id="1483040378">
          <w:marLeft w:val="0"/>
          <w:marRight w:val="0"/>
          <w:marTop w:val="0"/>
          <w:marBottom w:val="0"/>
          <w:divBdr>
            <w:top w:val="none" w:sz="0" w:space="0" w:color="auto"/>
            <w:left w:val="none" w:sz="0" w:space="0" w:color="auto"/>
            <w:bottom w:val="none" w:sz="0" w:space="0" w:color="auto"/>
            <w:right w:val="none" w:sz="0" w:space="0" w:color="auto"/>
          </w:divBdr>
        </w:div>
        <w:div w:id="14624898">
          <w:marLeft w:val="0"/>
          <w:marRight w:val="0"/>
          <w:marTop w:val="0"/>
          <w:marBottom w:val="0"/>
          <w:divBdr>
            <w:top w:val="none" w:sz="0" w:space="0" w:color="auto"/>
            <w:left w:val="none" w:sz="0" w:space="0" w:color="auto"/>
            <w:bottom w:val="none" w:sz="0" w:space="0" w:color="auto"/>
            <w:right w:val="none" w:sz="0" w:space="0" w:color="auto"/>
          </w:divBdr>
        </w:div>
        <w:div w:id="146753787">
          <w:marLeft w:val="0"/>
          <w:marRight w:val="0"/>
          <w:marTop w:val="0"/>
          <w:marBottom w:val="0"/>
          <w:divBdr>
            <w:top w:val="none" w:sz="0" w:space="0" w:color="auto"/>
            <w:left w:val="none" w:sz="0" w:space="0" w:color="auto"/>
            <w:bottom w:val="none" w:sz="0" w:space="0" w:color="auto"/>
            <w:right w:val="none" w:sz="0" w:space="0" w:color="auto"/>
          </w:divBdr>
        </w:div>
        <w:div w:id="1926499074">
          <w:marLeft w:val="0"/>
          <w:marRight w:val="0"/>
          <w:marTop w:val="0"/>
          <w:marBottom w:val="0"/>
          <w:divBdr>
            <w:top w:val="none" w:sz="0" w:space="0" w:color="auto"/>
            <w:left w:val="none" w:sz="0" w:space="0" w:color="auto"/>
            <w:bottom w:val="none" w:sz="0" w:space="0" w:color="auto"/>
            <w:right w:val="none" w:sz="0" w:space="0" w:color="auto"/>
          </w:divBdr>
        </w:div>
        <w:div w:id="1493066755">
          <w:marLeft w:val="0"/>
          <w:marRight w:val="0"/>
          <w:marTop w:val="0"/>
          <w:marBottom w:val="0"/>
          <w:divBdr>
            <w:top w:val="none" w:sz="0" w:space="0" w:color="auto"/>
            <w:left w:val="none" w:sz="0" w:space="0" w:color="auto"/>
            <w:bottom w:val="none" w:sz="0" w:space="0" w:color="auto"/>
            <w:right w:val="none" w:sz="0" w:space="0" w:color="auto"/>
          </w:divBdr>
        </w:div>
        <w:div w:id="2122647574">
          <w:marLeft w:val="0"/>
          <w:marRight w:val="0"/>
          <w:marTop w:val="0"/>
          <w:marBottom w:val="0"/>
          <w:divBdr>
            <w:top w:val="none" w:sz="0" w:space="0" w:color="auto"/>
            <w:left w:val="none" w:sz="0" w:space="0" w:color="auto"/>
            <w:bottom w:val="none" w:sz="0" w:space="0" w:color="auto"/>
            <w:right w:val="none" w:sz="0" w:space="0" w:color="auto"/>
          </w:divBdr>
        </w:div>
        <w:div w:id="975447142">
          <w:marLeft w:val="0"/>
          <w:marRight w:val="0"/>
          <w:marTop w:val="0"/>
          <w:marBottom w:val="0"/>
          <w:divBdr>
            <w:top w:val="none" w:sz="0" w:space="0" w:color="auto"/>
            <w:left w:val="none" w:sz="0" w:space="0" w:color="auto"/>
            <w:bottom w:val="none" w:sz="0" w:space="0" w:color="auto"/>
            <w:right w:val="none" w:sz="0" w:space="0" w:color="auto"/>
          </w:divBdr>
        </w:div>
        <w:div w:id="2074111576">
          <w:marLeft w:val="0"/>
          <w:marRight w:val="0"/>
          <w:marTop w:val="0"/>
          <w:marBottom w:val="0"/>
          <w:divBdr>
            <w:top w:val="none" w:sz="0" w:space="0" w:color="auto"/>
            <w:left w:val="none" w:sz="0" w:space="0" w:color="auto"/>
            <w:bottom w:val="none" w:sz="0" w:space="0" w:color="auto"/>
            <w:right w:val="none" w:sz="0" w:space="0" w:color="auto"/>
          </w:divBdr>
        </w:div>
        <w:div w:id="1633898753">
          <w:marLeft w:val="0"/>
          <w:marRight w:val="0"/>
          <w:marTop w:val="0"/>
          <w:marBottom w:val="0"/>
          <w:divBdr>
            <w:top w:val="none" w:sz="0" w:space="0" w:color="auto"/>
            <w:left w:val="none" w:sz="0" w:space="0" w:color="auto"/>
            <w:bottom w:val="none" w:sz="0" w:space="0" w:color="auto"/>
            <w:right w:val="none" w:sz="0" w:space="0" w:color="auto"/>
          </w:divBdr>
        </w:div>
        <w:div w:id="1063018211">
          <w:marLeft w:val="0"/>
          <w:marRight w:val="0"/>
          <w:marTop w:val="0"/>
          <w:marBottom w:val="0"/>
          <w:divBdr>
            <w:top w:val="none" w:sz="0" w:space="0" w:color="auto"/>
            <w:left w:val="none" w:sz="0" w:space="0" w:color="auto"/>
            <w:bottom w:val="none" w:sz="0" w:space="0" w:color="auto"/>
            <w:right w:val="none" w:sz="0" w:space="0" w:color="auto"/>
          </w:divBdr>
        </w:div>
        <w:div w:id="1370102957">
          <w:marLeft w:val="0"/>
          <w:marRight w:val="0"/>
          <w:marTop w:val="0"/>
          <w:marBottom w:val="0"/>
          <w:divBdr>
            <w:top w:val="none" w:sz="0" w:space="0" w:color="auto"/>
            <w:left w:val="none" w:sz="0" w:space="0" w:color="auto"/>
            <w:bottom w:val="none" w:sz="0" w:space="0" w:color="auto"/>
            <w:right w:val="none" w:sz="0" w:space="0" w:color="auto"/>
          </w:divBdr>
        </w:div>
        <w:div w:id="506218203">
          <w:marLeft w:val="0"/>
          <w:marRight w:val="0"/>
          <w:marTop w:val="0"/>
          <w:marBottom w:val="0"/>
          <w:divBdr>
            <w:top w:val="none" w:sz="0" w:space="0" w:color="auto"/>
            <w:left w:val="none" w:sz="0" w:space="0" w:color="auto"/>
            <w:bottom w:val="none" w:sz="0" w:space="0" w:color="auto"/>
            <w:right w:val="none" w:sz="0" w:space="0" w:color="auto"/>
          </w:divBdr>
        </w:div>
      </w:divsChild>
    </w:div>
    <w:div w:id="1634939504">
      <w:bodyDiv w:val="1"/>
      <w:marLeft w:val="0"/>
      <w:marRight w:val="0"/>
      <w:marTop w:val="0"/>
      <w:marBottom w:val="0"/>
      <w:divBdr>
        <w:top w:val="none" w:sz="0" w:space="0" w:color="auto"/>
        <w:left w:val="none" w:sz="0" w:space="0" w:color="auto"/>
        <w:bottom w:val="none" w:sz="0" w:space="0" w:color="auto"/>
        <w:right w:val="none" w:sz="0" w:space="0" w:color="auto"/>
      </w:divBdr>
    </w:div>
    <w:div w:id="1685859138">
      <w:bodyDiv w:val="1"/>
      <w:marLeft w:val="0"/>
      <w:marRight w:val="0"/>
      <w:marTop w:val="0"/>
      <w:marBottom w:val="0"/>
      <w:divBdr>
        <w:top w:val="none" w:sz="0" w:space="0" w:color="auto"/>
        <w:left w:val="none" w:sz="0" w:space="0" w:color="auto"/>
        <w:bottom w:val="none" w:sz="0" w:space="0" w:color="auto"/>
        <w:right w:val="none" w:sz="0" w:space="0" w:color="auto"/>
      </w:divBdr>
    </w:div>
    <w:div w:id="1741825075">
      <w:bodyDiv w:val="1"/>
      <w:marLeft w:val="0"/>
      <w:marRight w:val="0"/>
      <w:marTop w:val="0"/>
      <w:marBottom w:val="0"/>
      <w:divBdr>
        <w:top w:val="none" w:sz="0" w:space="0" w:color="auto"/>
        <w:left w:val="none" w:sz="0" w:space="0" w:color="auto"/>
        <w:bottom w:val="none" w:sz="0" w:space="0" w:color="auto"/>
        <w:right w:val="none" w:sz="0" w:space="0" w:color="auto"/>
      </w:divBdr>
      <w:divsChild>
        <w:div w:id="256065710">
          <w:marLeft w:val="0"/>
          <w:marRight w:val="0"/>
          <w:marTop w:val="0"/>
          <w:marBottom w:val="0"/>
          <w:divBdr>
            <w:top w:val="none" w:sz="0" w:space="0" w:color="auto"/>
            <w:left w:val="none" w:sz="0" w:space="0" w:color="auto"/>
            <w:bottom w:val="none" w:sz="0" w:space="0" w:color="auto"/>
            <w:right w:val="none" w:sz="0" w:space="0" w:color="auto"/>
          </w:divBdr>
        </w:div>
      </w:divsChild>
    </w:div>
    <w:div w:id="1764254245">
      <w:bodyDiv w:val="1"/>
      <w:marLeft w:val="0"/>
      <w:marRight w:val="0"/>
      <w:marTop w:val="0"/>
      <w:marBottom w:val="0"/>
      <w:divBdr>
        <w:top w:val="none" w:sz="0" w:space="0" w:color="auto"/>
        <w:left w:val="none" w:sz="0" w:space="0" w:color="auto"/>
        <w:bottom w:val="none" w:sz="0" w:space="0" w:color="auto"/>
        <w:right w:val="none" w:sz="0" w:space="0" w:color="auto"/>
      </w:divBdr>
    </w:div>
    <w:div w:id="1827940791">
      <w:bodyDiv w:val="1"/>
      <w:marLeft w:val="0"/>
      <w:marRight w:val="0"/>
      <w:marTop w:val="0"/>
      <w:marBottom w:val="0"/>
      <w:divBdr>
        <w:top w:val="none" w:sz="0" w:space="0" w:color="auto"/>
        <w:left w:val="none" w:sz="0" w:space="0" w:color="auto"/>
        <w:bottom w:val="none" w:sz="0" w:space="0" w:color="auto"/>
        <w:right w:val="none" w:sz="0" w:space="0" w:color="auto"/>
      </w:divBdr>
      <w:divsChild>
        <w:div w:id="353074124">
          <w:marLeft w:val="0"/>
          <w:marRight w:val="0"/>
          <w:marTop w:val="0"/>
          <w:marBottom w:val="0"/>
          <w:divBdr>
            <w:top w:val="none" w:sz="0" w:space="0" w:color="auto"/>
            <w:left w:val="none" w:sz="0" w:space="0" w:color="auto"/>
            <w:bottom w:val="none" w:sz="0" w:space="0" w:color="auto"/>
            <w:right w:val="none" w:sz="0" w:space="0" w:color="auto"/>
          </w:divBdr>
        </w:div>
      </w:divsChild>
    </w:div>
    <w:div w:id="1829520732">
      <w:bodyDiv w:val="1"/>
      <w:marLeft w:val="0"/>
      <w:marRight w:val="0"/>
      <w:marTop w:val="0"/>
      <w:marBottom w:val="0"/>
      <w:divBdr>
        <w:top w:val="none" w:sz="0" w:space="0" w:color="auto"/>
        <w:left w:val="none" w:sz="0" w:space="0" w:color="auto"/>
        <w:bottom w:val="none" w:sz="0" w:space="0" w:color="auto"/>
        <w:right w:val="none" w:sz="0" w:space="0" w:color="auto"/>
      </w:divBdr>
      <w:divsChild>
        <w:div w:id="2037735599">
          <w:marLeft w:val="0"/>
          <w:marRight w:val="0"/>
          <w:marTop w:val="0"/>
          <w:marBottom w:val="0"/>
          <w:divBdr>
            <w:top w:val="none" w:sz="0" w:space="0" w:color="auto"/>
            <w:left w:val="none" w:sz="0" w:space="0" w:color="auto"/>
            <w:bottom w:val="none" w:sz="0" w:space="0" w:color="auto"/>
            <w:right w:val="none" w:sz="0" w:space="0" w:color="auto"/>
          </w:divBdr>
        </w:div>
        <w:div w:id="987441155">
          <w:marLeft w:val="0"/>
          <w:marRight w:val="0"/>
          <w:marTop w:val="0"/>
          <w:marBottom w:val="0"/>
          <w:divBdr>
            <w:top w:val="none" w:sz="0" w:space="0" w:color="auto"/>
            <w:left w:val="none" w:sz="0" w:space="0" w:color="auto"/>
            <w:bottom w:val="none" w:sz="0" w:space="0" w:color="auto"/>
            <w:right w:val="none" w:sz="0" w:space="0" w:color="auto"/>
          </w:divBdr>
        </w:div>
        <w:div w:id="73868122">
          <w:marLeft w:val="0"/>
          <w:marRight w:val="0"/>
          <w:marTop w:val="0"/>
          <w:marBottom w:val="0"/>
          <w:divBdr>
            <w:top w:val="none" w:sz="0" w:space="0" w:color="auto"/>
            <w:left w:val="none" w:sz="0" w:space="0" w:color="auto"/>
            <w:bottom w:val="none" w:sz="0" w:space="0" w:color="auto"/>
            <w:right w:val="none" w:sz="0" w:space="0" w:color="auto"/>
          </w:divBdr>
        </w:div>
        <w:div w:id="1448625256">
          <w:marLeft w:val="0"/>
          <w:marRight w:val="0"/>
          <w:marTop w:val="0"/>
          <w:marBottom w:val="0"/>
          <w:divBdr>
            <w:top w:val="none" w:sz="0" w:space="0" w:color="auto"/>
            <w:left w:val="none" w:sz="0" w:space="0" w:color="auto"/>
            <w:bottom w:val="none" w:sz="0" w:space="0" w:color="auto"/>
            <w:right w:val="none" w:sz="0" w:space="0" w:color="auto"/>
          </w:divBdr>
        </w:div>
        <w:div w:id="1775394057">
          <w:marLeft w:val="0"/>
          <w:marRight w:val="0"/>
          <w:marTop w:val="0"/>
          <w:marBottom w:val="0"/>
          <w:divBdr>
            <w:top w:val="none" w:sz="0" w:space="0" w:color="auto"/>
            <w:left w:val="none" w:sz="0" w:space="0" w:color="auto"/>
            <w:bottom w:val="none" w:sz="0" w:space="0" w:color="auto"/>
            <w:right w:val="none" w:sz="0" w:space="0" w:color="auto"/>
          </w:divBdr>
        </w:div>
        <w:div w:id="942490471">
          <w:marLeft w:val="0"/>
          <w:marRight w:val="0"/>
          <w:marTop w:val="0"/>
          <w:marBottom w:val="0"/>
          <w:divBdr>
            <w:top w:val="none" w:sz="0" w:space="0" w:color="auto"/>
            <w:left w:val="none" w:sz="0" w:space="0" w:color="auto"/>
            <w:bottom w:val="none" w:sz="0" w:space="0" w:color="auto"/>
            <w:right w:val="none" w:sz="0" w:space="0" w:color="auto"/>
          </w:divBdr>
        </w:div>
        <w:div w:id="1434863341">
          <w:marLeft w:val="0"/>
          <w:marRight w:val="0"/>
          <w:marTop w:val="0"/>
          <w:marBottom w:val="0"/>
          <w:divBdr>
            <w:top w:val="none" w:sz="0" w:space="0" w:color="auto"/>
            <w:left w:val="none" w:sz="0" w:space="0" w:color="auto"/>
            <w:bottom w:val="none" w:sz="0" w:space="0" w:color="auto"/>
            <w:right w:val="none" w:sz="0" w:space="0" w:color="auto"/>
          </w:divBdr>
        </w:div>
        <w:div w:id="71437585">
          <w:marLeft w:val="0"/>
          <w:marRight w:val="0"/>
          <w:marTop w:val="0"/>
          <w:marBottom w:val="0"/>
          <w:divBdr>
            <w:top w:val="none" w:sz="0" w:space="0" w:color="auto"/>
            <w:left w:val="none" w:sz="0" w:space="0" w:color="auto"/>
            <w:bottom w:val="none" w:sz="0" w:space="0" w:color="auto"/>
            <w:right w:val="none" w:sz="0" w:space="0" w:color="auto"/>
          </w:divBdr>
        </w:div>
        <w:div w:id="1650860246">
          <w:marLeft w:val="0"/>
          <w:marRight w:val="0"/>
          <w:marTop w:val="0"/>
          <w:marBottom w:val="0"/>
          <w:divBdr>
            <w:top w:val="none" w:sz="0" w:space="0" w:color="auto"/>
            <w:left w:val="none" w:sz="0" w:space="0" w:color="auto"/>
            <w:bottom w:val="none" w:sz="0" w:space="0" w:color="auto"/>
            <w:right w:val="none" w:sz="0" w:space="0" w:color="auto"/>
          </w:divBdr>
        </w:div>
        <w:div w:id="900284639">
          <w:marLeft w:val="0"/>
          <w:marRight w:val="0"/>
          <w:marTop w:val="0"/>
          <w:marBottom w:val="0"/>
          <w:divBdr>
            <w:top w:val="none" w:sz="0" w:space="0" w:color="auto"/>
            <w:left w:val="none" w:sz="0" w:space="0" w:color="auto"/>
            <w:bottom w:val="none" w:sz="0" w:space="0" w:color="auto"/>
            <w:right w:val="none" w:sz="0" w:space="0" w:color="auto"/>
          </w:divBdr>
        </w:div>
        <w:div w:id="1125932046">
          <w:marLeft w:val="0"/>
          <w:marRight w:val="0"/>
          <w:marTop w:val="0"/>
          <w:marBottom w:val="0"/>
          <w:divBdr>
            <w:top w:val="none" w:sz="0" w:space="0" w:color="auto"/>
            <w:left w:val="none" w:sz="0" w:space="0" w:color="auto"/>
            <w:bottom w:val="none" w:sz="0" w:space="0" w:color="auto"/>
            <w:right w:val="none" w:sz="0" w:space="0" w:color="auto"/>
          </w:divBdr>
        </w:div>
        <w:div w:id="830877381">
          <w:marLeft w:val="0"/>
          <w:marRight w:val="0"/>
          <w:marTop w:val="0"/>
          <w:marBottom w:val="0"/>
          <w:divBdr>
            <w:top w:val="none" w:sz="0" w:space="0" w:color="auto"/>
            <w:left w:val="none" w:sz="0" w:space="0" w:color="auto"/>
            <w:bottom w:val="none" w:sz="0" w:space="0" w:color="auto"/>
            <w:right w:val="none" w:sz="0" w:space="0" w:color="auto"/>
          </w:divBdr>
        </w:div>
        <w:div w:id="1585991135">
          <w:marLeft w:val="0"/>
          <w:marRight w:val="0"/>
          <w:marTop w:val="0"/>
          <w:marBottom w:val="0"/>
          <w:divBdr>
            <w:top w:val="none" w:sz="0" w:space="0" w:color="auto"/>
            <w:left w:val="none" w:sz="0" w:space="0" w:color="auto"/>
            <w:bottom w:val="none" w:sz="0" w:space="0" w:color="auto"/>
            <w:right w:val="none" w:sz="0" w:space="0" w:color="auto"/>
          </w:divBdr>
        </w:div>
        <w:div w:id="1998537612">
          <w:marLeft w:val="0"/>
          <w:marRight w:val="0"/>
          <w:marTop w:val="0"/>
          <w:marBottom w:val="0"/>
          <w:divBdr>
            <w:top w:val="none" w:sz="0" w:space="0" w:color="auto"/>
            <w:left w:val="none" w:sz="0" w:space="0" w:color="auto"/>
            <w:bottom w:val="none" w:sz="0" w:space="0" w:color="auto"/>
            <w:right w:val="none" w:sz="0" w:space="0" w:color="auto"/>
          </w:divBdr>
        </w:div>
        <w:div w:id="1866677386">
          <w:marLeft w:val="0"/>
          <w:marRight w:val="0"/>
          <w:marTop w:val="0"/>
          <w:marBottom w:val="0"/>
          <w:divBdr>
            <w:top w:val="none" w:sz="0" w:space="0" w:color="auto"/>
            <w:left w:val="none" w:sz="0" w:space="0" w:color="auto"/>
            <w:bottom w:val="none" w:sz="0" w:space="0" w:color="auto"/>
            <w:right w:val="none" w:sz="0" w:space="0" w:color="auto"/>
          </w:divBdr>
        </w:div>
        <w:div w:id="353850842">
          <w:marLeft w:val="0"/>
          <w:marRight w:val="0"/>
          <w:marTop w:val="0"/>
          <w:marBottom w:val="0"/>
          <w:divBdr>
            <w:top w:val="none" w:sz="0" w:space="0" w:color="auto"/>
            <w:left w:val="none" w:sz="0" w:space="0" w:color="auto"/>
            <w:bottom w:val="none" w:sz="0" w:space="0" w:color="auto"/>
            <w:right w:val="none" w:sz="0" w:space="0" w:color="auto"/>
          </w:divBdr>
        </w:div>
        <w:div w:id="827090415">
          <w:marLeft w:val="0"/>
          <w:marRight w:val="0"/>
          <w:marTop w:val="0"/>
          <w:marBottom w:val="0"/>
          <w:divBdr>
            <w:top w:val="none" w:sz="0" w:space="0" w:color="auto"/>
            <w:left w:val="none" w:sz="0" w:space="0" w:color="auto"/>
            <w:bottom w:val="none" w:sz="0" w:space="0" w:color="auto"/>
            <w:right w:val="none" w:sz="0" w:space="0" w:color="auto"/>
          </w:divBdr>
        </w:div>
        <w:div w:id="609819821">
          <w:marLeft w:val="0"/>
          <w:marRight w:val="0"/>
          <w:marTop w:val="0"/>
          <w:marBottom w:val="0"/>
          <w:divBdr>
            <w:top w:val="none" w:sz="0" w:space="0" w:color="auto"/>
            <w:left w:val="none" w:sz="0" w:space="0" w:color="auto"/>
            <w:bottom w:val="none" w:sz="0" w:space="0" w:color="auto"/>
            <w:right w:val="none" w:sz="0" w:space="0" w:color="auto"/>
          </w:divBdr>
        </w:div>
        <w:div w:id="378943450">
          <w:marLeft w:val="0"/>
          <w:marRight w:val="0"/>
          <w:marTop w:val="0"/>
          <w:marBottom w:val="0"/>
          <w:divBdr>
            <w:top w:val="none" w:sz="0" w:space="0" w:color="auto"/>
            <w:left w:val="none" w:sz="0" w:space="0" w:color="auto"/>
            <w:bottom w:val="none" w:sz="0" w:space="0" w:color="auto"/>
            <w:right w:val="none" w:sz="0" w:space="0" w:color="auto"/>
          </w:divBdr>
        </w:div>
        <w:div w:id="1157768834">
          <w:marLeft w:val="0"/>
          <w:marRight w:val="0"/>
          <w:marTop w:val="0"/>
          <w:marBottom w:val="0"/>
          <w:divBdr>
            <w:top w:val="none" w:sz="0" w:space="0" w:color="auto"/>
            <w:left w:val="none" w:sz="0" w:space="0" w:color="auto"/>
            <w:bottom w:val="none" w:sz="0" w:space="0" w:color="auto"/>
            <w:right w:val="none" w:sz="0" w:space="0" w:color="auto"/>
          </w:divBdr>
        </w:div>
        <w:div w:id="1310358829">
          <w:marLeft w:val="0"/>
          <w:marRight w:val="0"/>
          <w:marTop w:val="0"/>
          <w:marBottom w:val="0"/>
          <w:divBdr>
            <w:top w:val="none" w:sz="0" w:space="0" w:color="auto"/>
            <w:left w:val="none" w:sz="0" w:space="0" w:color="auto"/>
            <w:bottom w:val="none" w:sz="0" w:space="0" w:color="auto"/>
            <w:right w:val="none" w:sz="0" w:space="0" w:color="auto"/>
          </w:divBdr>
        </w:div>
        <w:div w:id="1177038450">
          <w:marLeft w:val="0"/>
          <w:marRight w:val="0"/>
          <w:marTop w:val="0"/>
          <w:marBottom w:val="0"/>
          <w:divBdr>
            <w:top w:val="none" w:sz="0" w:space="0" w:color="auto"/>
            <w:left w:val="none" w:sz="0" w:space="0" w:color="auto"/>
            <w:bottom w:val="none" w:sz="0" w:space="0" w:color="auto"/>
            <w:right w:val="none" w:sz="0" w:space="0" w:color="auto"/>
          </w:divBdr>
        </w:div>
        <w:div w:id="1691419769">
          <w:marLeft w:val="0"/>
          <w:marRight w:val="0"/>
          <w:marTop w:val="0"/>
          <w:marBottom w:val="0"/>
          <w:divBdr>
            <w:top w:val="none" w:sz="0" w:space="0" w:color="auto"/>
            <w:left w:val="none" w:sz="0" w:space="0" w:color="auto"/>
            <w:bottom w:val="none" w:sz="0" w:space="0" w:color="auto"/>
            <w:right w:val="none" w:sz="0" w:space="0" w:color="auto"/>
          </w:divBdr>
        </w:div>
        <w:div w:id="546259241">
          <w:marLeft w:val="0"/>
          <w:marRight w:val="0"/>
          <w:marTop w:val="0"/>
          <w:marBottom w:val="0"/>
          <w:divBdr>
            <w:top w:val="none" w:sz="0" w:space="0" w:color="auto"/>
            <w:left w:val="none" w:sz="0" w:space="0" w:color="auto"/>
            <w:bottom w:val="none" w:sz="0" w:space="0" w:color="auto"/>
            <w:right w:val="none" w:sz="0" w:space="0" w:color="auto"/>
          </w:divBdr>
        </w:div>
        <w:div w:id="1602496469">
          <w:marLeft w:val="0"/>
          <w:marRight w:val="0"/>
          <w:marTop w:val="0"/>
          <w:marBottom w:val="0"/>
          <w:divBdr>
            <w:top w:val="none" w:sz="0" w:space="0" w:color="auto"/>
            <w:left w:val="none" w:sz="0" w:space="0" w:color="auto"/>
            <w:bottom w:val="none" w:sz="0" w:space="0" w:color="auto"/>
            <w:right w:val="none" w:sz="0" w:space="0" w:color="auto"/>
          </w:divBdr>
        </w:div>
        <w:div w:id="875123851">
          <w:marLeft w:val="0"/>
          <w:marRight w:val="0"/>
          <w:marTop w:val="0"/>
          <w:marBottom w:val="0"/>
          <w:divBdr>
            <w:top w:val="none" w:sz="0" w:space="0" w:color="auto"/>
            <w:left w:val="none" w:sz="0" w:space="0" w:color="auto"/>
            <w:bottom w:val="none" w:sz="0" w:space="0" w:color="auto"/>
            <w:right w:val="none" w:sz="0" w:space="0" w:color="auto"/>
          </w:divBdr>
        </w:div>
      </w:divsChild>
    </w:div>
    <w:div w:id="1838762304">
      <w:bodyDiv w:val="1"/>
      <w:marLeft w:val="0"/>
      <w:marRight w:val="0"/>
      <w:marTop w:val="0"/>
      <w:marBottom w:val="0"/>
      <w:divBdr>
        <w:top w:val="none" w:sz="0" w:space="0" w:color="auto"/>
        <w:left w:val="none" w:sz="0" w:space="0" w:color="auto"/>
        <w:bottom w:val="none" w:sz="0" w:space="0" w:color="auto"/>
        <w:right w:val="none" w:sz="0" w:space="0" w:color="auto"/>
      </w:divBdr>
    </w:div>
    <w:div w:id="1860854206">
      <w:bodyDiv w:val="1"/>
      <w:marLeft w:val="0"/>
      <w:marRight w:val="0"/>
      <w:marTop w:val="0"/>
      <w:marBottom w:val="0"/>
      <w:divBdr>
        <w:top w:val="none" w:sz="0" w:space="0" w:color="auto"/>
        <w:left w:val="none" w:sz="0" w:space="0" w:color="auto"/>
        <w:bottom w:val="none" w:sz="0" w:space="0" w:color="auto"/>
        <w:right w:val="none" w:sz="0" w:space="0" w:color="auto"/>
      </w:divBdr>
    </w:div>
    <w:div w:id="1867139648">
      <w:bodyDiv w:val="1"/>
      <w:marLeft w:val="0"/>
      <w:marRight w:val="0"/>
      <w:marTop w:val="0"/>
      <w:marBottom w:val="0"/>
      <w:divBdr>
        <w:top w:val="none" w:sz="0" w:space="0" w:color="auto"/>
        <w:left w:val="none" w:sz="0" w:space="0" w:color="auto"/>
        <w:bottom w:val="none" w:sz="0" w:space="0" w:color="auto"/>
        <w:right w:val="none" w:sz="0" w:space="0" w:color="auto"/>
      </w:divBdr>
    </w:div>
    <w:div w:id="1872525487">
      <w:bodyDiv w:val="1"/>
      <w:marLeft w:val="0"/>
      <w:marRight w:val="0"/>
      <w:marTop w:val="0"/>
      <w:marBottom w:val="0"/>
      <w:divBdr>
        <w:top w:val="none" w:sz="0" w:space="0" w:color="auto"/>
        <w:left w:val="none" w:sz="0" w:space="0" w:color="auto"/>
        <w:bottom w:val="none" w:sz="0" w:space="0" w:color="auto"/>
        <w:right w:val="none" w:sz="0" w:space="0" w:color="auto"/>
      </w:divBdr>
    </w:div>
    <w:div w:id="1919514086">
      <w:bodyDiv w:val="1"/>
      <w:marLeft w:val="0"/>
      <w:marRight w:val="0"/>
      <w:marTop w:val="0"/>
      <w:marBottom w:val="0"/>
      <w:divBdr>
        <w:top w:val="none" w:sz="0" w:space="0" w:color="auto"/>
        <w:left w:val="none" w:sz="0" w:space="0" w:color="auto"/>
        <w:bottom w:val="none" w:sz="0" w:space="0" w:color="auto"/>
        <w:right w:val="none" w:sz="0" w:space="0" w:color="auto"/>
      </w:divBdr>
    </w:div>
    <w:div w:id="1923175864">
      <w:bodyDiv w:val="1"/>
      <w:marLeft w:val="0"/>
      <w:marRight w:val="0"/>
      <w:marTop w:val="0"/>
      <w:marBottom w:val="0"/>
      <w:divBdr>
        <w:top w:val="none" w:sz="0" w:space="0" w:color="auto"/>
        <w:left w:val="none" w:sz="0" w:space="0" w:color="auto"/>
        <w:bottom w:val="none" w:sz="0" w:space="0" w:color="auto"/>
        <w:right w:val="none" w:sz="0" w:space="0" w:color="auto"/>
      </w:divBdr>
    </w:div>
    <w:div w:id="1928269289">
      <w:bodyDiv w:val="1"/>
      <w:marLeft w:val="0"/>
      <w:marRight w:val="0"/>
      <w:marTop w:val="0"/>
      <w:marBottom w:val="0"/>
      <w:divBdr>
        <w:top w:val="none" w:sz="0" w:space="0" w:color="auto"/>
        <w:left w:val="none" w:sz="0" w:space="0" w:color="auto"/>
        <w:bottom w:val="none" w:sz="0" w:space="0" w:color="auto"/>
        <w:right w:val="none" w:sz="0" w:space="0" w:color="auto"/>
      </w:divBdr>
    </w:div>
    <w:div w:id="1943610756">
      <w:bodyDiv w:val="1"/>
      <w:marLeft w:val="0"/>
      <w:marRight w:val="0"/>
      <w:marTop w:val="0"/>
      <w:marBottom w:val="0"/>
      <w:divBdr>
        <w:top w:val="none" w:sz="0" w:space="0" w:color="auto"/>
        <w:left w:val="none" w:sz="0" w:space="0" w:color="auto"/>
        <w:bottom w:val="none" w:sz="0" w:space="0" w:color="auto"/>
        <w:right w:val="none" w:sz="0" w:space="0" w:color="auto"/>
      </w:divBdr>
    </w:div>
    <w:div w:id="1950813608">
      <w:bodyDiv w:val="1"/>
      <w:marLeft w:val="0"/>
      <w:marRight w:val="0"/>
      <w:marTop w:val="0"/>
      <w:marBottom w:val="0"/>
      <w:divBdr>
        <w:top w:val="none" w:sz="0" w:space="0" w:color="auto"/>
        <w:left w:val="none" w:sz="0" w:space="0" w:color="auto"/>
        <w:bottom w:val="none" w:sz="0" w:space="0" w:color="auto"/>
        <w:right w:val="none" w:sz="0" w:space="0" w:color="auto"/>
      </w:divBdr>
    </w:div>
    <w:div w:id="1969967396">
      <w:bodyDiv w:val="1"/>
      <w:marLeft w:val="0"/>
      <w:marRight w:val="0"/>
      <w:marTop w:val="0"/>
      <w:marBottom w:val="0"/>
      <w:divBdr>
        <w:top w:val="none" w:sz="0" w:space="0" w:color="auto"/>
        <w:left w:val="none" w:sz="0" w:space="0" w:color="auto"/>
        <w:bottom w:val="none" w:sz="0" w:space="0" w:color="auto"/>
        <w:right w:val="none" w:sz="0" w:space="0" w:color="auto"/>
      </w:divBdr>
    </w:div>
    <w:div w:id="1984193418">
      <w:bodyDiv w:val="1"/>
      <w:marLeft w:val="0"/>
      <w:marRight w:val="0"/>
      <w:marTop w:val="0"/>
      <w:marBottom w:val="0"/>
      <w:divBdr>
        <w:top w:val="none" w:sz="0" w:space="0" w:color="auto"/>
        <w:left w:val="none" w:sz="0" w:space="0" w:color="auto"/>
        <w:bottom w:val="none" w:sz="0" w:space="0" w:color="auto"/>
        <w:right w:val="none" w:sz="0" w:space="0" w:color="auto"/>
      </w:divBdr>
    </w:div>
    <w:div w:id="1999454687">
      <w:bodyDiv w:val="1"/>
      <w:marLeft w:val="0"/>
      <w:marRight w:val="0"/>
      <w:marTop w:val="0"/>
      <w:marBottom w:val="0"/>
      <w:divBdr>
        <w:top w:val="none" w:sz="0" w:space="0" w:color="auto"/>
        <w:left w:val="none" w:sz="0" w:space="0" w:color="auto"/>
        <w:bottom w:val="none" w:sz="0" w:space="0" w:color="auto"/>
        <w:right w:val="none" w:sz="0" w:space="0" w:color="auto"/>
      </w:divBdr>
    </w:div>
    <w:div w:id="2024747672">
      <w:bodyDiv w:val="1"/>
      <w:marLeft w:val="0"/>
      <w:marRight w:val="0"/>
      <w:marTop w:val="0"/>
      <w:marBottom w:val="0"/>
      <w:divBdr>
        <w:top w:val="none" w:sz="0" w:space="0" w:color="auto"/>
        <w:left w:val="none" w:sz="0" w:space="0" w:color="auto"/>
        <w:bottom w:val="none" w:sz="0" w:space="0" w:color="auto"/>
        <w:right w:val="none" w:sz="0" w:space="0" w:color="auto"/>
      </w:divBdr>
      <w:divsChild>
        <w:div w:id="1134756026">
          <w:marLeft w:val="0"/>
          <w:marRight w:val="0"/>
          <w:marTop w:val="0"/>
          <w:marBottom w:val="0"/>
          <w:divBdr>
            <w:top w:val="none" w:sz="0" w:space="0" w:color="auto"/>
            <w:left w:val="none" w:sz="0" w:space="0" w:color="auto"/>
            <w:bottom w:val="none" w:sz="0" w:space="0" w:color="auto"/>
            <w:right w:val="none" w:sz="0" w:space="0" w:color="auto"/>
          </w:divBdr>
        </w:div>
      </w:divsChild>
    </w:div>
    <w:div w:id="2038463186">
      <w:bodyDiv w:val="1"/>
      <w:marLeft w:val="0"/>
      <w:marRight w:val="0"/>
      <w:marTop w:val="0"/>
      <w:marBottom w:val="0"/>
      <w:divBdr>
        <w:top w:val="none" w:sz="0" w:space="0" w:color="auto"/>
        <w:left w:val="none" w:sz="0" w:space="0" w:color="auto"/>
        <w:bottom w:val="none" w:sz="0" w:space="0" w:color="auto"/>
        <w:right w:val="none" w:sz="0" w:space="0" w:color="auto"/>
      </w:divBdr>
    </w:div>
    <w:div w:id="2060935506">
      <w:bodyDiv w:val="1"/>
      <w:marLeft w:val="0"/>
      <w:marRight w:val="0"/>
      <w:marTop w:val="0"/>
      <w:marBottom w:val="0"/>
      <w:divBdr>
        <w:top w:val="none" w:sz="0" w:space="0" w:color="auto"/>
        <w:left w:val="none" w:sz="0" w:space="0" w:color="auto"/>
        <w:bottom w:val="none" w:sz="0" w:space="0" w:color="auto"/>
        <w:right w:val="none" w:sz="0" w:space="0" w:color="auto"/>
      </w:divBdr>
    </w:div>
    <w:div w:id="2064671229">
      <w:bodyDiv w:val="1"/>
      <w:marLeft w:val="0"/>
      <w:marRight w:val="0"/>
      <w:marTop w:val="0"/>
      <w:marBottom w:val="0"/>
      <w:divBdr>
        <w:top w:val="none" w:sz="0" w:space="0" w:color="auto"/>
        <w:left w:val="none" w:sz="0" w:space="0" w:color="auto"/>
        <w:bottom w:val="none" w:sz="0" w:space="0" w:color="auto"/>
        <w:right w:val="none" w:sz="0" w:space="0" w:color="auto"/>
      </w:divBdr>
    </w:div>
    <w:div w:id="2066298465">
      <w:bodyDiv w:val="1"/>
      <w:marLeft w:val="0"/>
      <w:marRight w:val="0"/>
      <w:marTop w:val="0"/>
      <w:marBottom w:val="0"/>
      <w:divBdr>
        <w:top w:val="none" w:sz="0" w:space="0" w:color="auto"/>
        <w:left w:val="none" w:sz="0" w:space="0" w:color="auto"/>
        <w:bottom w:val="none" w:sz="0" w:space="0" w:color="auto"/>
        <w:right w:val="none" w:sz="0" w:space="0" w:color="auto"/>
      </w:divBdr>
      <w:divsChild>
        <w:div w:id="549847110">
          <w:marLeft w:val="0"/>
          <w:marRight w:val="0"/>
          <w:marTop w:val="0"/>
          <w:marBottom w:val="0"/>
          <w:divBdr>
            <w:top w:val="none" w:sz="0" w:space="0" w:color="auto"/>
            <w:left w:val="none" w:sz="0" w:space="0" w:color="auto"/>
            <w:bottom w:val="none" w:sz="0" w:space="0" w:color="auto"/>
            <w:right w:val="none" w:sz="0" w:space="0" w:color="auto"/>
          </w:divBdr>
          <w:divsChild>
            <w:div w:id="192351350">
              <w:marLeft w:val="0"/>
              <w:marRight w:val="0"/>
              <w:marTop w:val="0"/>
              <w:marBottom w:val="0"/>
              <w:divBdr>
                <w:top w:val="none" w:sz="0" w:space="0" w:color="auto"/>
                <w:left w:val="none" w:sz="0" w:space="0" w:color="auto"/>
                <w:bottom w:val="none" w:sz="0" w:space="0" w:color="auto"/>
                <w:right w:val="none" w:sz="0" w:space="0" w:color="auto"/>
              </w:divBdr>
              <w:divsChild>
                <w:div w:id="89358158">
                  <w:marLeft w:val="0"/>
                  <w:marRight w:val="0"/>
                  <w:marTop w:val="0"/>
                  <w:marBottom w:val="0"/>
                  <w:divBdr>
                    <w:top w:val="none" w:sz="0" w:space="0" w:color="auto"/>
                    <w:left w:val="none" w:sz="0" w:space="0" w:color="auto"/>
                    <w:bottom w:val="none" w:sz="0" w:space="0" w:color="auto"/>
                    <w:right w:val="none" w:sz="0" w:space="0" w:color="auto"/>
                  </w:divBdr>
                  <w:divsChild>
                    <w:div w:id="657344000">
                      <w:marLeft w:val="0"/>
                      <w:marRight w:val="0"/>
                      <w:marTop w:val="0"/>
                      <w:marBottom w:val="0"/>
                      <w:divBdr>
                        <w:top w:val="none" w:sz="0" w:space="0" w:color="auto"/>
                        <w:left w:val="none" w:sz="0" w:space="0" w:color="auto"/>
                        <w:bottom w:val="none" w:sz="0" w:space="0" w:color="auto"/>
                        <w:right w:val="none" w:sz="0" w:space="0" w:color="auto"/>
                      </w:divBdr>
                      <w:divsChild>
                        <w:div w:id="918443298">
                          <w:marLeft w:val="0"/>
                          <w:marRight w:val="0"/>
                          <w:marTop w:val="0"/>
                          <w:marBottom w:val="0"/>
                          <w:divBdr>
                            <w:top w:val="none" w:sz="0" w:space="0" w:color="auto"/>
                            <w:left w:val="none" w:sz="0" w:space="0" w:color="auto"/>
                            <w:bottom w:val="none" w:sz="0" w:space="0" w:color="auto"/>
                            <w:right w:val="none" w:sz="0" w:space="0" w:color="auto"/>
                          </w:divBdr>
                          <w:divsChild>
                            <w:div w:id="1257906393">
                              <w:marLeft w:val="0"/>
                              <w:marRight w:val="0"/>
                              <w:marTop w:val="0"/>
                              <w:marBottom w:val="0"/>
                              <w:divBdr>
                                <w:top w:val="none" w:sz="0" w:space="0" w:color="auto"/>
                                <w:left w:val="none" w:sz="0" w:space="0" w:color="auto"/>
                                <w:bottom w:val="none" w:sz="0" w:space="0" w:color="auto"/>
                                <w:right w:val="none" w:sz="0" w:space="0" w:color="auto"/>
                              </w:divBdr>
                              <w:divsChild>
                                <w:div w:id="205248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0370165">
      <w:bodyDiv w:val="1"/>
      <w:marLeft w:val="0"/>
      <w:marRight w:val="0"/>
      <w:marTop w:val="0"/>
      <w:marBottom w:val="0"/>
      <w:divBdr>
        <w:top w:val="none" w:sz="0" w:space="0" w:color="auto"/>
        <w:left w:val="none" w:sz="0" w:space="0" w:color="auto"/>
        <w:bottom w:val="none" w:sz="0" w:space="0" w:color="auto"/>
        <w:right w:val="none" w:sz="0" w:space="0" w:color="auto"/>
      </w:divBdr>
    </w:div>
    <w:div w:id="2122913439">
      <w:bodyDiv w:val="1"/>
      <w:marLeft w:val="0"/>
      <w:marRight w:val="0"/>
      <w:marTop w:val="0"/>
      <w:marBottom w:val="0"/>
      <w:divBdr>
        <w:top w:val="none" w:sz="0" w:space="0" w:color="auto"/>
        <w:left w:val="none" w:sz="0" w:space="0" w:color="auto"/>
        <w:bottom w:val="none" w:sz="0" w:space="0" w:color="auto"/>
        <w:right w:val="none" w:sz="0" w:space="0" w:color="auto"/>
      </w:divBdr>
    </w:div>
    <w:div w:id="2137944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18/08/relationships/commentsExtensible" Target="commentsExtensible.xml"/><Relationship Id="rId26" Type="http://schemas.openxmlformats.org/officeDocument/2006/relationships/image" Target="media/image12.png"/><Relationship Id="rId39" Type="http://schemas.openxmlformats.org/officeDocument/2006/relationships/footer" Target="footer5.xml"/><Relationship Id="rId21" Type="http://schemas.openxmlformats.org/officeDocument/2006/relationships/image" Target="media/image7.png"/><Relationship Id="rId34" Type="http://schemas.openxmlformats.org/officeDocument/2006/relationships/image" Target="media/image20.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6.jpeg"/><Relationship Id="rId29" Type="http://schemas.openxmlformats.org/officeDocument/2006/relationships/image" Target="media/image15.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image" Target="media/image2.jpeg"/><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glossaryDocument" Target="glossary/document.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footer" Target="footer3.xml"/><Relationship Id="rId17" Type="http://schemas.microsoft.com/office/2016/09/relationships/commentsIds" Target="commentsIds.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oter" Target="footer4.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Všeobecné"/>
          <w:gallery w:val="placeholder"/>
        </w:category>
        <w:types>
          <w:type w:val="bbPlcHdr"/>
        </w:types>
        <w:behaviors>
          <w:behavior w:val="content"/>
        </w:behaviors>
        <w:guid w:val="{41E059EB-EF5C-41F9-9EFB-B8B1AA880E6C}"/>
      </w:docPartPr>
      <w:docPartBody>
        <w:p w:rsidR="00963E75" w:rsidRDefault="0040386F">
          <w:r w:rsidRPr="00C31206">
            <w:rPr>
              <w:rStyle w:val="Zstupntext"/>
            </w:rPr>
            <w:t>Kliknite alebo ťuknite sem a zadajte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DokChampa">
    <w:charset w:val="DE"/>
    <w:family w:val="swiss"/>
    <w:pitch w:val="variable"/>
    <w:sig w:usb0="83000003" w:usb1="00000000" w:usb2="00000000" w:usb3="00000000" w:csb0="00010001"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386F"/>
    <w:rsid w:val="00014E38"/>
    <w:rsid w:val="00085669"/>
    <w:rsid w:val="000C479A"/>
    <w:rsid w:val="00115CCE"/>
    <w:rsid w:val="001920A3"/>
    <w:rsid w:val="001A38F2"/>
    <w:rsid w:val="001A572A"/>
    <w:rsid w:val="001D69AA"/>
    <w:rsid w:val="002002F0"/>
    <w:rsid w:val="00203CE1"/>
    <w:rsid w:val="00255F85"/>
    <w:rsid w:val="0040386F"/>
    <w:rsid w:val="004556D4"/>
    <w:rsid w:val="005A6EC5"/>
    <w:rsid w:val="00615A92"/>
    <w:rsid w:val="00694C81"/>
    <w:rsid w:val="006953EC"/>
    <w:rsid w:val="00725274"/>
    <w:rsid w:val="00727A8D"/>
    <w:rsid w:val="00766744"/>
    <w:rsid w:val="00885CF9"/>
    <w:rsid w:val="008E56A7"/>
    <w:rsid w:val="00951DDB"/>
    <w:rsid w:val="00963E75"/>
    <w:rsid w:val="00997E55"/>
    <w:rsid w:val="009D400B"/>
    <w:rsid w:val="009F66A8"/>
    <w:rsid w:val="00A677DD"/>
    <w:rsid w:val="00AC1334"/>
    <w:rsid w:val="00AD0643"/>
    <w:rsid w:val="00B64562"/>
    <w:rsid w:val="00B86ACA"/>
    <w:rsid w:val="00C667C9"/>
    <w:rsid w:val="00CB0AE3"/>
    <w:rsid w:val="00CC6343"/>
    <w:rsid w:val="00CF5186"/>
    <w:rsid w:val="00DA773F"/>
    <w:rsid w:val="00DD1D7B"/>
    <w:rsid w:val="00E746F8"/>
    <w:rsid w:val="00E83847"/>
    <w:rsid w:val="00F30A6B"/>
    <w:rsid w:val="00F825B7"/>
    <w:rsid w:val="00F9616B"/>
    <w:rsid w:val="00FB2AEB"/>
    <w:rsid w:val="00FB397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1D69A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461FF14-ED59-4885-B491-4B3B1F05181A}">
  <we:reference id="wa104382081" version="1.46.0.0" store="en-001" storeType="OMEX"/>
  <we:alternateReferences>
    <we:reference id="WA104382081" version="1.46.0.0" store="" storeType="OMEX"/>
  </we:alternateReferences>
  <we:properties>
    <we:property name="MENDELEY_CITATIONS" value="[{&quot;citationID&quot;:&quot;MENDELEY_CITATION_c9f51ec6-23d6-404e-94a2-1f25b8827a0d&quot;,&quot;properties&quot;:{&quot;noteIndex&quot;:0},&quot;isEdited&quot;:false,&quot;manualOverride&quot;:{&quot;isManuallyOverridden&quot;:true,&quot;citeprocText&quot;:&quot;(Statcounter, 2023; Chaffey Dave, 2023; Chen a Zhai, 2023; Block a Morwitz, 1999; Katuk Norliza et al., 2019a; Schmidt, 2012; Bellini a Aiolfi, 2017; Katuk Norliza et al., 2019b; Schopfer Sandro a Keller Thorben, 2014; PYMNTS, 2019; Statista, 2020; Aiolfi et al., 2022; Harsha Jayawilal a Premeratne, 2017; Rakestraw Thomas L. et al., 2013; Jobe, 2013; Li et al., 2022; Khan Jamil a Shahzad Sara, 2015; Brahler Stefan, 2010; Curry David, 2023; Krishna Sundara a Devarakonda Mohan, 2015; Rajinder Singh, 2014; Hall Mark a Hosch William, 2023; Li et al., 2017; Thomas a Garland, 2004; Adaji et al., 2018; Heinrichs et al., 2011; Ahn et al., 2015; Jain Roshni, 2018; DeSimone Deanna, 2017; López et al., 2017)&quot;,&quot;manualOverrideText&quot;:&quot;&quot;},&quot;citationItems&quot;:[{&quot;id&quot;:&quot;a438f210-56a9-3fe3-894d-e331f187961e&quot;,&quot;itemData&quot;:{&quot;type&quot;:&quot;webpage&quot;,&quot;id&quot;:&quot;a438f210-56a9-3fe3-894d-e331f187961e&quot;,&quot;title&quot;:&quot;Desktop vs Mobile vs Tablet Market Share Worldwide&quot;,&quot;author&quot;:[{&quot;family&quot;:&quot;Statcounter&quot;,&quot;given&quot;:&quot;&quot;,&quot;parse-names&quot;:false,&quot;dropping-particle&quot;:&quot;&quot;,&quot;non-dropping-particle&quot;:&quot;&quot;}],&quot;accessed&quot;:{&quot;date-parts&quot;:[[2023,11,19]]},&quot;URL&quot;:&quot;https://gs.statcounter.com/platform-market-share/desktop-mobile-tablet&quot;,&quot;issued&quot;:{&quot;date-parts&quot;:[[2023]]},&quot;container-title-short&quot;:&quot;&quot;},&quot;isTemporary&quot;:false},{&quot;id&quot;:&quot;733a86f9-b2c4-3f65-ab7e-ea5d4b190e18&quot;,&quot;itemData&quot;:{&quot;type&quot;:&quot;webpage&quot;,&quot;id&quot;:&quot;733a86f9-b2c4-3f65-ab7e-ea5d4b190e18&quot;,&quot;title&quot;:&quot;Mobile marketing statistics compilation 2023&quot;,&quot;author&quot;:[{&quot;family&quot;:&quot;Chaffey Dave&quot;,&quot;given&quot;:&quot;&quot;,&quot;parse-names&quot;:false,&quot;dropping-particle&quot;:&quot;&quot;,&quot;non-dropping-particle&quot;:&quot;&quot;}],&quot;accessed&quot;:{&quot;date-parts&quot;:[[2023,11,19]]},&quot;URL&quot;:&quot;https://www.smartinsights.com/mobile-marketing/mobile-marketing-analytics/mobile-marketing-statistics/&quot;,&quot;issued&quot;:{&quot;date-parts&quot;:[[2023,2,27]]},&quot;container-title-short&quot;:&quot;&quot;},&quot;isTemporary&quot;:false},{&quot;id&quot;:&quot;8708120b-7eb4-3a75-899d-ae7cf5722881&quot;,&quot;itemData&quot;:{&quot;type&quot;:&quot;article-journal&quot;,&quot;id&quot;:&quot;8708120b-7eb4-3a75-899d-ae7cf5722881&quot;,&quot;title&quot;:&quot;The Effects of Information Layout, Display Mode, and Gender Difference on the User Interface Design of Mobile Shopping Applications&quot;,&quot;author&quot;:[{&quot;family&quot;:&quot;Chen&quot;,&quot;given&quot;:&quot;Chien-Hsiung&quot;,&quot;parse-names&quot;:false,&quot;dropping-particle&quot;:&quot;&quot;,&quot;non-dropping-particle&quot;:&quot;&quot;},{&quot;family&quot;:&quot;Zhai&quot;,&quot;given&quot;:&quot;Weimin&quot;,&quot;parse-names&quot;:false,&quot;dropping-particle&quot;:&quot;&quot;,&quot;non-dropping-particle&quot;:&quot;&quot;}],&quot;container-title&quot;:&quot;IEEE Access&quot;,&quot;DOI&quot;:&quot;10.1109/ACCESS.2023.3274575&quot;,&quot;ISSN&quot;:&quot;2169-3536&quot;,&quot;issued&quot;:{&quot;date-parts&quot;:[[2023]]},&quot;page&quot;:&quot;47024-47039&quot;,&quot;volume&quot;:&quot;11&quot;,&quot;container-title-short&quot;:&quot;&quot;},&quot;isTemporary&quot;:false},{&quot;id&quot;:&quot;3dd5ee91-5f4e-32d2-8c4b-f0281990f9f0&quot;,&quot;itemData&quot;:{&quot;type&quot;:&quot;article-journal&quot;,&quot;id&quot;:&quot;3dd5ee91-5f4e-32d2-8c4b-f0281990f9f0&quot;,&quot;title&quot;:&quot;Shopping Lists as an External Memory Aid for Grocery Shopping: Influences on List Writing and List Fulfillment&quot;,&quot;author&quot;:[{&quot;family&quot;:&quot;Block&quot;,&quot;given&quot;:&quot;Lauren G.&quot;,&quot;parse-names&quot;:false,&quot;dropping-particle&quot;:&quot;&quot;,&quot;non-dropping-particle&quot;:&quot;&quot;},{&quot;family&quot;:&quot;Morwitz&quot;,&quot;given&quot;:&quot;Vicki G.&quot;,&quot;parse-names&quot;:false,&quot;dropping-particle&quot;:&quot;&quot;,&quot;non-dropping-particle&quot;:&quot;&quot;}],&quot;container-title&quot;:&quot;Journal of Consumer Psychology&quot;,&quot;DOI&quot;:&quot;10.1207/s15327663jcp0804_01&quot;,&quot;ISSN&quot;:&quot;1057-7408&quot;,&quot;issued&quot;:{&quot;date-parts&quot;:[[1999,1,25]]},&quot;page&quot;:&quot;343-375&quot;,&quot;abstract&quot;:&quot;&lt;p&gt;We explore the use of shopping lists as an external memory aid to consumers’ grocery shopping by examining the factors that influence the content of consumers’ shopping lists and the effectiveness of shopping lists as external memory aids. We analyze the shopping lists and actual purchase behavior of a panel of consumers during multiple grocery shopping trips conducted over a 2‐month period. Our results indicate that consumers record on their lists approximately 40% of the items they ultimately purchase. Consistent with the external memory literature, we find that consumers write items on their shopping lists for which there are financial incentives to remember (e.g., manufacturers’ coupons), need‐based incentives to remember (e.g., the product is frequently used), and schema‐based advantages to remember (e.g., items purchased on fill‐in trips). More than 80% of the items written on the shopping list were actually purchased. Thus, shopping lists appear to be an effective external memory storage device for grocery purchasing. We discuss these and other findings in relation to the literatures on external memory and planned versus unplanned purchasing.&lt;/p&gt;&quot;,&quot;issue&quot;:&quot;4&quot;,&quot;volume&quot;:&quot;8&quot;,&quot;container-title-short&quot;:&quot;&quot;},&quot;isTemporary&quot;:false},{&quot;id&quot;:&quot;1469042a-b14c-3926-a41d-ff79f3b8d639&quot;,&quot;itemData&quot;:{&quot;type&quot;:&quot;article-journal&quot;,&quot;id&quot;:&quot;1469042a-b14c-3926-a41d-ff79f3b8d639&quot;,&quot;title&quot;:&quot;Design and Development of Smart List: A Mobile App for Creating and Managing Grocery Lists&quot;,&quot;author&quot;:[{&quot;family&quot;:&quot;Katuk Norliza&quot;,&quot;given&quot;:&quot;&quot;,&quot;parse-names&quot;:false,&quot;dropping-particle&quot;:&quot;&quot;,&quot;non-dropping-particle&quot;:&quot;&quot;},{&quot;family&quot;:&quot;Jayasangar Tamilarasi&quot;,&quot;given&quot;:&quot;&quot;,&quot;parse-names&quot;:false,&quot;dropping-particle&quot;:&quot;&quot;,&quot;non-dropping-particle&quot;:&quot;&quot;},{&quot;family&quot;:&quot;Yusof Yuhanis&quot;,&quot;given&quot;:&quot;&quot;,&quot;parse-names&quot;:false,&quot;dropping-particle&quot;:&quot;&quot;,&quot;non-dropping-particle&quot;:&quot;&quot;}],&quot;container-title&quot;:&quot;Baghdad Science Journal&quot;,&quot;DOI&quot;:&quot;10.21123/bsj.2019.16.2(SI).0462&quot;,&quot;ISSN&quot;:&quot;2411-7986&quot;,&quot;issued&quot;:{&quot;date-parts&quot;:[[2019,6,20]]},&quot;page&quot;:&quot;0462&quot;,&quot;abstract&quot;:&quot;&lt;p&gt;Research in consumer science has proven that grocery shopping is a complex and distressing process. Further, the task of generating the grocery lists for the grocery shopping is always undervalued as the effort and time took to create and manage the grocery lists are unseen and unrecognized. Even though grocery lists represent consumers’ purchase intention, research pertaining the grocery lists does not get much attention from researchers; therefore, limited studies about the topic are found in the literature. Hence, this study aims at bridging the gap by designing and developing a mobile app (application) for creating and managing grocery lists using modern smartphones. Smartphones are pervasive and become a necessity for everyone today. Hence, a smartphone app that can facilitate the process of creating and managing grocery lists for busy and working people is beneficial. The design and development of the app followed the rapid application development methodology. First, the functional requirements were gathered through interviews and content analysis. Then, a prototype named SMART LIST has been developed based on the gathered requirements, and a field study was carried out to evaluate the usability of the prototype. The results of the evaluation suggested that SMART LIST is useful and easy to use. The respondents also satisfied with the functions for managing grocery lists offered by SMART LIST. The study contributes towards an understanding the system requirements and user interface of a mobile app for managing grocery list. It can be a reference model for developers and researchers in the area to develop similar apps or enhancing the capabilities in creating and managing grocery lists.&lt;/p&gt;&quot;,&quot;issue&quot;:&quot;2(SI)&quot;,&quot;volume&quot;:&quot;16&quot;,&quot;container-title-short&quot;:&quot;&quot;},&quot;isTemporary&quot;:false},{&quot;id&quot;:&quot;4f143b65-8f0f-3c9e-88f6-2de98f6ae287&quot;,&quot;itemData&quot;:{&quot;type&quot;:&quot;article-journal&quot;,&quot;id&quot;:&quot;4f143b65-8f0f-3c9e-88f6-2de98f6ae287&quot;,&quot;title&quot;:&quot;Retail shopping lists: Reassessment and new insights&quot;,&quot;author&quot;:[{&quot;family&quot;:&quot;Schmidt&quot;,&quot;given&quot;:&quot;Marcus&quot;,&quot;parse-names&quot;:false,&quot;dropping-particle&quot;:&quot;&quot;,&quot;non-dropping-particle&quot;:&quot;&quot;}],&quot;container-title&quot;:&quot;Journal of Retailing and Consumer Services&quot;,&quot;DOI&quot;:&quot;10.1016/j.jretconser.2011.08.006&quot;,&quot;ISSN&quot;:&quot;09696989&quot;,&quot;issued&quot;:{&quot;date-parts&quot;:[[2012,1]]},&quot;page&quot;:&quot;36-44&quot;,&quot;issue&quot;:&quot;1&quot;,&quot;volume&quot;:&quot;19&quot;,&quot;container-title-short&quot;:&quot;&quot;},&quot;isTemporary&quot;:false},{&quot;id&quot;:&quot;31c02b20-1e0a-37bb-9aeb-6d02095d28cb&quot;,&quot;itemData&quot;:{&quot;type&quot;:&quot;article-journal&quot;,&quot;id&quot;:&quot;31c02b20-1e0a-37bb-9aeb-6d02095d28cb&quot;,&quot;title&quot;:&quot;The Impact of Mobile Device Use on Shopper Behaviour in Store: An Empirical Research on Grocery Retailing&quot;,&quot;author&quot;:[{&quot;family&quot;:&quot;Bellini&quot;,&quot;given&quot;:&quot;Silvia&quot;,&quot;parse-names&quot;:false,&quot;dropping-particle&quot;:&quot;&quot;,&quot;non-dropping-particle&quot;:&quot;&quot;},{&quot;family&quot;:&quot;Aiolfi&quot;,&quot;given&quot;:&quot;Simone&quot;,&quot;parse-names&quot;:false,&quot;dropping-particle&quot;:&quot;&quot;,&quot;non-dropping-particle&quot;:&quot;&quot;}],&quot;container-title&quot;:&quot;International Business Research&quot;,&quot;DOI&quot;:&quot;10.5539/ibr.v10n4p58&quot;,&quot;ISSN&quot;:&quot;1913-9012&quot;,&quot;issued&quot;:{&quot;date-parts&quot;:[[2017,3,8]]},&quot;page&quot;:&quot;58&quot;,&quot;abstract&quot;:&quot;&lt;p&gt;Over the last decade, retailers and manufacturers alike are increasing their attention to the role of instore mobile technology use with the aim to understand its impact on consumers’ decision making process. The rise of the mobile channel, in fact, has produced disruptive changes in shopping habits designed to gradually reduce the effectiveness of in-store marketing levers in influencing shopping behaviour.This topic is of paramount importance in grocery sector since retailers and manufacturers devote a lot of investments in instore marketing activities with the aim to influence consumers’ decisions and stimulate impulse purchases. Nevertheless, there are few contributions about the influence of the mobile technology in a retail setting and its effects on buying behavior inside the store.Our research intends to explore the impact of in-store mobile technology use on shopper behavior instore in order to understand its effects on planned versus unplanned purchases. According to our preliminary results, consumers using mobile technology instore make less unplanned items and fail to purchase more planned items. Moreover, the use of mobile technology negatively impacts shoppers’ ability to recall in-store stimuli. Our findings are interesting for both retailers and manufacturers who are looking for new ways to better address their marketing efforts and increase consumers’ engagement instore.&lt;/p&gt;&quot;,&quot;issue&quot;:&quot;4&quot;,&quot;volume&quot;:&quot;10&quot;,&quot;container-title-short&quot;:&quot;&quot;},&quot;isTemporary&quot;:false},{&quot;id&quot;:&quot;41e1834a-6a7b-3433-bdb1-c48e06ba744d&quot;,&quot;itemData&quot;:{&quot;type&quot;:&quot;article-journal&quot;,&quot;id&quot;:&quot;41e1834a-6a7b-3433-bdb1-c48e06ba744d&quot;,&quot;title&quot;:&quot;Design and Development of Smart List: A Mobile App for Creating and Managing Grocery Lists&quot;,&quot;author&quot;:[{&quot;family&quot;:&quot;Katuk Norliza&quot;,&quot;given&quot;:&quot;&quot;,&quot;parse-names&quot;:false,&quot;dropping-particle&quot;:&quot;&quot;,&quot;non-dropping-particle&quot;:&quot;&quot;},{&quot;family&quot;:&quot;Jayasangar Tamilarasi&quot;,&quot;given&quot;:&quot;&quot;,&quot;parse-names&quot;:false,&quot;dropping-particle&quot;:&quot;&quot;,&quot;non-dropping-particle&quot;:&quot;&quot;},{&quot;family&quot;:&quot;Yusof Yuhanis&quot;,&quot;given&quot;:&quot;&quot;,&quot;parse-names&quot;:false,&quot;dropping-particle&quot;:&quot;&quot;,&quot;non-dropping-particle&quot;:&quot;&quot;}],&quot;container-title&quot;:&quot;Baghdad Science Journal&quot;,&quot;DOI&quot;:&quot;10.21123/bsj.2019.16.2(SI).0462&quot;,&quot;ISSN&quot;:&quot;2411-7986&quot;,&quot;issued&quot;:{&quot;date-parts&quot;:[[2019,6,20]]},&quot;page&quot;:&quot;0462&quot;,&quot;abstract&quot;:&quot;&lt;p&gt;Research in consumer science has proven that grocery shopping is a complex and distressing process. Further, the task of generating the grocery lists for the grocery shopping is always undervalued as the effort and time took to create and manage the grocery lists are unseen and unrecognized. Even though grocery lists represent consumers’ purchase intention, research pertaining the grocery lists does not get much attention from researchers; therefore, limited studies about the topic are found in the literature. Hence, this study aims at bridging the gap by designing and developing a mobile app (application) for creating and managing grocery lists using modern smartphones. Smartphones are pervasive and become a necessity for everyone today. Hence, a smartphone app that can facilitate the process of creating and managing grocery lists for busy and working people is beneficial. The design and development of the app followed the rapid application development methodology. First, the functional requirements were gathered through interviews and content analysis. Then, a prototype named SMART LIST has been developed based on the gathered requirements, and a field study was carried out to evaluate the usability of the prototype. The results of the evaluation suggested that SMART LIST is useful and easy to use. The respondents also satisfied with the functions for managing grocery lists offered by SMART LIST. The study contributes towards an understanding the system requirements and user interface of a mobile app for managing grocery list. It can be a reference model for developers and researchers in the area to develop similar apps or enhancing the capabilities in creating and managing grocery lists.&lt;/p&gt;&quot;,&quot;issue&quot;:&quot;2(SI)&quot;,&quot;volume&quot;:&quot;16&quot;,&quot;container-title-short&quot;:&quot;&quot;},&quot;isTemporary&quot;:false},{&quot;id&quot;:&quot;15c65901-b649-38bf-a02c-f1ee4894227f&quot;,&quot;itemData&quot;:{&quot;type&quot;:&quot;article-journal&quot;,&quot;id&quot;:&quot;15c65901-b649-38bf-a02c-f1ee4894227f&quot;,&quot;title&quot;:&quot;Long Term Recommender Benchmarking for Mobile Shopping List Applications using Markov Chains&quot;,&quot;author&quot;:[{&quot;family&quot;:&quot;Schopfer Sandro&quot;,&quot;given&quot;:&quot;&quot;,&quot;parse-names&quot;:false,&quot;dropping-particle&quot;:&quot;&quot;,&quot;non-dropping-particle&quot;:&quot;&quot;},{&quot;family&quot;:&quot;Keller Thorben&quot;,&quot;given&quot;:&quot;&quot;,&quot;parse-names&quot;:false,&quot;dropping-particle&quot;:&quot;&quot;,&quot;non-dropping-particle&quot;:&quot;&quot;}],&quot;container-title&quot;:&quot;RecSys Posters&quot;,&quot;issued&quot;:{&quot;date-parts&quot;:[[2014,10,6]]},&quot;container-title-short&quot;:&quot;&quot;},&quot;isTemporary&quot;:false},{&quot;id&quot;:&quot;38423892-11cf-3a51-a7ca-9d08b4384ca3&quot;,&quot;itemData&quot;:{&quot;type&quot;:&quot;webpage&quot;,&quot;id&quot;:&quot;38423892-11cf-3a51-a7ca-9d08b4384ca3&quot;,&quot;title&quot;:&quot;Consumers Who Use Mobile In-Store Are More Frequent Brick-And-Mortar Shoppers&quot;,&quot;author&quot;:[{&quot;family&quot;:&quot;PYMNTS&quot;,&quot;given&quot;:&quot;&quot;,&quot;parse-names&quot;:false,&quot;dropping-particle&quot;:&quot;&quot;,&quot;non-dropping-particle&quot;:&quot;&quot;}],&quot;accessed&quot;:{&quot;date-parts&quot;:[[2023,11,13]]},&quot;URL&quot;:&quot;https://www.pymnts.com/news/mobile-payments/2019/in-store-smartphones/#:%E2%88%BC:text=In%20the%20study%2C%20nearly%20half,percent)%20look%20up%20product%20information&quot;,&quot;issued&quot;:{&quot;date-parts&quot;:[[2019,5,22]]},&quot;container-title-short&quot;:&quot;&quot;},&quot;isTemporary&quot;:false},{&quot;id&quot;:&quot;64fb07e8-ca0f-31f0-81a7-0db2cd00ea08&quot;,&quot;itemData&quot;:{&quot;type&quot;:&quot;webpage&quot;,&quot;id&quot;:&quot;64fb07e8-ca0f-31f0-81a7-0db2cd00ea08&quot;,&quot;title&quot;:&quot;Share of consumers worldwide comfortable with using their mobile phones at different points in the in-store customer journey as of October 2019&quot;,&quot;author&quot;:[{&quot;family&quot;:&quot;Statista&quot;,&quot;given&quot;:&quot;&quot;,&quot;parse-names&quot;:false,&quot;dropping-particle&quot;:&quot;&quot;,&quot;non-dropping-particle&quot;:&quot;&quot;}],&quot;accessed&quot;:{&quot;date-parts&quot;:[[2023,11,13]]},&quot;URL&quot;:&quot;www.statista.com/statistics/517424/global-in-store-mobile-shopping-activities&quot;,&quot;issued&quot;:{&quot;date-parts&quot;:[[2020,5]]},&quot;container-title-short&quot;:&quot;&quot;},&quot;isTemporary&quot;:false},{&quot;id&quot;:&quot;17195151-081f-36c3-b41a-2b876ad97ff6&quot;,&quot;itemData&quot;:{&quot;type&quot;:&quot;article-journal&quot;,&quot;id&quot;:&quot;17195151-081f-36c3-b41a-2b876ad97ff6&quot;,&quot;title&quot;:&quot;Using mobile while shopping in-store: a new model of impulse-buying behaviour&quot;,&quot;author&quot;:[{&quot;family&quot;:&quot;Aiolfi&quot;,&quot;given&quot;:&quot;Simone&quot;,&quot;parse-names&quot;:false,&quot;dropping-particle&quot;:&quot;&quot;,&quot;non-dropping-particle&quot;:&quot;&quot;},{&quot;family&quot;:&quot;Bellini&quot;,&quot;given&quot;:&quot;Silvia&quot;,&quot;parse-names&quot;:false,&quot;dropping-particle&quot;:&quot;&quot;,&quot;non-dropping-particle&quot;:&quot;&quot;},{&quot;family&quot;:&quot;Grandi&quot;,&quot;given&quot;:&quot;Benedetta&quot;,&quot;parse-names&quot;:false,&quot;dropping-particle&quot;:&quot;&quot;,&quot;non-dropping-particle&quot;:&quot;&quot;}],&quot;container-title&quot;:&quot;Journal of Consumer Marketing&quot;,&quot;DOI&quot;:&quot;10.1108/JCM-05-2020-3823&quot;,&quot;ISSN&quot;:&quot;0736-3761&quot;,&quot;URL&quot;:&quot;https://doi.org/10.1108/JCM-05-2020-3823&quot;,&quot;issued&quot;:{&quot;date-parts&quot;:[[2022,1,1]]},&quot;page&quot;:&quot;432-444&quot;,&quot;abstract&quot;:&quot;Purpose The purpose of this paper is to develop a comprehensive model of impulse-buying that considers the impact of mobile device use on shopping behaviour as a tool for shopping preparation or as a tool for self-regulation. Design/methodology/approach Data were obtained through a single-stage mall intercept survey method using a structured questionnaire involving 406 respondents interviewed after checkout. Data analysis was conducted using a structural equation modelling approach with LISREL 8.8. Findings The results support most elements of the hypothesis of the proposed conceptual framework. Specifically, findings show the impact of mobile usage on shopping behaviour, which results in fewer impulse purchases. Practical implications The research demonstrates how shoppers using mobile devices in-store felt less of an urge to purchase during shopping, resulting in fewer unplanned purchases. The effects of mobile device use on in-store purchasing decisions are designed to create a new scenario for the practice of shopper marketing, and retailers and manufacturers will have to seek new ways to capture consumers’ attention in-store and to influence shoppers’ perceptions early in the shopping cycle without diminishing the role of in-store marketing levers. Originality/value Prior research found the antecedents of impulse-buying in individual characteristics, situational variables and endogenous variables. However, it did not consider mobile pre-shopping factors or mobile usage. Filling the gap in the existing literature, this work sets out to develop a comprehensive model of impulse-buying that considers the impact of mobile usage on shopping behaviour.&quot;,&quot;publisher&quot;:&quot;Emerald Publishing Limited&quot;,&quot;issue&quot;:&quot;5&quot;,&quot;volume&quot;:&quot;39&quot;,&quot;container-title-short&quot;:&quot;&quot;},&quot;isTemporary&quot;:false},{&quot;id&quot;:&quot;42875b1e-208a-35af-8aa8-07193bf8a9e9&quot;,&quot;itemData&quot;:{&quot;type&quot;:&quot;paper-conference&quot;,&quot;id&quot;:&quot;42875b1e-208a-35af-8aa8-07193bf8a9e9&quot;,&quot;title&quot;:&quot;The smart shopping list: An effective mobile solution for grocery list-creation process&quot;,&quot;author&quot;:[{&quot;family&quot;:&quot;Harsha Jayawilal&quot;,&quot;given&quot;:&quot;W. A.&quot;,&quot;parse-names&quot;:false,&quot;dropping-particle&quot;:&quot;&quot;,&quot;non-dropping-particle&quot;:&quot;&quot;},{&quot;family&quot;:&quot;Premeratne&quot;,&quot;given&quot;:&quot;Saminda&quot;,&quot;parse-names&quot;:false,&quot;dropping-particle&quot;:&quot;&quot;,&quot;non-dropping-particle&quot;:&quot;&quot;}],&quot;container-title&quot;:&quot;2017 IEEE 13th Malaysia International Conference on Communications (MICC)&quot;,&quot;DOI&quot;:&quot;10.1109/MICC.2017.8311745&quot;,&quot;ISBN&quot;:&quot;978-1-5386-3132-4&quot;,&quot;issued&quot;:{&quot;date-parts&quot;:[[2017,11]]},&quot;page&quot;:&quot;124-129&quot;,&quot;publisher&quot;:&quot;IEEE&quot;,&quot;container-title-short&quot;:&quot;&quot;},&quot;isTemporary&quot;:false},{&quot;id&quot;:&quot;d77a13ff-63c3-33c4-879a-6891ce24d931&quot;,&quot;itemData&quot;:{&quot;type&quot;:&quot;article-journal&quot;,&quot;id&quot;:&quot;d77a13ff-63c3-33c4-879a-6891ce24d931&quot;,&quot;title&quot;:&quot;The mobile apps industry&quot;,&quot;author&quot;:[{&quot;family&quot;:&quot;Rakestraw Thomas L.&quot;,&quot;given&quot;:&quot;&quot;,&quot;parse-names&quot;:false,&quot;dropping-particle&quot;:&quot;&quot;,&quot;non-dropping-particle&quot;:&quot;&quot;},{&quot;family&quot;:&quot;Eunni Rangamohan V.&quot;,&quot;given&quot;:&quot;&quot;,&quot;parse-names&quot;:false,&quot;dropping-particle&quot;:&quot;&quot;,&quot;non-dropping-particle&quot;:&quot;&quot;},{&quot;family&quot;:&quot;Kasuganti Rammohan R.&quot;,&quot;given&quot;:&quot;&quot;,&quot;parse-names&quot;:false,&quot;dropping-particle&quot;:&quot;&quot;,&quot;non-dropping-particle&quot;:&quot;&quot;}],&quot;container-title&quot;:&quot;Journal of Business Cases and Applications &quot;,&quot;accessed&quot;:{&quot;date-parts&quot;:[[2023,11,12]]},&quot;URL&quot;:&quot;https://citeseerx.ist.psu.edu/document?repid=rep1&amp;type=pdf&amp;doi=8b668d99bbb2b762e98578b1ab664a0d9b2cab22&quot;,&quot;issued&quot;:{&quot;date-parts&quot;:[[2013]]},&quot;container-title-short&quot;:&quot;&quot;},&quot;isTemporary&quot;:false},{&quot;id&quot;:&quot;b45ee2b4-de26-3e33-bf35-e139e16ba433&quot;,&quot;itemData&quot;:{&quot;type&quot;:&quot;article-journal&quot;,&quot;id&quot;:&quot;b45ee2b4-de26-3e33-bf35-e139e16ba433&quot;,&quot;title&quot;:&quot;Native Apps Vs. Mobile Web Apps&quot;,&quot;author&quot;:[{&quot;family&quot;:&quot;Jobe&quot;,&quot;given&quot;:&quot;William&quot;,&quot;parse-names&quot;:false,&quot;dropping-particle&quot;:&quot;&quot;,&quot;non-dropping-particle&quot;:&quot;&quot;}],&quot;container-title&quot;:&quot;International Journal of Interactive Mobile Technologies (iJIM)&quot;,&quot;DOI&quot;:&quot;10.3991/ijim.v7i4.3226&quot;,&quot;ISSN&quot;:&quot;1865-7923&quot;,&quot;issued&quot;:{&quot;date-parts&quot;:[[2013,10,12]]},&quot;page&quot;:&quot;27&quot;,&quot;abstract&quot;:&quot;&lt;p&gt;The extensive growth and expansion of smartphones and tablets and therewith the use of mobile web applications that utilize HTML5 and related technologies are frequently discussed and debated in media as possible replacements for native applications. The aim of this study was to explore the viability of replacing native applications with mobile web applications in a developing country setting. Two mobile web applications were developed. The first mobile web application tracked runs and the second mobile web application was a booking system for scheduling â??slum runsâ?&amp;#157;. The subjects who tested these apps were elite, semi-professional Kenyan runners primarily from the Kibera slum area outside of Nairobi. After a 6-month test period the participants concluded and results indicated that the mobile web application for tracking runs performed poorly compared to native applications due to poor GPS performance, while the mobile web application for booking slum runs performed well. The conclusion from this study is that mobile web applications that require hardware interaction such as using the GPS, GPU, or camera are not yet viable alternatives for native applications. However, mobile applications that only require a native interface and content consumption are suitable substitutes for native applications.&lt;/p&gt;&quot;,&quot;issue&quot;:&quot;4&quot;,&quot;volume&quot;:&quot;7&quot;,&quot;container-title-short&quot;:&quot;&quot;},&quot;isTemporary&quot;:false},{&quot;id&quot;:&quot;54023388-dfa9-3e1d-b00d-9289bc14ed0b&quot;,&quot;itemData&quot;:{&quot;type&quot;:&quot;article-journal&quot;,&quot;id&quot;:&quot;54023388-dfa9-3e1d-b00d-9289bc14ed0b&quot;,&quot;title&quot;:&quot;Smartphone App Usage Analysis: Datasets, Methods, and Applications&quot;,&quot;author&quot;:[{&quot;family&quot;:&quot;Li&quot;,&quot;given&quot;:&quot;T&quot;,&quot;parse-names&quot;:false,&quot;dropping-particle&quot;:&quot;&quot;,&quot;non-dropping-particle&quot;:&quot;&quot;},{&quot;family&quot;:&quot;Xia&quot;,&quot;given&quot;:&quot;T&quot;,&quot;parse-names&quot;:false,&quot;dropping-particle&quot;:&quot;&quot;,&quot;non-dropping-particle&quot;:&quot;&quot;},{&quot;family&quot;:&quot;Wang&quot;,&quot;given&quot;:&quot;H&quot;,&quot;parse-names&quot;:false,&quot;dropping-particle&quot;:&quot;&quot;,&quot;non-dropping-particle&quot;:&quot;&quot;},{&quot;family&quot;:&quot;Tu&quot;,&quot;given&quot;:&quot;Z&quot;,&quot;parse-names&quot;:false,&quot;dropping-particle&quot;:&quot;&quot;,&quot;non-dropping-particle&quot;:&quot;&quot;},{&quot;family&quot;:&quot;Tarkoma&quot;,&quot;given&quot;:&quot;S&quot;,&quot;parse-names&quot;:false,&quot;dropping-particle&quot;:&quot;&quot;,&quot;non-dropping-particle&quot;:&quot;&quot;},{&quot;family&quot;:&quot;Han&quot;,&quot;given&quot;:&quot;Z&quot;,&quot;parse-names&quot;:false,&quot;dropping-particle&quot;:&quot;&quot;,&quot;non-dropping-particle&quot;:&quot;&quot;},{&quot;family&quot;:&quot;Hui&quot;,&quot;given&quot;:&quot;P&quot;,&quot;parse-names&quot;:false,&quot;dropping-particle&quot;:&quot;&quot;,&quot;non-dropping-particle&quot;:&quot;&quot;}],&quot;container-title&quot;:&quot;IEEE Communications Surveys &amp; Tutorials&quot;,&quot;DOI&quot;:&quot;10.1109/COMST.2022.3163176&quot;,&quot;ISSN&quot;:&quot;1553-877X&quot;,&quot;issued&quot;:{&quot;date-parts&quot;:[[2022]]},&quot;page&quot;:&quot;937-966&quot;,&quot;abstract&quot;:&quot;As smartphones have become indispensable personal devices, the number of smartphone users has increased dramatically over the last decade. These personal devices, which are supported by a variety of smartphone apps, allow people to access Internet services in a convenient and ubiquitous manner. App developers and service providers can collect fine-grained app usage traces, revealing connections between users, apps, and smartphones. We present a comprehensive review of the most recent research on smartphone app usage analysis in this survey. Our survey summarizes advanced technologies and key patterns in smartphone app usage behaviors, all of which have significant implications for all relevant stakeholders, including academia and industry. We begin by describing four data collection methods: surveys, monitoring apps, network operators, and app stores, as well as nine publicly available app usage datasets. We then systematically summarize the related studies of app usage analysis in three domains: app domain, user domain, and smartphone domain. We make a detailed taxonomy of the problem studied, the datasets used, the methods used, and the significant results obtained in each domain. Finally, we discuss future directions in this exciting field by highlighting research challenges.&quot;,&quot;issue&quot;:&quot;2&quot;,&quot;volume&quot;:&quot;24&quot;,&quot;container-title-short&quot;:&quot;&quot;},&quot;isTemporary&quot;:false},{&quot;id&quot;:&quot;09669cc9-f7b1-36fd-bd50-24eac6802a2b&quot;,&quot;itemData&quot;:{&quot;type&quot;:&quot;article-journal&quot;,&quot;id&quot;:&quot;09669cc9-f7b1-36fd-bd50-24eac6802a2b&quot;,&quot;title&quot;:&quot;Android Architecture and Related Security Risks&quot;,&quot;author&quot;:[{&quot;family&quot;:&quot;Khan Jamil&quot;,&quot;given&quot;:&quot;&quot;,&quot;parse-names&quot;:false,&quot;dropping-particle&quot;:&quot;&quot;,&quot;non-dropping-particle&quot;:&quot;&quot;},{&quot;family&quot;:&quot;Shahzad Sara&quot;,&quot;given&quot;:&quot;&quot;,&quot;parse-names&quot;:false,&quot;dropping-particle&quot;:&quot;&quot;,&quot;non-dropping-particle&quot;:&quot;&quot;}],&quot;container-title&quot;:&quot;Asian Journal of Technology &amp; Management Research&quot;,&quot;issued&quot;:{&quot;date-parts&quot;:[[2015]]},&quot;issue&quot;:&quot;2&quot;,&quot;volume&quot;:&quot;5&quot;,&quot;container-title-short&quot;:&quot;&quot;},&quot;isTemporary&quot;:false},{&quot;id&quot;:&quot;9a297b83-0ff7-3666-bdd7-ba3f5c4194f9&quot;,&quot;itemData&quot;:{&quot;type&quot;:&quot;book&quot;,&quot;id&quot;:&quot;9a297b83-0ff7-3666-bdd7-ba3f5c4194f9&quot;,&quot;title&quot;:&quot;Analysis of the Android Architecture&quot;,&quot;author&quot;:[{&quot;family&quot;:&quot;Brahler Stefan&quot;,&quot;given&quot;:&quot;&quot;,&quot;parse-names&quot;:false,&quot;dropping-particle&quot;:&quot;&quot;,&quot;non-dropping-particle&quot;:&quot;&quot;}],&quot;issued&quot;:{&quot;date-parts&quot;:[[2010]]},&quot;container-title-short&quot;:&quot;&quot;},&quot;isTemporary&quot;:false},{&quot;id&quot;:&quot;bf185bed-aace-3ca6-ac93-1e33d43236ea&quot;,&quot;itemData&quot;:{&quot;type&quot;:&quot;webpage&quot;,&quot;id&quot;:&quot;bf185bed-aace-3ca6-ac93-1e33d43236ea&quot;,&quot;title&quot;:&quot;Android Statistics&quot;,&quot;author&quot;:[{&quot;family&quot;:&quot;Curry David&quot;,&quot;given&quot;:&quot;&quot;,&quot;parse-names&quot;:false,&quot;dropping-particle&quot;:&quot;&quot;,&quot;non-dropping-particle&quot;:&quot;&quot;}],&quot;container-title&quot;:&quot;https://www.businessofapps.com/data/android-statistics/&quot;,&quot;issued&quot;:{&quot;date-parts&quot;:[[2023,2,27]]},&quot;container-title-short&quot;:&quot;&quot;},&quot;isTemporary&quot;:false},{&quot;id&quot;:&quot;329b9517-f707-3a7d-a268-f98308f2e0a0&quot;,&quot;itemData&quot;:{&quot;type&quot;:&quot;article-journal&quot;,&quot;id&quot;:&quot;329b9517-f707-3a7d-a268-f98308f2e0a0&quot;,&quot;title&quot;:&quot;A Survey on Architectures of Mobile Operating Systems: Challenges and Issues&quot;,&quot;author&quot;:[{&quot;family&quot;:&quot;Krishna Sundara&quot;,&quot;given&quot;:&quot;&quot;,&quot;parse-names&quot;:false,&quot;dropping-particle&quot;:&quot;&quot;,&quot;non-dropping-particle&quot;:&quot;&quot;},{&quot;family&quot;:&quot;Devarakonda Mohan&quot;,&quot;given&quot;:&quot;&quot;,&quot;parse-names&quot;:false,&quot;dropping-particle&quot;:&quot;&quot;,&quot;non-dropping-particle&quot;:&quot;&quot;}],&quot;container-title&quot;:&quot;International Journal of Research Studies in Computer Science and Engineering&quot;,&quot;issued&quot;:{&quot;date-parts&quot;:[[2015]]},&quot;page&quot;:&quot;73-76&quot;,&quot;issue&quot;:&quot;3&quot;,&quot;volume&quot;:&quot;2&quot;,&quot;container-title-short&quot;:&quot;&quot;},&quot;isTemporary&quot;:false},{&quot;id&quot;:&quot;b99c44f5-f0a8-3bc3-931c-ed4323fe5920&quot;,&quot;itemData&quot;:{&quot;type&quot;:&quot;article-journal&quot;,&quot;id&quot;:&quot;b99c44f5-f0a8-3bc3-931c-ed4323fe5920&quot;,&quot;title&quot;:&quot;An Overview of Android Operating System and Its Security Features&quot;,&quot;author&quot;:[{&quot;family&quot;:&quot;Rajinder Singh&quot;,&quot;given&quot;:&quot;&quot;,&quot;parse-names&quot;:false,&quot;dropping-particle&quot;:&quot;&quot;,&quot;non-dropping-particle&quot;:&quot;&quot;}],&quot;container-title&quot;:&quot;Journal of Engineering Research and Applications&quot;,&quot;accessed&quot;:{&quot;date-parts&quot;:[[2023,11,4]]},&quot;URL&quot;:&quot;https://www.gadgetgyani.com/wp-content/uploads/2016/03/android-features-pdf.pdf&quot;,&quot;issued&quot;:{&quot;date-parts&quot;:[[2014]]},&quot;page&quot;:&quot;519-521&quot;,&quot;issue&quot;:&quot;2&quot;,&quot;volume&quot;:&quot;4&quot;,&quot;container-title-short&quot;:&quot;&quot;},&quot;isTemporary&quot;:false},{&quot;id&quot;:&quot;83cc7220-79cf-3abe-b3e6-d3904c21257a&quot;,&quot;itemData&quot;:{&quot;type&quot;:&quot;webpage&quot;,&quot;id&quot;:&quot;83cc7220-79cf-3abe-b3e6-d3904c21257a&quot;,&quot;title&quot;:&quot;Google&quot;,&quot;author&quot;:[{&quot;family&quot;:&quot;Hall Mark&quot;,&quot;given&quot;:&quot;&quot;,&quot;parse-names&quot;:false,&quot;dropping-particle&quot;:&quot;&quot;,&quot;non-dropping-particle&quot;:&quot;&quot;},{&quot;family&quot;:&quot;Hosch William&quot;,&quot;given&quot;:&quot;&quot;,&quot;parse-names&quot;:false,&quot;dropping-particle&quot;:&quot;&quot;,&quot;non-dropping-particle&quot;:&quot;&quot;}],&quot;container-title&quot;:&quot;https://www.britannica.com/topic/Google-Inc&quot;,&quot;issued&quot;:{&quot;date-parts&quot;:[[2023,11,1]]},&quot;container-title-short&quot;:&quot;&quot;},&quot;isTemporary&quot;:false},{&quot;id&quot;:&quot;746caa90-d971-3498-9ad2-902604502c77&quot;,&quot;itemData&quot;:{&quot;type&quot;:&quot;article-journal&quot;,&quot;id&quot;:&quot;746caa90-d971-3498-9ad2-902604502c77&quot;,&quot;title&quot;:&quot;Static analysis of android apps: A systematic literature review&quot;,&quot;author&quot;:[{&quot;family&quot;:&quot;Li&quot;,&quot;given&quot;:&quot;Li&quot;,&quot;parse-names&quot;:false,&quot;dropping-particle&quot;:&quot;&quot;,&quot;non-dropping-particle&quot;:&quot;&quot;},{&quot;family&quot;:&quot;Bissyandé&quot;,&quot;given&quot;:&quot;Tegawendé F.&quot;,&quot;parse-names&quot;:false,&quot;dropping-particle&quot;:&quot;&quot;,&quot;non-dropping-particle&quot;:&quot;&quot;},{&quot;family&quot;:&quot;Papadakis&quot;,&quot;given&quot;:&quot;Mike&quot;,&quot;parse-names&quot;:false,&quot;dropping-particle&quot;:&quot;&quot;,&quot;non-dropping-particle&quot;:&quot;&quot;},{&quot;family&quot;:&quot;Rasthofer&quot;,&quot;given&quot;:&quot;Siegfried&quot;,&quot;parse-names&quot;:false,&quot;dropping-particle&quot;:&quot;&quot;,&quot;non-dropping-particle&quot;:&quot;&quot;},{&quot;family&quot;:&quot;Bartel&quot;,&quot;given&quot;:&quot;Alexandre&quot;,&quot;parse-names&quot;:false,&quot;dropping-particle&quot;:&quot;&quot;,&quot;non-dropping-particle&quot;:&quot;&quot;},{&quot;family&quot;:&quot;Octeau&quot;,&quot;given&quot;:&quot;Damien&quot;,&quot;parse-names&quot;:false,&quot;dropping-particle&quot;:&quot;&quot;,&quot;non-dropping-particle&quot;:&quot;&quot;},{&quot;family&quot;:&quot;Klein&quot;,&quot;given&quot;:&quot;Jacques&quot;,&quot;parse-names&quot;:false,&quot;dropping-particle&quot;:&quot;&quot;,&quot;non-dropping-particle&quot;:&quot;&quot;},{&quot;family&quot;:&quot;Traon&quot;,&quot;given&quot;:&quot;Le&quot;,&quot;parse-names&quot;:false,&quot;dropping-particle&quot;:&quot;&quot;,&quot;non-dropping-particle&quot;:&quot;&quot;}],&quot;container-title&quot;:&quot;Information and Software Technology&quot;,&quot;container-title-short&quot;:&quot;Inf Softw Technol&quot;,&quot;DOI&quot;:&quot;10.1016/j.infsof.2017.04.001&quot;,&quot;ISSN&quot;:&quot;09505849&quot;,&quot;issued&quot;:{&quot;date-parts&quot;:[[2017,8]]},&quot;page&quot;:&quot;67-95&quot;,&quot;volume&quot;:&quot;88&quot;},&quot;isTemporary&quot;:false},{&quot;id&quot;:&quot;14f0ad94-346e-3471-820d-15d3351ba4b3&quot;,&quot;itemData&quot;:{&quot;type&quot;:&quot;article-journal&quot;,&quot;id&quot;:&quot;14f0ad94-346e-3471-820d-15d3351ba4b3&quot;,&quot;title&quot;:&quot;Grocery shopping: list and non‐list usage&quot;,&quot;author&quot;:[{&quot;family&quot;:&quot;Thomas&quot;,&quot;given&quot;:&quot;Art&quot;,&quot;parse-names&quot;:false,&quot;dropping-particle&quot;:&quot;&quot;,&quot;non-dropping-particle&quot;:&quot;&quot;},{&quot;family&quot;:&quot;Garland&quot;,&quot;given&quot;:&quot;Ron&quot;,&quot;parse-names&quot;:false,&quot;dropping-particle&quot;:&quot;&quot;,&quot;non-dropping-particle&quot;:&quot;&quot;}],&quot;container-title&quot;:&quot;Marketing Intelligence &amp; Planning&quot;,&quot;DOI&quot;:&quot;10.1108/02634500410559015&quot;,&quot;ISSN&quot;:&quot;0263-4503&quot;,&quot;URL&quot;:&quot;https://doi.org/10.1108/02634500410559015&quot;,&quot;issued&quot;:{&quot;date-parts&quot;:[[2004,1,1]]},&quot;page&quot;:&quot;623-635&quot;,&quot;abstract&quot;:&quot;“Scripted behaviour” underpins many repetitive and routine tasks, such as grocery shopping, where it is observed that some shoppers take a list and others do not. The notion of “scripts” is used to examine the underlying reasons for the presence and absence of grocery shopping lists on major weekly or two‐weekly shopping trips to supermarkets. Little if any current information exists in marketing literature to fully explain the reasons for the presence or absence of lists, though it is known that such behaviour affects purchase activity in supermarkets. Set in New Zealand, this exploratory and preliminary study examines the shopping list being a moderator of purchase behaviour. It confirms previous research into the differences between list and non‐list grocery shoppers and suggests that far more planning occurs amongst all grocery shoppers than might be expected. The study reveals that some grocery shoppers, regardless of the presence or absence of a written shopping list, have a flexible approach to grocery shopping that is part of their overall shopping script. It is suggested that supermarket retailing planners could act on this intelligence in such a way as to support shoppers' pre‐planning, and thereby protect or increase their share of custom.&quot;,&quot;publisher&quot;:&quot;Emerald Group Publishing Limited&quot;,&quot;issue&quot;:&quot;6&quot;,&quot;volume&quot;:&quot;22&quot;,&quot;container-title-short&quot;:&quot;&quot;},&quot;isTemporary&quot;:false},{&quot;id&quot;:&quot;0c3dd29d-7fb0-3645-809a-d597da0e3685&quot;,&quot;itemData&quot;:{&quot;type&quot;:&quot;paper-conference&quot;,&quot;id&quot;:&quot;0c3dd29d-7fb0-3645-809a-d597da0e3685&quot;,&quot;title&quot;:&quot;List It: A Shopping List App That Influences Healthy Shopping Habits&quot;,&quot;author&quot;:[{&quot;family&quot;:&quot;Adaji&quot;,&quot;given&quot;:&quot;Ifeoma&quot;,&quot;parse-names&quot;:false,&quot;dropping-particle&quot;:&quot;&quot;,&quot;non-dropping-particle&quot;:&quot;&quot;},{&quot;family&quot;:&quot;Oyibo&quot;,&quot;given&quot;:&quot;Kiemute&quot;,&quot;parse-names&quot;:false,&quot;dropping-particle&quot;:&quot;&quot;,&quot;non-dropping-particle&quot;:&quot;&quot;},{&quot;family&quot;:&quot;Vassileva&quot;,&quot;given&quot;:&quot;Julita&quot;,&quot;parse-names&quot;:false,&quot;dropping-particle&quot;:&quot;&quot;,&quot;non-dropping-particle&quot;:&quot;&quot;}],&quot;DOI&quot;:&quot;10.14236/ewic/HCI2018.81&quot;,&quot;issued&quot;:{&quot;date-parts&quot;:[[2018,7]]},&quot;container-title-short&quot;:&quot;&quot;},&quot;isTemporary&quot;:false},{&quot;id&quot;:&quot;96608311-801d-3b36-bc6a-64b3e3117098&quot;,&quot;itemData&quot;:{&quot;type&quot;:&quot;paper-conference&quot;,&quot;id&quot;:&quot;96608311-801d-3b36-bc6a-64b3e3117098&quot;,&quot;title&quot;:&quot;The hybrid shopping list&quot;,&quot;author&quot;:[{&quot;family&quot;:&quot;Heinrichs&quot;,&quot;given&quot;:&quot;Felix&quot;,&quot;parse-names&quot;:false,&quot;dropping-particle&quot;:&quot;&quot;,&quot;non-dropping-particle&quot;:&quot;&quot;},{&quot;family&quot;:&quot;Schreiber&quot;,&quot;given&quot;:&quot;Daniel&quot;,&quot;parse-names&quot;:false,&quot;dropping-particle&quot;:&quot;&quot;,&quot;non-dropping-particle&quot;:&quot;&quot;},{&quot;family&quot;:&quot;Schöning&quot;,&quot;given&quot;:&quot;Johannes&quot;,&quot;parse-names&quot;:false,&quot;dropping-particle&quot;:&quot;&quot;,&quot;non-dropping-particle&quot;:&quot;&quot;}],&quot;container-title&quot;:&quot;Proceedings of the 13th International Conference on Human Computer Interaction with Mobile Devices and Services&quot;,&quot;DOI&quot;:&quot;10.1145/2037373.2037411&quot;,&quot;ISBN&quot;:&quot;9781450305419&quot;,&quot;issued&quot;:{&quot;date-parts&quot;:[[2011,8,30]]},&quot;publisher-place&quot;:&quot;New York, NY, USA&quot;,&quot;page&quot;:&quot;251-254&quot;,&quot;publisher&quot;:&quot;ACM&quot;,&quot;container-title-short&quot;:&quot;&quot;},&quot;isTemporary&quot;:false},{&quot;id&quot;:&quot;ad89f1c8-bdbe-3d89-9cad-dc0809d461d1&quot;,&quot;itemData&quot;:{&quot;type&quot;:&quot;article-journal&quot;,&quot;id&quot;:&quot;ad89f1c8-bdbe-3d89-9cad-dc0809d461d1&quot;,&quot;title&quot;:&quot;Supporting Healthy Grocery Shopping via Mobile Augmented Reality&quot;,&quot;author&quot;:[{&quot;family&quot;:&quot;Ahn&quot;,&quot;given&quot;:&quot;Junho&quot;,&quot;parse-names&quot;:false,&quot;dropping-particle&quot;:&quot;&quot;,&quot;non-dropping-particle&quot;:&quot;&quot;},{&quot;family&quot;:&quot;Williamson&quot;,&quot;given&quot;:&quot;James&quot;,&quot;parse-names&quot;:false,&quot;dropping-particle&quot;:&quot;&quot;,&quot;non-dropping-particle&quot;:&quot;&quot;},{&quot;family&quot;:&quot;Gartrell&quot;,&quot;given&quot;:&quot;Mike&quot;,&quot;parse-names&quot;:false,&quot;dropping-particle&quot;:&quot;&quot;,&quot;non-dropping-particle&quot;:&quot;&quot;},{&quot;family&quot;:&quot;Han&quot;,&quot;given&quot;:&quot;Richard&quot;,&quot;parse-names&quot;:false,&quot;dropping-particle&quot;:&quot;&quot;,&quot;non-dropping-particle&quot;:&quot;&quot;},{&quot;family&quot;:&quot;Lv&quot;,&quot;given&quot;:&quot;Qin&quot;,&quot;parse-names&quot;:false,&quot;dropping-particle&quot;:&quot;&quot;,&quot;non-dropping-particle&quot;:&quot;&quot;},{&quot;family&quot;:&quot;Mishra&quot;,&quot;given&quot;:&quot;Shivakant&quot;,&quot;parse-names&quot;:false,&quot;dropping-particle&quot;:&quot;&quot;,&quot;non-dropping-particle&quot;:&quot;&quot;}],&quot;container-title&quot;:&quot;ACM Transactions on Multimedia Computing, Communications, and Applications&quot;,&quot;DOI&quot;:&quot;10.1145/2808207&quot;,&quot;ISSN&quot;:&quot;1551-6857&quot;,&quot;issued&quot;:{&quot;date-parts&quot;:[[2015,10,21]]},&quot;page&quot;:&quot;1-24&quot;,&quot;abstract&quot;:&quot;&lt;p&gt;Augmented reality (AR) applications have recently become popular on modern smartphones. We explore the effectiveness of this mobile AR technology in the context of grocery shopping, in particular as a means to assist shoppers in making healthier decisions as they decide which grocery products to buy. We construct an AR-assisted mobile grocery-shopping application that makes real-time, customized recommendations of healthy products to users and also highlights products to avoid for various types of health concerns, such as allergies to milk or nut products, low-sodium or low-fat diets, and general caloric intake. We have implemented a prototype of this AR-assisted mobile grocery shopping application and evaluated its effectiveness in grocery store aisles. Our application's evaluation with typical grocery shoppers demonstrates that AR overlay tagging of products reduces the search time to find healthy food items, and that coloring the tags helps to improve the user's ability to quickly and easily identify recommended products, as well as products to avoid. We have evaluated our application's functionality by analyzing the data we collected from 15 in-person actual grocery-shopping subjects and 104 online application survey participants.&lt;/p&gt;&quot;,&quot;issue&quot;:&quot;1s&quot;,&quot;volume&quot;:&quot;12&quot;},&quot;isTemporary&quot;:false},{&quot;id&quot;:&quot;412d7744-013c-3ef3-a94a-6fa2fc8fee50&quot;,&quot;itemData&quot;:{&quot;type&quot;:&quot;thesis&quot;,&quot;id&quot;:&quot;412d7744-013c-3ef3-a94a-6fa2fc8fee50&quot;,&quot;title&quot;:&quot;SmartGrocer: A Context-Aware Personalized Grocery System&quot;,&quot;author&quot;:[{&quot;family&quot;:&quot;Jain Roshni&quot;,&quot;given&quot;:&quot;&quot;,&quot;parse-names&quot;:false,&quot;dropping-particle&quot;:&quot;&quot;,&quot;non-dropping-particle&quot;:&quot;&quot;}],&quot;issued&quot;:{&quot;date-parts&quot;:[[2018]]},&quot;publisher-place&quot;:&quot;University of Victoria&quot;},&quot;isTemporary&quot;:false},{&quot;id&quot;:&quot;eef9fa88-0366-3581-98b3-41c130d20639&quot;,&quot;itemData&quot;:{&quot;type&quot;:&quot;thesis&quot;,&quot;id&quot;:&quot;eef9fa88-0366-3581-98b3-41c130d20639&quot;,&quot;title&quot;:&quot;RELATIONSHIP OF GROCERY SHOPPING HABITS TO BODY MASS INDEX OF ADULTS IN WESTERN NEW YORK&quot;,&quot;author&quot;:[{&quot;family&quot;:&quot;DeSimone Deanna&quot;,&quot;given&quot;:&quot;&quot;,&quot;parse-names&quot;:false,&quot;dropping-particle&quot;:&quot;&quot;,&quot;non-dropping-particle&quot;:&quot;&quot;}],&quot;issued&quot;:{&quot;date-parts&quot;:[[2017,12,7]]},&quot;publisher-place&quot;:&quot;Buffalo, NY&quot;,&quot;publisher&quot;:&quot;Faculty of D’Youville College Division of Academic Affairs&quot;},&quot;isTemporary&quot;:false},{&quot;id&quot;:&quot;92f89e9b-1274-3135-a70d-34bd028a55d1&quot;,&quot;itemData&quot;:{&quot;type&quot;:&quot;article-journal&quot;,&quot;id&quot;:&quot;92f89e9b-1274-3135-a70d-34bd028a55d1&quot;,&quot;title&quot;:&quot;Development and Evaluation of a Nutritional Smartphone Application for Making Smart and Healthy Choices in Grocery Shopping&quot;,&quot;author&quot;:[{&quot;family&quot;:&quot;López&quot;,&quot;given&quot;:&quot;Desiree&quot;,&quot;parse-names&quot;:false,&quot;dropping-particle&quot;:&quot;&quot;,&quot;non-dropping-particle&quot;:&quot;&quot;},{&quot;family&quot;:&quot;Torres&quot;,&quot;given&quot;:&quot;Michelle&quot;,&quot;parse-names&quot;:false,&quot;dropping-particle&quot;:&quot;&quot;,&quot;non-dropping-particle&quot;:&quot;&quot;},{&quot;family&quot;:&quot;Vélez&quot;,&quot;given&quot;:&quot;Jammy&quot;,&quot;parse-names&quot;:false,&quot;dropping-particle&quot;:&quot;&quot;,&quot;non-dropping-particle&quot;:&quot;&quot;},{&quot;family&quot;:&quot;Grullon&quot;,&quot;given&quot;:&quot;Jhensen&quot;,&quot;parse-names&quot;:false,&quot;dropping-particle&quot;:&quot;&quot;,&quot;non-dropping-particle&quot;:&quot;&quot;},{&quot;family&quot;:&quot;Negrón&quot;,&quot;given&quot;:&quot;Edwin&quot;,&quot;parse-names&quot;:false,&quot;dropping-particle&quot;:&quot;&quot;,&quot;non-dropping-particle&quot;:&quot;&quot;},{&quot;family&quot;:&quot;Pérez&quot;,&quot;given&quot;:&quot;Cynthia M.&quot;,&quot;parse-names&quot;:false,&quot;dropping-particle&quot;:&quot;&quot;,&quot;non-dropping-particle&quot;:&quot;&quot;},{&quot;family&quot;:&quot;Palacios&quot;,&quot;given&quot;:&quot;Cristina&quot;,&quot;parse-names&quot;:false,&quot;dropping-particle&quot;:&quot;&quot;,&quot;non-dropping-particle&quot;:&quot;&quot;}],&quot;container-title&quot;:&quot;Healthcare Informatics Research&quot;,&quot;container-title-short&quot;:&quot;Healthc Inform Res&quot;,&quot;DOI&quot;:&quot;10.4258/hir.2017.23.1.16&quot;,&quot;ISSN&quot;:&quot;2093-3681&quot;,&quot;issued&quot;:{&quot;date-parts&quot;:[[2017]]},&quot;page&quot;:&quot;16&quot;,&quot;issue&quot;:&quot;1&quot;,&quot;volume&quot;:&quot;23&quot;},&quot;isTemporary&quot;:false}],&quot;citationTag&quot;:&quot;MENDELEY_CITATION_v3_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&quot;}]"/>
    <we:property name="MENDELEY_CITATIONS_LOCALE_CODE" value="&quot;sk-SK&quot;"/>
    <we:property name="MENDELEY_CITATIONS_STYLE" value="{&quot;id&quot;:&quot;https://csl.mendeley.com/styles/469457841/iso690-author-date-sk-2&quot;,&quot;title&quot;:&quot;ISO-690 (author-date, Slovak) - Dávid Kvasňovský&quot;,&quot;format&quot;:&quot;author-date&quot;,&quot;defaultLocale&quot;:&quot;sk-SK&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55AE5C92-D3F5-478B-934C-721B3F8AD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TotalTime>
  <Pages>54</Pages>
  <Words>9583</Words>
  <Characters>54629</Characters>
  <Application>Microsoft Office Word</Application>
  <DocSecurity>0</DocSecurity>
  <Lines>455</Lines>
  <Paragraphs>128</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UNIVERZITA KONŠTANTÍNA FILOZOFA V NITRE</vt:lpstr>
      <vt:lpstr>UNIVERZITA KONŠTANTÍNA FILOZOFA V NITRE</vt:lpstr>
    </vt:vector>
  </TitlesOfParts>
  <Company>UKF FPV Nitra</Company>
  <LinksUpToDate>false</LinksUpToDate>
  <CharactersWithSpaces>64084</CharactersWithSpaces>
  <SharedDoc>false</SharedDoc>
  <HLinks>
    <vt:vector size="48" baseType="variant">
      <vt:variant>
        <vt:i4>6357047</vt:i4>
      </vt:variant>
      <vt:variant>
        <vt:i4>42</vt:i4>
      </vt:variant>
      <vt:variant>
        <vt:i4>0</vt:i4>
      </vt:variant>
      <vt:variant>
        <vt:i4>5</vt:i4>
      </vt:variant>
      <vt:variant>
        <vt:lpwstr>http://mcmb.mcmb.sk/ESF/tvorba</vt:lpwstr>
      </vt:variant>
      <vt:variant>
        <vt:lpwstr/>
      </vt:variant>
      <vt:variant>
        <vt:i4>458769</vt:i4>
      </vt:variant>
      <vt:variant>
        <vt:i4>39</vt:i4>
      </vt:variant>
      <vt:variant>
        <vt:i4>0</vt:i4>
      </vt:variant>
      <vt:variant>
        <vt:i4>5</vt:i4>
      </vt:variant>
      <vt:variant>
        <vt:lpwstr>&lt;http://www2.statpedu.sk/ buxus/generate page.php _page_ id=649.html</vt:lpwstr>
      </vt:variant>
      <vt:variant>
        <vt:lpwstr> pedagogickyproces</vt:lpwstr>
      </vt:variant>
      <vt:variant>
        <vt:i4>1376313</vt:i4>
      </vt:variant>
      <vt:variant>
        <vt:i4>32</vt:i4>
      </vt:variant>
      <vt:variant>
        <vt:i4>0</vt:i4>
      </vt:variant>
      <vt:variant>
        <vt:i4>5</vt:i4>
      </vt:variant>
      <vt:variant>
        <vt:lpwstr/>
      </vt:variant>
      <vt:variant>
        <vt:lpwstr>_Toc195684595</vt:lpwstr>
      </vt:variant>
      <vt:variant>
        <vt:i4>1376313</vt:i4>
      </vt:variant>
      <vt:variant>
        <vt:i4>26</vt:i4>
      </vt:variant>
      <vt:variant>
        <vt:i4>0</vt:i4>
      </vt:variant>
      <vt:variant>
        <vt:i4>5</vt:i4>
      </vt:variant>
      <vt:variant>
        <vt:lpwstr/>
      </vt:variant>
      <vt:variant>
        <vt:lpwstr>_Toc195684594</vt:lpwstr>
      </vt:variant>
      <vt:variant>
        <vt:i4>1376313</vt:i4>
      </vt:variant>
      <vt:variant>
        <vt:i4>20</vt:i4>
      </vt:variant>
      <vt:variant>
        <vt:i4>0</vt:i4>
      </vt:variant>
      <vt:variant>
        <vt:i4>5</vt:i4>
      </vt:variant>
      <vt:variant>
        <vt:lpwstr/>
      </vt:variant>
      <vt:variant>
        <vt:lpwstr>_Toc195684593</vt:lpwstr>
      </vt:variant>
      <vt:variant>
        <vt:i4>1376313</vt:i4>
      </vt:variant>
      <vt:variant>
        <vt:i4>14</vt:i4>
      </vt:variant>
      <vt:variant>
        <vt:i4>0</vt:i4>
      </vt:variant>
      <vt:variant>
        <vt:i4>5</vt:i4>
      </vt:variant>
      <vt:variant>
        <vt:lpwstr/>
      </vt:variant>
      <vt:variant>
        <vt:lpwstr>_Toc195684592</vt:lpwstr>
      </vt:variant>
      <vt:variant>
        <vt:i4>1376313</vt:i4>
      </vt:variant>
      <vt:variant>
        <vt:i4>8</vt:i4>
      </vt:variant>
      <vt:variant>
        <vt:i4>0</vt:i4>
      </vt:variant>
      <vt:variant>
        <vt:i4>5</vt:i4>
      </vt:variant>
      <vt:variant>
        <vt:lpwstr/>
      </vt:variant>
      <vt:variant>
        <vt:lpwstr>_Toc195684591</vt:lpwstr>
      </vt:variant>
      <vt:variant>
        <vt:i4>1376313</vt:i4>
      </vt:variant>
      <vt:variant>
        <vt:i4>2</vt:i4>
      </vt:variant>
      <vt:variant>
        <vt:i4>0</vt:i4>
      </vt:variant>
      <vt:variant>
        <vt:i4>5</vt:i4>
      </vt:variant>
      <vt:variant>
        <vt:lpwstr/>
      </vt:variant>
      <vt:variant>
        <vt:lpwstr>_Toc195684590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UNIVERZITA KONŠTANTÍNA FILOZOFA V NITRE</dc:title>
  <dc:creator>Maria</dc:creator>
  <cp:lastModifiedBy>Ivana Tureková</cp:lastModifiedBy>
  <cp:revision>77</cp:revision>
  <cp:lastPrinted>2023-12-08T19:15:00Z</cp:lastPrinted>
  <dcterms:created xsi:type="dcterms:W3CDTF">2024-04-01T17:58:00Z</dcterms:created>
  <dcterms:modified xsi:type="dcterms:W3CDTF">2024-04-02T18:25:00Z</dcterms:modified>
</cp:coreProperties>
</file>