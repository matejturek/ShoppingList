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3D284A1" w14:textId="77777777" w:rsidR="009C2C8F" w:rsidRPr="006327E6" w:rsidRDefault="009C2C8F" w:rsidP="006A46F3">
      <w:pPr>
        <w:pStyle w:val="Nzovfakulty"/>
      </w:pPr>
      <w:bookmarkStart w:id="2" w:name="_Toc309047470"/>
      <w:bookmarkStart w:id="3" w:name="_Toc309047587"/>
      <w:bookmarkStart w:id="4" w:name="_Toc309114055"/>
      <w:bookmarkStart w:id="5" w:name="_Toc318099689"/>
      <w:bookmarkStart w:id="6" w:name="_Toc339279000"/>
      <w:r w:rsidRPr="006327E6">
        <w:t>UNIVERZITA KONŠTANTÍNA FILOZOFA V NITRE</w:t>
      </w:r>
      <w:bookmarkEnd w:id="2"/>
      <w:bookmarkEnd w:id="3"/>
      <w:bookmarkEnd w:id="4"/>
      <w:bookmarkEnd w:id="5"/>
      <w:bookmarkEnd w:id="6"/>
    </w:p>
    <w:p w14:paraId="7E36F79D" w14:textId="77777777" w:rsidR="009C2C8F" w:rsidRPr="006A46F3" w:rsidRDefault="009C2C8F" w:rsidP="006A46F3">
      <w:pPr>
        <w:pStyle w:val="Nzovfakulty"/>
        <w:rPr>
          <w:sz w:val="30"/>
          <w:szCs w:val="30"/>
        </w:rPr>
      </w:pPr>
      <w:r w:rsidRPr="006A46F3">
        <w:rPr>
          <w:sz w:val="30"/>
          <w:szCs w:val="30"/>
        </w:rPr>
        <w:t>FAKULTA PRÍRODNÝCH VIED A INFORMATIKY</w:t>
      </w:r>
    </w:p>
    <w:p w14:paraId="7D6ADEF0" w14:textId="77777777" w:rsidR="009F5F11" w:rsidRPr="00DD4A12" w:rsidRDefault="009F5F11" w:rsidP="00FD33FA"/>
    <w:p w14:paraId="07F7A051" w14:textId="77777777" w:rsidR="00CD4BA7" w:rsidRPr="00DD4A12" w:rsidRDefault="00CD4BA7" w:rsidP="00FD33FA"/>
    <w:p w14:paraId="41CDF21B" w14:textId="77777777" w:rsidR="00CD4BA7" w:rsidRPr="00DD4A12" w:rsidRDefault="00CD4BA7" w:rsidP="00FD33FA"/>
    <w:p w14:paraId="14CDD5DF" w14:textId="77777777" w:rsidR="00CD4BA7" w:rsidRPr="00DD4A12" w:rsidRDefault="00CD4BA7" w:rsidP="00FD33FA"/>
    <w:p w14:paraId="37927A3E" w14:textId="77777777" w:rsidR="00CD4BA7" w:rsidRPr="00DD4A12" w:rsidRDefault="00CD4BA7" w:rsidP="00FD33FA"/>
    <w:p w14:paraId="09687923" w14:textId="77777777" w:rsidR="00396315" w:rsidRPr="00DD4A12" w:rsidRDefault="00396315" w:rsidP="00FD33FA"/>
    <w:p w14:paraId="07FBFAAD" w14:textId="77777777" w:rsidR="007F46C9" w:rsidRPr="00DD4A12" w:rsidRDefault="007F46C9" w:rsidP="00FD33FA"/>
    <w:p w14:paraId="68CC72D9" w14:textId="77777777" w:rsidR="006327E6" w:rsidRPr="00DD4A12" w:rsidRDefault="006327E6" w:rsidP="00FD33FA"/>
    <w:p w14:paraId="7D9B7C46" w14:textId="77777777" w:rsidR="006327E6" w:rsidRPr="00DD4A12" w:rsidRDefault="006327E6" w:rsidP="00C661C5">
      <w:pPr>
        <w:ind w:firstLine="0"/>
      </w:pPr>
    </w:p>
    <w:p w14:paraId="50FB80A4" w14:textId="77777777" w:rsidR="007F46C9" w:rsidRPr="00DD4A12" w:rsidRDefault="007F46C9" w:rsidP="00FD33FA"/>
    <w:p w14:paraId="5B82ED1E" w14:textId="6785CBFE" w:rsidR="00396315" w:rsidRPr="009C2C8F" w:rsidRDefault="00C661C5" w:rsidP="009C2C8F">
      <w:pPr>
        <w:pStyle w:val="Nazovpracetitulka"/>
      </w:pPr>
      <w:r w:rsidRPr="009C2C8F">
        <w:t>MOBILNÁ APLIKÁCIA PRE DISTRIBUOVANÚ TVORBU NÁKUPNÝCH ZOZNAMOV</w:t>
      </w:r>
    </w:p>
    <w:p w14:paraId="48CF740F" w14:textId="4F5D8598" w:rsidR="00D257FB" w:rsidRPr="00DD4A12" w:rsidRDefault="006327E6" w:rsidP="006A46F3">
      <w:pPr>
        <w:pStyle w:val="Typprce"/>
      </w:pPr>
      <w:r w:rsidRPr="00DD4A12">
        <w:t>BAKALÁRSKA</w:t>
      </w:r>
      <w:r w:rsidR="00D83984" w:rsidRPr="00DD4A12">
        <w:t xml:space="preserve"> práca</w:t>
      </w:r>
    </w:p>
    <w:p w14:paraId="59A44D52" w14:textId="77777777" w:rsidR="00D257FB" w:rsidRPr="00DD4A12" w:rsidRDefault="00D257FB" w:rsidP="006A46F3">
      <w:pPr>
        <w:pStyle w:val="Typprce"/>
      </w:pPr>
    </w:p>
    <w:p w14:paraId="541AD294" w14:textId="77777777" w:rsidR="009F5F11" w:rsidRPr="00DD4A12" w:rsidRDefault="009F5F11" w:rsidP="00FD33FA"/>
    <w:p w14:paraId="240D4971" w14:textId="77777777" w:rsidR="009F5F11" w:rsidRPr="00DD4A12" w:rsidRDefault="009F5F11" w:rsidP="00FD33FA"/>
    <w:p w14:paraId="2CC72714" w14:textId="77777777" w:rsidR="0030590F" w:rsidRPr="00DD4A12" w:rsidRDefault="0030590F" w:rsidP="00FD33FA"/>
    <w:p w14:paraId="6F32F87D" w14:textId="77777777" w:rsidR="006327E6" w:rsidRPr="00DD4A12" w:rsidRDefault="006327E6" w:rsidP="00FD33FA"/>
    <w:p w14:paraId="1173C587" w14:textId="77777777" w:rsidR="006327E6" w:rsidRPr="00DD4A12" w:rsidRDefault="006327E6" w:rsidP="00FD33FA"/>
    <w:p w14:paraId="216D9819" w14:textId="77777777" w:rsidR="006327E6" w:rsidRPr="00DD4A12" w:rsidRDefault="006327E6" w:rsidP="00FD33FA"/>
    <w:p w14:paraId="0470B893" w14:textId="77777777" w:rsidR="006327E6" w:rsidRPr="00DD4A12" w:rsidRDefault="006327E6" w:rsidP="00FD33FA"/>
    <w:p w14:paraId="7365896F" w14:textId="77777777" w:rsidR="006327E6" w:rsidRPr="00DD4A12" w:rsidRDefault="006327E6" w:rsidP="00FD33FA"/>
    <w:p w14:paraId="195663B5" w14:textId="796E81D4" w:rsidR="006327E6" w:rsidRPr="00DD4A12" w:rsidRDefault="006327E6" w:rsidP="00FD33FA"/>
    <w:p w14:paraId="1F77902A" w14:textId="48E25CF8" w:rsidR="00EC636F" w:rsidRPr="00DD4A12" w:rsidRDefault="00EC636F" w:rsidP="00FD33FA"/>
    <w:p w14:paraId="511B83F7" w14:textId="77777777" w:rsidR="00C661C5" w:rsidRPr="00DD4A12" w:rsidRDefault="00C661C5" w:rsidP="00FD33FA"/>
    <w:p w14:paraId="2F157B66" w14:textId="77777777" w:rsidR="00EC636F" w:rsidRPr="00DD4A12" w:rsidRDefault="00EC636F" w:rsidP="00FD33FA"/>
    <w:p w14:paraId="7EC67CA0" w14:textId="27E1F34A" w:rsidR="00B401FF" w:rsidRPr="00DD4A12" w:rsidRDefault="006A46F3" w:rsidP="006A46F3">
      <w:pPr>
        <w:pStyle w:val="Skolitel"/>
        <w:tabs>
          <w:tab w:val="clear" w:pos="8820"/>
          <w:tab w:val="right" w:pos="8504"/>
        </w:tabs>
        <w:ind w:firstLine="0"/>
        <w:sectPr w:rsidR="00B401FF" w:rsidRPr="00DD4A12" w:rsidSect="0083473C">
          <w:footerReference w:type="first" r:id="rId8"/>
          <w:pgSz w:w="11907" w:h="16840" w:code="9"/>
          <w:pgMar w:top="1418" w:right="1418" w:bottom="1418" w:left="1985" w:header="709" w:footer="709" w:gutter="0"/>
          <w:cols w:space="708"/>
          <w:titlePg/>
        </w:sectPr>
      </w:pPr>
      <w:r w:rsidRPr="002C112F">
        <w:rPr>
          <w:b/>
          <w:bCs/>
        </w:rPr>
        <w:t xml:space="preserve">2024 </w:t>
      </w:r>
      <w:r w:rsidRPr="002C112F">
        <w:rPr>
          <w:b/>
          <w:bCs/>
        </w:rPr>
        <w:tab/>
        <w:t>MATEJ TUREK</w:t>
      </w:r>
    </w:p>
    <w:p w14:paraId="65BED366" w14:textId="77777777" w:rsidR="006A46F3" w:rsidRPr="006A46F3" w:rsidRDefault="006A46F3" w:rsidP="006A46F3">
      <w:pPr>
        <w:pStyle w:val="Nzovfakulty"/>
      </w:pPr>
      <w:r w:rsidRPr="006A46F3">
        <w:lastRenderedPageBreak/>
        <w:t>UNIVERZITA KONŠTANTÍNA FILOZOFA V NITRE</w:t>
      </w:r>
    </w:p>
    <w:p w14:paraId="64C0D774" w14:textId="77777777" w:rsidR="006A46F3" w:rsidRPr="006A46F3" w:rsidRDefault="006A46F3" w:rsidP="006A46F3">
      <w:pPr>
        <w:pStyle w:val="Nzovfakulty"/>
        <w:rPr>
          <w:sz w:val="30"/>
          <w:szCs w:val="30"/>
        </w:rPr>
      </w:pPr>
      <w:r w:rsidRPr="006A46F3">
        <w:rPr>
          <w:sz w:val="30"/>
          <w:szCs w:val="30"/>
        </w:rPr>
        <w:t>FAKULTA PRÍRODNÝCH VIED A INFORMATIKY</w:t>
      </w:r>
    </w:p>
    <w:p w14:paraId="09A631AF" w14:textId="29F63793" w:rsidR="009F5F11" w:rsidRPr="00DD4A12" w:rsidRDefault="009F5F11" w:rsidP="006A46F3">
      <w:pPr>
        <w:pStyle w:val="Nzovfakulty"/>
      </w:pPr>
    </w:p>
    <w:p w14:paraId="47CCB7E0" w14:textId="77777777" w:rsidR="009F5F11" w:rsidRPr="00DD4A12" w:rsidRDefault="009F5F11" w:rsidP="00FD33FA"/>
    <w:p w14:paraId="13B6FA26" w14:textId="77777777" w:rsidR="009F5F11" w:rsidRPr="00DD4A12" w:rsidRDefault="009F5F11" w:rsidP="00FD33FA"/>
    <w:p w14:paraId="6DA73B40" w14:textId="77777777" w:rsidR="009F5F11" w:rsidRPr="00DD4A12" w:rsidRDefault="009F5F11" w:rsidP="00FD33FA"/>
    <w:p w14:paraId="4398EFF9" w14:textId="77777777" w:rsidR="006327E6" w:rsidRPr="00DD4A12" w:rsidRDefault="006327E6" w:rsidP="00FD33FA"/>
    <w:p w14:paraId="5D3B08AF" w14:textId="77777777" w:rsidR="006327E6" w:rsidRPr="00DD4A12" w:rsidRDefault="006327E6" w:rsidP="00FD33FA"/>
    <w:p w14:paraId="3CC90AA0" w14:textId="77777777" w:rsidR="002E1871" w:rsidRPr="00DD4A12" w:rsidRDefault="002E1871" w:rsidP="00FD33FA"/>
    <w:p w14:paraId="07A968EE" w14:textId="77777777" w:rsidR="002E1871" w:rsidRPr="00DD4A12" w:rsidRDefault="002E1871" w:rsidP="00FD33FA"/>
    <w:p w14:paraId="092B2CE9" w14:textId="77777777" w:rsidR="00455073" w:rsidRPr="00DD4A12" w:rsidRDefault="00455073" w:rsidP="00FD33FA"/>
    <w:p w14:paraId="58668DD5" w14:textId="77777777" w:rsidR="00D257FB" w:rsidRPr="00DD4A12" w:rsidRDefault="00D257FB" w:rsidP="00FD33FA"/>
    <w:p w14:paraId="667D6379" w14:textId="77777777" w:rsidR="00C661C5" w:rsidRPr="00DD4A12" w:rsidRDefault="00C661C5" w:rsidP="00C661C5">
      <w:pPr>
        <w:ind w:firstLine="0"/>
      </w:pPr>
    </w:p>
    <w:p w14:paraId="735E0E38" w14:textId="77777777" w:rsidR="00C661C5" w:rsidRPr="00DD4A12" w:rsidRDefault="00C661C5" w:rsidP="00C661C5">
      <w:pPr>
        <w:jc w:val="center"/>
        <w:rPr>
          <w:b/>
          <w:sz w:val="32"/>
          <w:szCs w:val="32"/>
        </w:rPr>
      </w:pPr>
      <w:r w:rsidRPr="00DD4A12">
        <w:rPr>
          <w:b/>
          <w:sz w:val="32"/>
          <w:szCs w:val="32"/>
        </w:rPr>
        <w:t>MOBILNÁ APLIKÁCIA PRE DISTRIBUOVANÚ TVORBU NÁKUPNÝCH ZOZNAMOV</w:t>
      </w:r>
    </w:p>
    <w:p w14:paraId="17401508" w14:textId="61F103DF" w:rsidR="009F5F11" w:rsidRPr="006A46F3" w:rsidRDefault="006327E6" w:rsidP="006A46F3">
      <w:pPr>
        <w:pStyle w:val="Typprce"/>
      </w:pPr>
      <w:r w:rsidRPr="006A46F3">
        <w:t>BAKALÁRSKA</w:t>
      </w:r>
      <w:r w:rsidR="004E7A0E" w:rsidRPr="006A46F3">
        <w:t xml:space="preserve"> práca </w:t>
      </w:r>
    </w:p>
    <w:p w14:paraId="10738271" w14:textId="77777777" w:rsidR="007F46C9" w:rsidRPr="00DD4A12" w:rsidRDefault="007F46C9" w:rsidP="00FD33FA"/>
    <w:p w14:paraId="3A5FD4CF" w14:textId="77777777" w:rsidR="006327E6" w:rsidRPr="00DD4A12" w:rsidRDefault="006327E6" w:rsidP="00FD33FA"/>
    <w:p w14:paraId="0973E60A" w14:textId="77777777" w:rsidR="006327E6" w:rsidRPr="00DD4A12" w:rsidRDefault="006327E6" w:rsidP="00FD33FA"/>
    <w:p w14:paraId="3E4CC322" w14:textId="77777777" w:rsidR="006327E6" w:rsidRPr="00DD4A12" w:rsidRDefault="006327E6" w:rsidP="00FD33FA"/>
    <w:p w14:paraId="21E6BD5B" w14:textId="77777777" w:rsidR="006327E6" w:rsidRPr="00DD4A12" w:rsidRDefault="006327E6" w:rsidP="00FD33FA"/>
    <w:p w14:paraId="2BFB02E8" w14:textId="77777777" w:rsidR="006327E6" w:rsidRPr="00DD4A12" w:rsidRDefault="006327E6" w:rsidP="00FD33FA"/>
    <w:p w14:paraId="7F39B53F" w14:textId="45F8E1A3" w:rsidR="00115E41" w:rsidRPr="00DD4A12" w:rsidRDefault="00B42515" w:rsidP="00E24F81">
      <w:pPr>
        <w:ind w:firstLine="0"/>
      </w:pPr>
      <w:r w:rsidRPr="00DD4A12">
        <w:t>Študijný odbor:</w:t>
      </w:r>
      <w:r w:rsidRPr="00DD4A12">
        <w:tab/>
      </w:r>
      <w:r w:rsidR="00E24F81" w:rsidRPr="00DD4A12">
        <w:tab/>
      </w:r>
      <w:r w:rsidR="00115E41" w:rsidRPr="00DD4A12">
        <w:t xml:space="preserve">18. Informatika </w:t>
      </w:r>
    </w:p>
    <w:p w14:paraId="6326F185" w14:textId="77F50B05" w:rsidR="00B42515" w:rsidRPr="00DD4A12" w:rsidRDefault="00B42515" w:rsidP="00E24F81">
      <w:pPr>
        <w:ind w:firstLine="0"/>
      </w:pPr>
      <w:r w:rsidRPr="00DD4A12">
        <w:t>Študijný program:</w:t>
      </w:r>
      <w:r w:rsidRPr="00DD4A12">
        <w:tab/>
      </w:r>
      <w:r w:rsidR="00E24F81" w:rsidRPr="00DD4A12">
        <w:tab/>
      </w:r>
      <w:r w:rsidRPr="00DD4A12">
        <w:t xml:space="preserve">Aplikovaná informatika </w:t>
      </w:r>
    </w:p>
    <w:p w14:paraId="680C5A66" w14:textId="0EB4B2BC" w:rsidR="00AB6535" w:rsidRPr="00DD4A12" w:rsidRDefault="00D16742" w:rsidP="00E24F81">
      <w:pPr>
        <w:ind w:firstLine="0"/>
      </w:pPr>
      <w:r w:rsidRPr="00DD4A12">
        <w:t>Školiace pracovisko:</w:t>
      </w:r>
      <w:r w:rsidRPr="00DD4A12">
        <w:tab/>
      </w:r>
      <w:r w:rsidR="00E24F81" w:rsidRPr="00DD4A12">
        <w:tab/>
      </w:r>
      <w:r w:rsidRPr="00DD4A12">
        <w:t>Katedra informatiky</w:t>
      </w:r>
    </w:p>
    <w:p w14:paraId="3CF4E827" w14:textId="743886F9" w:rsidR="00D16742" w:rsidRPr="00DD4A12" w:rsidRDefault="00D16742" w:rsidP="00E24F81">
      <w:pPr>
        <w:ind w:firstLine="0"/>
      </w:pPr>
      <w:r w:rsidRPr="00DD4A12">
        <w:t xml:space="preserve">Školiteľ: </w:t>
      </w:r>
      <w:r w:rsidRPr="00DD4A12">
        <w:tab/>
      </w:r>
      <w:r w:rsidR="00E24F81" w:rsidRPr="00DD4A12">
        <w:tab/>
      </w:r>
      <w:r w:rsidR="00E24F81" w:rsidRPr="00DD4A12">
        <w:tab/>
      </w:r>
      <w:r w:rsidR="00C661C5" w:rsidRPr="00DD4A12">
        <w:t>RNDr. Ján Skalka, PhD</w:t>
      </w:r>
    </w:p>
    <w:p w14:paraId="1A7AE5A1" w14:textId="77777777" w:rsidR="00E04983" w:rsidRPr="00DD4A12" w:rsidRDefault="00E04983" w:rsidP="00FD33FA"/>
    <w:p w14:paraId="77C81392" w14:textId="77777777" w:rsidR="006327E6" w:rsidRPr="00DD4A12" w:rsidRDefault="006327E6" w:rsidP="00FD33FA"/>
    <w:p w14:paraId="51A3D02F" w14:textId="77777777" w:rsidR="006B3945" w:rsidRPr="00DD4A12" w:rsidRDefault="006B3945" w:rsidP="00FD33FA"/>
    <w:p w14:paraId="794552F0" w14:textId="09C8CE1F" w:rsidR="006A46F3" w:rsidRPr="00F85783" w:rsidRDefault="006A46F3" w:rsidP="006A46F3">
      <w:pPr>
        <w:pStyle w:val="Skolitel"/>
        <w:ind w:firstLine="0"/>
      </w:pPr>
      <w:r w:rsidRPr="00F85783">
        <w:t>Nitra 202</w:t>
      </w:r>
      <w:r>
        <w:t>4</w:t>
      </w:r>
      <w:r w:rsidRPr="00F85783">
        <w:tab/>
      </w:r>
      <w:r>
        <w:t>Matej Turek</w:t>
      </w:r>
    </w:p>
    <w:p w14:paraId="157166C9" w14:textId="5D5E8763" w:rsidR="00B401FF" w:rsidRPr="00DD4A12" w:rsidRDefault="00DA36D9" w:rsidP="000002CD">
      <w:pPr>
        <w:pStyle w:val="ZPNormalnyText"/>
        <w:rPr>
          <w:rStyle w:val="NecislovanynazovCharChar"/>
          <w:color w:val="FFFFFF" w:themeColor="background1"/>
          <w:sz w:val="24"/>
          <w:szCs w:val="24"/>
          <w:highlight w:val="red"/>
        </w:rPr>
      </w:pPr>
      <w:r w:rsidRPr="00DD4A12">
        <w:rPr>
          <w:noProof/>
        </w:rPr>
        <w:lastRenderedPageBreak/>
        <w:drawing>
          <wp:inline distT="0" distB="0" distL="0" distR="0" wp14:anchorId="0F37E6A1" wp14:editId="76472069">
            <wp:extent cx="5219065" cy="7381810"/>
            <wp:effectExtent l="0" t="0" r="635" b="0"/>
            <wp:docPr id="2028691899" name="Obrázok 3" descr="Obrázok, na ktorom je text, snímka obrazovky, písmo, lis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91899" name="Obrázok 3" descr="Obrázok, na ktorom je text, snímka obrazovky, písmo, list&#10;&#10;Automaticky generovaný pop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729" cy="7394065"/>
                    </a:xfrm>
                    <a:prstGeom prst="rect">
                      <a:avLst/>
                    </a:prstGeom>
                    <a:noFill/>
                    <a:ln>
                      <a:noFill/>
                    </a:ln>
                  </pic:spPr>
                </pic:pic>
              </a:graphicData>
            </a:graphic>
          </wp:inline>
        </w:drawing>
      </w:r>
    </w:p>
    <w:p w14:paraId="5E93295E" w14:textId="7FC73E5A" w:rsidR="00DA36D9" w:rsidRPr="00DD4A12" w:rsidRDefault="00DA36D9" w:rsidP="000002CD">
      <w:pPr>
        <w:pStyle w:val="ZPNormalnyText"/>
        <w:rPr>
          <w:rStyle w:val="NecislovanynazovCharChar"/>
          <w:color w:val="FFFFFF" w:themeColor="background1"/>
          <w:sz w:val="24"/>
          <w:szCs w:val="24"/>
          <w:highlight w:val="red"/>
        </w:rPr>
      </w:pPr>
    </w:p>
    <w:p w14:paraId="19AFFA0F" w14:textId="77777777" w:rsidR="00DA36D9" w:rsidRPr="00DD4A12" w:rsidRDefault="00DA36D9">
      <w:pPr>
        <w:ind w:firstLine="0"/>
        <w:rPr>
          <w:rStyle w:val="NecislovanynazovCharChar"/>
          <w:rFonts w:eastAsia="SimSun"/>
          <w:bCs/>
          <w:color w:val="FFFFFF" w:themeColor="background1"/>
          <w:position w:val="2"/>
          <w:sz w:val="24"/>
          <w:szCs w:val="24"/>
          <w:highlight w:val="red"/>
        </w:rPr>
      </w:pPr>
      <w:r w:rsidRPr="00DD4A12">
        <w:rPr>
          <w:rStyle w:val="NecislovanynazovCharChar"/>
          <w:color w:val="FFFFFF" w:themeColor="background1"/>
          <w:sz w:val="24"/>
          <w:szCs w:val="24"/>
          <w:highlight w:val="red"/>
        </w:rPr>
        <w:br w:type="page"/>
      </w:r>
    </w:p>
    <w:p w14:paraId="36B2ADED" w14:textId="0F18D291" w:rsidR="00DA36D9" w:rsidRPr="00DD4A12" w:rsidRDefault="00DA36D9" w:rsidP="000002CD">
      <w:pPr>
        <w:pStyle w:val="ZPNormalnyText"/>
        <w:rPr>
          <w:rStyle w:val="NecislovanynazovCharChar"/>
          <w:color w:val="FFFFFF" w:themeColor="background1"/>
          <w:sz w:val="24"/>
          <w:szCs w:val="24"/>
          <w:highlight w:val="red"/>
        </w:rPr>
      </w:pPr>
      <w:r w:rsidRPr="00DD4A12">
        <w:rPr>
          <w:noProof/>
        </w:rPr>
        <w:lastRenderedPageBreak/>
        <w:drawing>
          <wp:inline distT="0" distB="0" distL="0" distR="0" wp14:anchorId="4652B23B" wp14:editId="7D724F9D">
            <wp:extent cx="5400040" cy="7637780"/>
            <wp:effectExtent l="0" t="0" r="0" b="1270"/>
            <wp:docPr id="206247264"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264" name="Obrázok 4" descr="Obrázok, na ktorom je text, snímka obrazovky, písmo, dizajn&#10;&#10;Automaticky generovaný pop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7637780"/>
                    </a:xfrm>
                    <a:prstGeom prst="rect">
                      <a:avLst/>
                    </a:prstGeom>
                    <a:noFill/>
                    <a:ln>
                      <a:noFill/>
                    </a:ln>
                  </pic:spPr>
                </pic:pic>
              </a:graphicData>
            </a:graphic>
          </wp:inline>
        </w:drawing>
      </w:r>
    </w:p>
    <w:p w14:paraId="0222F683" w14:textId="77777777" w:rsidR="00B401FF" w:rsidRPr="00DD4A12" w:rsidRDefault="00B401FF" w:rsidP="000002CD">
      <w:pPr>
        <w:pStyle w:val="ZPNormalnyText"/>
        <w:rPr>
          <w:rStyle w:val="NecislovanynazovCharChar"/>
          <w:color w:val="FFFFFF" w:themeColor="background1"/>
          <w:sz w:val="24"/>
          <w:szCs w:val="24"/>
          <w:highlight w:val="red"/>
        </w:rPr>
      </w:pPr>
    </w:p>
    <w:p w14:paraId="1257BCF6" w14:textId="77777777" w:rsidR="00B401FF" w:rsidRPr="00DD4A12" w:rsidRDefault="00B401FF" w:rsidP="000002CD">
      <w:pPr>
        <w:pStyle w:val="ZPNormalnyText"/>
        <w:rPr>
          <w:rStyle w:val="NecislovanynazovCharChar"/>
          <w:color w:val="FFFFFF" w:themeColor="background1"/>
          <w:sz w:val="24"/>
          <w:szCs w:val="24"/>
          <w:highlight w:val="red"/>
        </w:rPr>
      </w:pPr>
    </w:p>
    <w:p w14:paraId="088E58A2" w14:textId="77777777" w:rsidR="00517404" w:rsidRPr="00DD4A12" w:rsidRDefault="00F95393" w:rsidP="00DA36D9">
      <w:pPr>
        <w:ind w:firstLine="0"/>
        <w:rPr>
          <w:rStyle w:val="NecislovanynazovCharChar"/>
          <w:b w:val="0"/>
          <w:sz w:val="24"/>
          <w:szCs w:val="24"/>
        </w:rPr>
      </w:pPr>
      <w:r w:rsidRPr="00DD4A12">
        <w:rPr>
          <w:rStyle w:val="NecislovanynazovCharChar"/>
          <w:b w:val="0"/>
          <w:sz w:val="24"/>
          <w:szCs w:val="24"/>
        </w:rPr>
        <w:br w:type="page"/>
      </w:r>
    </w:p>
    <w:p w14:paraId="57EAEB95" w14:textId="77777777" w:rsidR="00C84314" w:rsidRPr="00DD4A12" w:rsidRDefault="00C84314" w:rsidP="00FD33FA">
      <w:bookmarkStart w:id="7" w:name="_Toc309047200"/>
      <w:bookmarkStart w:id="8" w:name="_Toc309047429"/>
      <w:bookmarkStart w:id="9" w:name="_Toc309047475"/>
      <w:bookmarkStart w:id="10" w:name="_Toc309047592"/>
    </w:p>
    <w:p w14:paraId="6A5C9DD3" w14:textId="77777777" w:rsidR="00C84314" w:rsidRPr="00DD4A12" w:rsidRDefault="00C84314" w:rsidP="00FD33FA"/>
    <w:p w14:paraId="7E1F9AAA" w14:textId="77777777" w:rsidR="00C84314" w:rsidRPr="00DD4A12" w:rsidRDefault="00C84314" w:rsidP="00FD33FA"/>
    <w:p w14:paraId="1D7D64FF" w14:textId="77777777" w:rsidR="00C84314" w:rsidRPr="00DD4A12" w:rsidRDefault="00C84314" w:rsidP="00FD33FA"/>
    <w:p w14:paraId="6E983A37" w14:textId="77777777" w:rsidR="00C84314" w:rsidRPr="00DD4A12" w:rsidRDefault="00C84314" w:rsidP="00FD33FA"/>
    <w:p w14:paraId="60FE36EE" w14:textId="77777777" w:rsidR="00C84314" w:rsidRPr="00DD4A12" w:rsidRDefault="00C84314" w:rsidP="00FD33FA"/>
    <w:p w14:paraId="138E387B" w14:textId="77777777" w:rsidR="00C84314" w:rsidRPr="00DD4A12" w:rsidRDefault="00C84314" w:rsidP="00FD33FA"/>
    <w:p w14:paraId="52198F5D" w14:textId="77777777" w:rsidR="00C84314" w:rsidRPr="00DD4A12" w:rsidRDefault="00C84314" w:rsidP="00FD33FA"/>
    <w:p w14:paraId="399DC3F8" w14:textId="77777777" w:rsidR="00C84314" w:rsidRPr="00DD4A12" w:rsidRDefault="00C84314" w:rsidP="00FD33FA"/>
    <w:p w14:paraId="7473CB1F" w14:textId="77777777" w:rsidR="00C84314" w:rsidRPr="00DD4A12" w:rsidRDefault="00C84314" w:rsidP="00FD33FA"/>
    <w:p w14:paraId="19444FC9" w14:textId="77777777" w:rsidR="00262858" w:rsidRPr="00DD4A12" w:rsidRDefault="00262858" w:rsidP="00FD33FA"/>
    <w:p w14:paraId="6CB59EAB" w14:textId="6CDE2125" w:rsidR="00262858" w:rsidRPr="00DD4A12" w:rsidRDefault="00262858" w:rsidP="00FD33FA"/>
    <w:p w14:paraId="20AA8CB1" w14:textId="49E42CB4" w:rsidR="00323074" w:rsidRPr="00DD4A12" w:rsidRDefault="00323074" w:rsidP="00FD33FA"/>
    <w:p w14:paraId="5193DD64" w14:textId="30A123AA" w:rsidR="00323074" w:rsidRPr="00DD4A12" w:rsidRDefault="00323074" w:rsidP="00FD33FA"/>
    <w:p w14:paraId="30E1FE89" w14:textId="68EE9613" w:rsidR="00323074" w:rsidRPr="00DD4A12" w:rsidRDefault="00323074" w:rsidP="00FD33FA"/>
    <w:p w14:paraId="24003B9C" w14:textId="37FB87F2" w:rsidR="00323074" w:rsidRPr="00DD4A12" w:rsidRDefault="00323074" w:rsidP="00FD33FA"/>
    <w:p w14:paraId="479B1233" w14:textId="23160CB7" w:rsidR="00323074" w:rsidRPr="00DD4A12" w:rsidRDefault="00323074" w:rsidP="00FD33FA"/>
    <w:p w14:paraId="1FF28852" w14:textId="36648256" w:rsidR="00323074" w:rsidRPr="00DD4A12" w:rsidRDefault="00323074" w:rsidP="00FD33FA"/>
    <w:p w14:paraId="48E90132" w14:textId="2DDFC0D8" w:rsidR="00323074" w:rsidRPr="00DD4A12" w:rsidRDefault="00323074" w:rsidP="00FD33FA"/>
    <w:p w14:paraId="7BF5E499" w14:textId="234FC263" w:rsidR="00323074" w:rsidRPr="00DD4A12" w:rsidRDefault="00323074" w:rsidP="00FD33FA"/>
    <w:p w14:paraId="45E10CBB" w14:textId="65B247AF" w:rsidR="00323074" w:rsidRPr="00DD4A12" w:rsidRDefault="00323074" w:rsidP="00FD33FA"/>
    <w:p w14:paraId="0374F80B" w14:textId="77777777" w:rsidR="00323074" w:rsidRDefault="00323074" w:rsidP="00FD33FA"/>
    <w:p w14:paraId="735B9281" w14:textId="77777777" w:rsidR="000D632E" w:rsidRDefault="000D632E" w:rsidP="00FD33FA"/>
    <w:p w14:paraId="5DA8E618" w14:textId="77777777" w:rsidR="000D632E" w:rsidRDefault="000D632E" w:rsidP="00FD33FA"/>
    <w:p w14:paraId="392140B7" w14:textId="77777777" w:rsidR="000D632E" w:rsidRPr="00DD4A12" w:rsidRDefault="000D632E" w:rsidP="00C17163">
      <w:pPr>
        <w:pStyle w:val="Nadpis1"/>
      </w:pPr>
    </w:p>
    <w:p w14:paraId="0F584667" w14:textId="77777777" w:rsidR="000D632E" w:rsidRDefault="000D632E" w:rsidP="00C17163">
      <w:pPr>
        <w:pStyle w:val="Nadpis1"/>
      </w:pPr>
    </w:p>
    <w:p w14:paraId="5D6E7DA1" w14:textId="4C0F273B" w:rsidR="00471624" w:rsidRPr="002065FD" w:rsidRDefault="000D632E" w:rsidP="000D632E">
      <w:pPr>
        <w:spacing w:after="240"/>
        <w:ind w:firstLine="0"/>
        <w:rPr>
          <w:b/>
          <w:bCs/>
          <w:sz w:val="32"/>
          <w:szCs w:val="32"/>
        </w:rPr>
      </w:pPr>
      <w:r w:rsidRPr="002065FD">
        <w:rPr>
          <w:b/>
          <w:bCs/>
          <w:sz w:val="32"/>
          <w:szCs w:val="32"/>
        </w:rPr>
        <w:t xml:space="preserve">POĎAKOVANIE </w:t>
      </w:r>
    </w:p>
    <w:p w14:paraId="72D6626D" w14:textId="44A18049" w:rsidR="00471624" w:rsidRPr="002065FD" w:rsidRDefault="00471624" w:rsidP="00471624">
      <w:pPr>
        <w:rPr>
          <w:b/>
        </w:rPr>
      </w:pPr>
      <w:r w:rsidRPr="002065FD">
        <w:t xml:space="preserve">Na tomto mieste </w:t>
      </w:r>
      <w:r w:rsidR="000D632E" w:rsidRPr="002065FD">
        <w:t xml:space="preserve">si dovoľujem poďakovať môjmu školiteľovi a vedúcemu Katedry informatiky RNDr. Jánovi Skalkovi, PhD. za </w:t>
      </w:r>
      <w:r w:rsidRPr="002065FD">
        <w:t xml:space="preserve">pripomienky a odbornú pomoc pri vypracovaní práce. </w:t>
      </w:r>
      <w:r w:rsidR="0043506B">
        <w:t xml:space="preserve">Vďaka jeho ochote pomôcť, cenným radám, ale aj času strávenému korigovaním práce som mu povďačný za skompletizovanie mojej bakalárskej práce.  </w:t>
      </w:r>
    </w:p>
    <w:p w14:paraId="258AE0BE" w14:textId="77777777" w:rsidR="00471624" w:rsidRPr="00F85783" w:rsidRDefault="00471624" w:rsidP="00471624">
      <w:pPr>
        <w:rPr>
          <w:rStyle w:val="NecislovanynazovCharChar"/>
          <w:sz w:val="24"/>
          <w:szCs w:val="24"/>
          <w:highlight w:val="green"/>
        </w:rPr>
      </w:pPr>
    </w:p>
    <w:p w14:paraId="5BDC974A" w14:textId="77777777" w:rsidR="00471624" w:rsidRPr="00F85783" w:rsidRDefault="00471624" w:rsidP="00471624">
      <w:pPr>
        <w:rPr>
          <w:rStyle w:val="NecislovanynazovCharChar"/>
          <w:sz w:val="24"/>
          <w:szCs w:val="24"/>
          <w:highlight w:val="green"/>
        </w:rPr>
      </w:pPr>
    </w:p>
    <w:p w14:paraId="714823F4" w14:textId="61482A40" w:rsidR="00564B31" w:rsidRPr="007C0CA0" w:rsidRDefault="009F5F11" w:rsidP="007C0CA0">
      <w:pPr>
        <w:spacing w:after="240"/>
        <w:ind w:firstLine="0"/>
        <w:rPr>
          <w:b/>
          <w:bCs/>
          <w:sz w:val="32"/>
          <w:szCs w:val="32"/>
        </w:rPr>
      </w:pPr>
      <w:bookmarkStart w:id="11" w:name="_Toc309047430"/>
      <w:bookmarkStart w:id="12" w:name="_Toc309047476"/>
      <w:bookmarkStart w:id="13" w:name="_Toc309047593"/>
      <w:bookmarkStart w:id="14" w:name="_Toc309114061"/>
      <w:bookmarkStart w:id="15" w:name="_Toc318099695"/>
      <w:bookmarkStart w:id="16" w:name="_Toc339279006"/>
      <w:bookmarkStart w:id="17" w:name="_Toc476657454"/>
      <w:bookmarkStart w:id="18" w:name="_Toc99180811"/>
      <w:bookmarkStart w:id="19" w:name="_Toc114690682"/>
      <w:bookmarkStart w:id="20" w:name="_Toc115115629"/>
      <w:bookmarkStart w:id="21" w:name="_Toc115510274"/>
      <w:bookmarkStart w:id="22" w:name="_Toc115521423"/>
      <w:bookmarkStart w:id="23" w:name="_Toc115533865"/>
      <w:bookmarkEnd w:id="7"/>
      <w:bookmarkEnd w:id="8"/>
      <w:bookmarkEnd w:id="9"/>
      <w:bookmarkEnd w:id="10"/>
      <w:r w:rsidRPr="007C0CA0">
        <w:rPr>
          <w:b/>
          <w:bCs/>
          <w:sz w:val="32"/>
          <w:szCs w:val="32"/>
        </w:rPr>
        <w:t>ABSTRAKT</w:t>
      </w:r>
      <w:bookmarkEnd w:id="11"/>
      <w:bookmarkEnd w:id="12"/>
      <w:bookmarkEnd w:id="13"/>
      <w:bookmarkEnd w:id="14"/>
      <w:bookmarkEnd w:id="15"/>
      <w:bookmarkEnd w:id="16"/>
      <w:bookmarkEnd w:id="17"/>
      <w:bookmarkEnd w:id="18"/>
      <w:bookmarkEnd w:id="19"/>
      <w:bookmarkEnd w:id="20"/>
      <w:bookmarkEnd w:id="21"/>
      <w:bookmarkEnd w:id="22"/>
      <w:bookmarkEnd w:id="23"/>
    </w:p>
    <w:p w14:paraId="535A6516" w14:textId="7950BE94" w:rsidR="00FF01E0" w:rsidRPr="00DD4A12" w:rsidRDefault="00564B31" w:rsidP="00FD33FA">
      <w:r w:rsidRPr="00DD4A12">
        <w:t>TUREK</w:t>
      </w:r>
      <w:r w:rsidR="00FF01E0" w:rsidRPr="00DD4A12">
        <w:t xml:space="preserve">, </w:t>
      </w:r>
      <w:r w:rsidRPr="00DD4A12">
        <w:t>Matej</w:t>
      </w:r>
      <w:r w:rsidR="00FF01E0" w:rsidRPr="00DD4A12">
        <w:t xml:space="preserve">: </w:t>
      </w:r>
      <w:r w:rsidRPr="00DD4A12">
        <w:t>Mobilná aplikácia pre distribuovanú tvorbu nákupných zoznamov</w:t>
      </w:r>
      <w:r w:rsidR="00FF01E0" w:rsidRPr="00DD4A12">
        <w:t>. [</w:t>
      </w:r>
      <w:r w:rsidR="00437409" w:rsidRPr="00DD4A12">
        <w:t>Bakalárska</w:t>
      </w:r>
      <w:r w:rsidRPr="00DD4A12">
        <w:t xml:space="preserve"> </w:t>
      </w:r>
      <w:r w:rsidR="00437409" w:rsidRPr="00DD4A12">
        <w:t>práca</w:t>
      </w:r>
      <w:r w:rsidR="00FF01E0" w:rsidRPr="00DD4A12">
        <w:t>]. Univerzita Konštantína Filozofa v Nitre. Fakulta prírodných vied</w:t>
      </w:r>
      <w:r w:rsidR="00D536AF" w:rsidRPr="00DD4A12">
        <w:t xml:space="preserve"> a informatiky</w:t>
      </w:r>
      <w:r w:rsidR="00FF01E0" w:rsidRPr="00DD4A12">
        <w:t xml:space="preserve">. Školiteľ: </w:t>
      </w:r>
      <w:r w:rsidRPr="00DD4A12">
        <w:t>RNDr. Ján Skalka, PhD</w:t>
      </w:r>
      <w:r w:rsidR="00FF01E0" w:rsidRPr="00DD4A12">
        <w:t>. Stupeň odbornej kvalifikácie: Bakalár odboru Aplikovaná informatika. Nitra: FPV</w:t>
      </w:r>
      <w:r w:rsidR="00D536AF" w:rsidRPr="00DD4A12">
        <w:t>aI</w:t>
      </w:r>
      <w:r w:rsidR="00FF01E0" w:rsidRPr="00DD4A12">
        <w:t>, 20</w:t>
      </w:r>
      <w:r w:rsidR="00D536AF" w:rsidRPr="00DD4A12">
        <w:t>2</w:t>
      </w:r>
      <w:r w:rsidRPr="00DD4A12">
        <w:t>3</w:t>
      </w:r>
      <w:r w:rsidR="00FF01E0" w:rsidRPr="00DD4A12">
        <w:t xml:space="preserve">. .... s. </w:t>
      </w:r>
      <w:r w:rsidR="00FF01E0" w:rsidRPr="000D632E">
        <w:rPr>
          <w:highlight w:val="yellow"/>
        </w:rPr>
        <w:t xml:space="preserve">(uviesť počet strán </w:t>
      </w:r>
      <w:r w:rsidR="00F92B64" w:rsidRPr="000D632E">
        <w:rPr>
          <w:highlight w:val="yellow"/>
        </w:rPr>
        <w:t>ZP</w:t>
      </w:r>
      <w:r w:rsidR="00FF01E0" w:rsidRPr="000D632E">
        <w:rPr>
          <w:highlight w:val="yellow"/>
        </w:rPr>
        <w:t>)</w:t>
      </w:r>
      <w:r w:rsidR="00E213DB" w:rsidRPr="000D632E">
        <w:rPr>
          <w:highlight w:val="yellow"/>
        </w:rPr>
        <w:t>.</w:t>
      </w:r>
    </w:p>
    <w:p w14:paraId="4E63C210" w14:textId="77777777" w:rsidR="00564B31" w:rsidRPr="00DD4A12" w:rsidRDefault="00564B31" w:rsidP="00FD33FA"/>
    <w:p w14:paraId="106EE243" w14:textId="2B7F0B88" w:rsidR="002F541A" w:rsidRPr="00DD4A12" w:rsidRDefault="002F541A" w:rsidP="00FD33FA">
      <w:r w:rsidRPr="00DD4A12">
        <w:t xml:space="preserve">Cieľom práce je </w:t>
      </w:r>
      <w:r w:rsidR="008F4A09" w:rsidRPr="00DD4A12">
        <w:t xml:space="preserve">analyzovanie existujúcich aplikácii pre tvorbu nákupných zoznamov, následné ich porovnanie a na záver implementácia vlastnej aplikácie pre tvorbu nákupného zoznamu. Aplikácia bude implementovaná pre operačný systém Android a bude komunikovať so serverom pre získavanie a posielanie dát vo formáte JSON. Z funkcionálneho hľadiska aplikácia bude umožňovať prihlásenie a registráciu používateľom, tvorbu nákupných zoznamov a podzoznamov, zdieľanie zoznamov s ostatnými </w:t>
      </w:r>
      <w:r w:rsidR="00675794">
        <w:t>po</w:t>
      </w:r>
      <w:r w:rsidR="008F4A09" w:rsidRPr="00DD4A12">
        <w:t xml:space="preserve">užívateľmi, radenie a vyhľadávanie položiek v zozname. </w:t>
      </w:r>
    </w:p>
    <w:p w14:paraId="74449CCA" w14:textId="77777777" w:rsidR="009F5F11" w:rsidRPr="00DD4A12" w:rsidRDefault="009F5F11" w:rsidP="00FD33FA"/>
    <w:p w14:paraId="073FFA48" w14:textId="45836251" w:rsidR="00780A45" w:rsidRPr="00DD4A12" w:rsidRDefault="00780A45" w:rsidP="00A93E19">
      <w:pPr>
        <w:ind w:firstLine="0"/>
      </w:pPr>
      <w:r w:rsidRPr="00DD4A12">
        <w:t>Kľúčové slov</w:t>
      </w:r>
      <w:r w:rsidR="002F541A" w:rsidRPr="00DD4A12">
        <w:t>á: Nákupný zoznam</w:t>
      </w:r>
      <w:r w:rsidR="000D632E">
        <w:t>.</w:t>
      </w:r>
      <w:r w:rsidR="002F541A" w:rsidRPr="00DD4A12">
        <w:t xml:space="preserve"> Mobilná aplikácia</w:t>
      </w:r>
      <w:r w:rsidR="000D632E">
        <w:t>.</w:t>
      </w:r>
      <w:r w:rsidR="008F4A09" w:rsidRPr="00DD4A12">
        <w:t xml:space="preserve"> Android.</w:t>
      </w:r>
    </w:p>
    <w:p w14:paraId="3C714A3D" w14:textId="77777777" w:rsidR="0059441E" w:rsidRPr="00DD4A12" w:rsidRDefault="0059441E" w:rsidP="00FD33FA">
      <w:pPr>
        <w:rPr>
          <w:rStyle w:val="NecislovanynazovCharChar"/>
          <w:color w:val="FFFFFF" w:themeColor="background1"/>
          <w:sz w:val="24"/>
          <w:szCs w:val="24"/>
          <w:highlight w:val="red"/>
        </w:rPr>
      </w:pPr>
      <w:bookmarkStart w:id="24" w:name="_Toc309047431"/>
      <w:bookmarkStart w:id="25" w:name="_Toc309047477"/>
      <w:bookmarkStart w:id="26" w:name="_Toc309047594"/>
      <w:bookmarkStart w:id="27" w:name="_Toc309114062"/>
      <w:bookmarkStart w:id="28" w:name="_Toc318099696"/>
    </w:p>
    <w:p w14:paraId="6139D4D5" w14:textId="5F706DF9" w:rsidR="00633D98" w:rsidRPr="00DD4A12" w:rsidRDefault="00633D98" w:rsidP="00FD33FA">
      <w:pPr>
        <w:rPr>
          <w:rStyle w:val="NecislovanynazovCharChar"/>
          <w:color w:val="FFFFFF" w:themeColor="background1"/>
          <w:sz w:val="24"/>
          <w:szCs w:val="24"/>
          <w:highlight w:val="red"/>
        </w:rPr>
      </w:pPr>
    </w:p>
    <w:p w14:paraId="7737C398" w14:textId="77777777" w:rsidR="00633D98" w:rsidRPr="00DD4A12" w:rsidRDefault="00633D98">
      <w:pPr>
        <w:ind w:firstLine="0"/>
        <w:rPr>
          <w:rStyle w:val="NecislovanynazovCharChar"/>
          <w:color w:val="FFFFFF" w:themeColor="background1"/>
          <w:sz w:val="24"/>
          <w:szCs w:val="24"/>
          <w:highlight w:val="red"/>
        </w:rPr>
      </w:pPr>
      <w:r w:rsidRPr="00DD4A12">
        <w:rPr>
          <w:rStyle w:val="NecislovanynazovCharChar"/>
          <w:color w:val="FFFFFF" w:themeColor="background1"/>
          <w:sz w:val="24"/>
          <w:szCs w:val="24"/>
          <w:highlight w:val="red"/>
        </w:rPr>
        <w:br w:type="page"/>
      </w:r>
    </w:p>
    <w:p w14:paraId="005DDC3F" w14:textId="77777777" w:rsidR="009F5F11" w:rsidRPr="007C0CA0" w:rsidRDefault="009F5F11" w:rsidP="007C0CA0">
      <w:pPr>
        <w:spacing w:after="240"/>
        <w:ind w:firstLine="0"/>
        <w:rPr>
          <w:b/>
          <w:bCs/>
          <w:sz w:val="32"/>
          <w:szCs w:val="32"/>
        </w:rPr>
      </w:pPr>
      <w:bookmarkStart w:id="29" w:name="_Toc339279007"/>
      <w:bookmarkStart w:id="30" w:name="_Toc476657455"/>
      <w:bookmarkStart w:id="31" w:name="_Toc99180812"/>
      <w:bookmarkStart w:id="32" w:name="_Toc114690683"/>
      <w:bookmarkStart w:id="33" w:name="_Toc115115630"/>
      <w:bookmarkStart w:id="34" w:name="_Toc115510275"/>
      <w:bookmarkStart w:id="35" w:name="_Toc115521424"/>
      <w:bookmarkStart w:id="36" w:name="_Toc115533866"/>
      <w:r w:rsidRPr="007C0CA0">
        <w:rPr>
          <w:b/>
          <w:bCs/>
          <w:sz w:val="32"/>
          <w:szCs w:val="32"/>
        </w:rPr>
        <w:lastRenderedPageBreak/>
        <w:t>ABSTRACT</w:t>
      </w:r>
      <w:bookmarkEnd w:id="24"/>
      <w:bookmarkEnd w:id="25"/>
      <w:bookmarkEnd w:id="26"/>
      <w:bookmarkEnd w:id="27"/>
      <w:bookmarkEnd w:id="28"/>
      <w:bookmarkEnd w:id="29"/>
      <w:bookmarkEnd w:id="30"/>
      <w:bookmarkEnd w:id="31"/>
      <w:bookmarkEnd w:id="32"/>
      <w:bookmarkEnd w:id="33"/>
      <w:bookmarkEnd w:id="34"/>
      <w:bookmarkEnd w:id="35"/>
      <w:bookmarkEnd w:id="36"/>
    </w:p>
    <w:p w14:paraId="2BD70DAB" w14:textId="741998A7" w:rsidR="0059441E" w:rsidRPr="00DD4A12" w:rsidRDefault="008F4A09" w:rsidP="00FD33FA">
      <w:r w:rsidRPr="00DD4A12">
        <w:t>TUREK,</w:t>
      </w:r>
      <w:r w:rsidR="00A64DB0" w:rsidRPr="00DD4A12">
        <w:t xml:space="preserve"> </w:t>
      </w:r>
      <w:r w:rsidRPr="00DD4A12">
        <w:t>Matej</w:t>
      </w:r>
      <w:r w:rsidR="0059441E" w:rsidRPr="00DD4A12">
        <w:t xml:space="preserve">: </w:t>
      </w:r>
      <w:r w:rsidR="007E11F5" w:rsidRPr="00DD4A12">
        <w:t>Mobile application for distributed creation of shopping lists</w:t>
      </w:r>
      <w:r w:rsidR="0059441E" w:rsidRPr="00DD4A12">
        <w:t>. [Bachelo</w:t>
      </w:r>
      <w:r w:rsidR="006E296C" w:rsidRPr="00DD4A12">
        <w:t>r</w:t>
      </w:r>
      <w:r w:rsidR="0059441E" w:rsidRPr="00DD4A12">
        <w:t xml:space="preserve"> Thesis]. Constantine the Philosopher University in Nitra. Faculty of Natural Sciences</w:t>
      </w:r>
      <w:r w:rsidR="00D536AF" w:rsidRPr="00DD4A12">
        <w:t xml:space="preserve"> and Informatics</w:t>
      </w:r>
      <w:r w:rsidR="0059441E" w:rsidRPr="00DD4A12">
        <w:t xml:space="preserve">. Supervisor: </w:t>
      </w:r>
      <w:r w:rsidR="00D52917" w:rsidRPr="00DD4A12">
        <w:t>Title</w:t>
      </w:r>
      <w:r w:rsidR="0059441E" w:rsidRPr="00DD4A12">
        <w:t xml:space="preserve">. </w:t>
      </w:r>
      <w:r w:rsidR="00DB6161" w:rsidRPr="00DD4A12">
        <w:t>RNDr. Ján Skalka, PhD</w:t>
      </w:r>
      <w:r w:rsidR="0059441E" w:rsidRPr="00DD4A12">
        <w:t>. Degree of Qualification: Bachelor of Applied Informatics. Nitra: FNS</w:t>
      </w:r>
      <w:r w:rsidR="00D536AF" w:rsidRPr="00DD4A12">
        <w:t>aI</w:t>
      </w:r>
      <w:r w:rsidR="0059441E" w:rsidRPr="00DD4A12">
        <w:t>, 20</w:t>
      </w:r>
      <w:r w:rsidR="00A01EA6" w:rsidRPr="00DD4A12">
        <w:t>2</w:t>
      </w:r>
      <w:r w:rsidR="006E296C" w:rsidRPr="00DD4A12">
        <w:t>3</w:t>
      </w:r>
      <w:r w:rsidR="0059441E" w:rsidRPr="00DD4A12">
        <w:t>. .... p.</w:t>
      </w:r>
    </w:p>
    <w:p w14:paraId="1B8EA7DF" w14:textId="77777777" w:rsidR="002C112F" w:rsidRDefault="002C112F" w:rsidP="00A93E19">
      <w:pPr>
        <w:ind w:firstLine="0"/>
        <w:rPr>
          <w:color w:val="7F7F7F" w:themeColor="text1" w:themeTint="80"/>
          <w:sz w:val="16"/>
          <w:szCs w:val="16"/>
        </w:rPr>
      </w:pPr>
    </w:p>
    <w:p w14:paraId="185D759B" w14:textId="5A21C482" w:rsidR="002C112F" w:rsidRPr="002C112F" w:rsidRDefault="002C112F" w:rsidP="002C112F">
      <w:r w:rsidRPr="002C112F">
        <w:t xml:space="preserve">The aim of </w:t>
      </w:r>
      <w:r>
        <w:t>this</w:t>
      </w:r>
      <w:r w:rsidRPr="002C112F">
        <w:t xml:space="preserve"> work is to analyze existing applications for creating shopping lists, subsequently comparing them, and finally implementing our own shopping list application. The application will be developed for the Android operating system and will communicate with a server to retrieve and send data in JSON format. From a functional perspective, the application will allow users to log in and register, create shopping lists and sublists, share lists with other users, sort and search for items in the list.</w:t>
      </w:r>
    </w:p>
    <w:p w14:paraId="649D042B" w14:textId="77777777" w:rsidR="002C112F" w:rsidRDefault="002C112F" w:rsidP="00A93E19">
      <w:pPr>
        <w:ind w:firstLine="0"/>
        <w:rPr>
          <w:color w:val="7F7F7F" w:themeColor="text1" w:themeTint="80"/>
          <w:sz w:val="16"/>
          <w:szCs w:val="16"/>
        </w:rPr>
      </w:pPr>
    </w:p>
    <w:p w14:paraId="2AD21738" w14:textId="4ACAE416" w:rsidR="00822B53" w:rsidRPr="00DD4A12" w:rsidRDefault="00822B53" w:rsidP="00A93E19">
      <w:pPr>
        <w:ind w:firstLine="0"/>
      </w:pPr>
      <w:r w:rsidRPr="00DD4A12">
        <w:t xml:space="preserve">Keywords: </w:t>
      </w:r>
      <w:r w:rsidR="006E296C" w:rsidRPr="00DD4A12">
        <w:t>Shopping list</w:t>
      </w:r>
      <w:r w:rsidR="000D632E">
        <w:t>.</w:t>
      </w:r>
      <w:r w:rsidR="006E296C" w:rsidRPr="00DD4A12">
        <w:t xml:space="preserve"> </w:t>
      </w:r>
      <w:r w:rsidRPr="00DD4A12">
        <w:t xml:space="preserve"> </w:t>
      </w:r>
      <w:r w:rsidR="006E296C" w:rsidRPr="00DD4A12">
        <w:t>Mobile application</w:t>
      </w:r>
      <w:r w:rsidR="000D632E">
        <w:t>.</w:t>
      </w:r>
      <w:r w:rsidR="006E296C" w:rsidRPr="00DD4A12">
        <w:t xml:space="preserve"> Android</w:t>
      </w:r>
      <w:r w:rsidR="000D632E">
        <w:t>.</w:t>
      </w:r>
    </w:p>
    <w:p w14:paraId="58D18F4B" w14:textId="77777777" w:rsidR="009F5F11" w:rsidRPr="00DD4A12" w:rsidRDefault="009F5F11" w:rsidP="00FD33FA"/>
    <w:p w14:paraId="32881A3C" w14:textId="77777777" w:rsidR="00B401FF" w:rsidRPr="00DD4A12" w:rsidRDefault="00B401FF" w:rsidP="00FD33FA">
      <w:pPr>
        <w:rPr>
          <w:rStyle w:val="NecislovanynazovCharChar"/>
          <w:color w:val="FFFFFF" w:themeColor="background1"/>
          <w:sz w:val="24"/>
          <w:szCs w:val="24"/>
          <w:highlight w:val="red"/>
        </w:rPr>
      </w:pPr>
      <w:bookmarkStart w:id="37" w:name="_Toc309047203"/>
      <w:bookmarkStart w:id="38" w:name="_Toc309047432"/>
      <w:bookmarkStart w:id="39" w:name="_Toc309047478"/>
      <w:bookmarkStart w:id="40" w:name="_Toc309047595"/>
    </w:p>
    <w:p w14:paraId="71F33D21" w14:textId="77777777" w:rsidR="00A153E2" w:rsidRPr="00DD4A12" w:rsidRDefault="00A153E2" w:rsidP="00A153E2">
      <w:pPr>
        <w:ind w:firstLine="0"/>
        <w:rPr>
          <w:rStyle w:val="NecislovanynazovCharChar"/>
          <w:sz w:val="24"/>
          <w:szCs w:val="24"/>
        </w:rPr>
        <w:sectPr w:rsidR="00A153E2" w:rsidRPr="00DD4A12" w:rsidSect="0083473C">
          <w:pgSz w:w="11907" w:h="16840" w:code="9"/>
          <w:pgMar w:top="1418" w:right="1418" w:bottom="1418" w:left="1985" w:header="709" w:footer="709" w:gutter="0"/>
          <w:cols w:space="708"/>
          <w:titlePg/>
        </w:sectPr>
      </w:pPr>
    </w:p>
    <w:p w14:paraId="45DF52C0" w14:textId="290C46C4" w:rsidR="003A750E" w:rsidRPr="007C0CA0" w:rsidRDefault="007C0CA0" w:rsidP="007C0CA0">
      <w:pPr>
        <w:spacing w:after="240"/>
        <w:ind w:firstLine="0"/>
        <w:rPr>
          <w:b/>
          <w:bCs/>
          <w:sz w:val="32"/>
          <w:szCs w:val="32"/>
        </w:rPr>
      </w:pPr>
      <w:bookmarkStart w:id="41" w:name="_Toc309114063"/>
      <w:bookmarkStart w:id="42" w:name="_Toc318099697"/>
      <w:bookmarkStart w:id="43" w:name="_Toc339279008"/>
      <w:bookmarkStart w:id="44" w:name="_Toc115115631"/>
      <w:bookmarkStart w:id="45" w:name="_Toc115510276"/>
      <w:bookmarkStart w:id="46" w:name="_Toc115521425"/>
      <w:bookmarkStart w:id="47" w:name="_Toc115533867"/>
      <w:bookmarkStart w:id="48" w:name="_Toc99180813"/>
      <w:bookmarkStart w:id="49" w:name="_Toc114690684"/>
      <w:r w:rsidRPr="007C0CA0">
        <w:rPr>
          <w:b/>
          <w:bCs/>
          <w:sz w:val="32"/>
          <w:szCs w:val="32"/>
        </w:rPr>
        <w:lastRenderedPageBreak/>
        <w:t>OBSAH</w:t>
      </w:r>
      <w:bookmarkEnd w:id="37"/>
      <w:bookmarkEnd w:id="38"/>
      <w:bookmarkEnd w:id="39"/>
      <w:bookmarkEnd w:id="40"/>
      <w:bookmarkEnd w:id="41"/>
      <w:bookmarkEnd w:id="42"/>
      <w:bookmarkEnd w:id="43"/>
      <w:bookmarkEnd w:id="44"/>
      <w:bookmarkEnd w:id="45"/>
      <w:bookmarkEnd w:id="46"/>
      <w:bookmarkEnd w:id="47"/>
      <w:r w:rsidRPr="007C0CA0">
        <w:rPr>
          <w:b/>
          <w:bCs/>
          <w:sz w:val="32"/>
          <w:szCs w:val="32"/>
        </w:rPr>
        <w:t xml:space="preserve"> </w:t>
      </w:r>
      <w:bookmarkEnd w:id="48"/>
      <w:bookmarkEnd w:id="49"/>
    </w:p>
    <w:sdt>
      <w:sdtPr>
        <w:rPr>
          <w:rFonts w:cs="Times New Roman"/>
          <w:b w:val="0"/>
          <w:bCs w:val="0"/>
          <w:noProof w:val="0"/>
          <w:szCs w:val="24"/>
        </w:rPr>
        <w:id w:val="72321027"/>
        <w:docPartObj>
          <w:docPartGallery w:val="Table of Contents"/>
          <w:docPartUnique/>
        </w:docPartObj>
      </w:sdtPr>
      <w:sdtContent>
        <w:p w14:paraId="38A9C1F7" w14:textId="32D6BED7" w:rsidR="00955C85" w:rsidRDefault="003A750E">
          <w:pPr>
            <w:pStyle w:val="Obsah1"/>
            <w:rPr>
              <w:rFonts w:asciiTheme="minorHAnsi" w:eastAsiaTheme="minorEastAsia" w:hAnsiTheme="minorHAnsi" w:cstheme="minorBidi"/>
              <w:b w:val="0"/>
              <w:bCs w:val="0"/>
              <w:kern w:val="2"/>
              <w:szCs w:val="24"/>
              <w:lang w:eastAsia="sk-SK"/>
              <w14:ligatures w14:val="standardContextual"/>
            </w:rPr>
          </w:pPr>
          <w:r w:rsidRPr="00DD4A12">
            <w:rPr>
              <w:noProof w:val="0"/>
              <w:color w:val="D9D9D9" w:themeColor="background1" w:themeShade="D9"/>
            </w:rPr>
            <w:fldChar w:fldCharType="begin"/>
          </w:r>
          <w:r w:rsidRPr="00DD4A12">
            <w:rPr>
              <w:noProof w:val="0"/>
              <w:color w:val="D9D9D9" w:themeColor="background1" w:themeShade="D9"/>
            </w:rPr>
            <w:instrText xml:space="preserve"> TOC \o "1-3" \h \z \u </w:instrText>
          </w:r>
          <w:r w:rsidRPr="00DD4A12">
            <w:rPr>
              <w:noProof w:val="0"/>
              <w:color w:val="D9D9D9" w:themeColor="background1" w:themeShade="D9"/>
            </w:rPr>
            <w:fldChar w:fldCharType="separate"/>
          </w:r>
          <w:hyperlink w:anchor="_Toc162902728" w:history="1">
            <w:r w:rsidR="00955C85" w:rsidRPr="004D4D4C">
              <w:rPr>
                <w:rStyle w:val="Hypertextovprepojenie"/>
              </w:rPr>
              <w:t>Úvod</w:t>
            </w:r>
            <w:r w:rsidR="00955C85">
              <w:rPr>
                <w:webHidden/>
              </w:rPr>
              <w:tab/>
              <w:t>................................................................................................................................</w:t>
            </w:r>
            <w:r w:rsidR="00955C85">
              <w:rPr>
                <w:webHidden/>
              </w:rPr>
              <w:fldChar w:fldCharType="begin"/>
            </w:r>
            <w:r w:rsidR="00955C85">
              <w:rPr>
                <w:webHidden/>
              </w:rPr>
              <w:instrText xml:space="preserve"> PAGEREF _Toc162902728 \h </w:instrText>
            </w:r>
            <w:r w:rsidR="00955C85">
              <w:rPr>
                <w:webHidden/>
              </w:rPr>
            </w:r>
            <w:r w:rsidR="00955C85">
              <w:rPr>
                <w:webHidden/>
              </w:rPr>
              <w:fldChar w:fldCharType="separate"/>
            </w:r>
            <w:r w:rsidR="00955C85">
              <w:rPr>
                <w:webHidden/>
              </w:rPr>
              <w:t>10</w:t>
            </w:r>
            <w:r w:rsidR="00955C85">
              <w:rPr>
                <w:webHidden/>
              </w:rPr>
              <w:fldChar w:fldCharType="end"/>
            </w:r>
          </w:hyperlink>
        </w:p>
        <w:p w14:paraId="6382F566" w14:textId="088D12D1"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29" w:history="1">
            <w:r w:rsidR="00955C85" w:rsidRPr="004D4D4C">
              <w:rPr>
                <w:rStyle w:val="Hypertextovprepojenie"/>
              </w:rPr>
              <w:t>1</w:t>
            </w:r>
            <w:r w:rsidR="00955C85">
              <w:rPr>
                <w:rFonts w:asciiTheme="minorHAnsi" w:eastAsiaTheme="minorEastAsia" w:hAnsiTheme="minorHAnsi" w:cstheme="minorBidi"/>
                <w:b w:val="0"/>
                <w:bCs w:val="0"/>
                <w:kern w:val="2"/>
                <w:szCs w:val="24"/>
                <w:lang w:eastAsia="sk-SK"/>
                <w14:ligatures w14:val="standardContextual"/>
              </w:rPr>
              <w:tab/>
            </w:r>
            <w:r w:rsidR="00955C85" w:rsidRPr="004D4D4C">
              <w:rPr>
                <w:rStyle w:val="Hypertextovprepojenie"/>
              </w:rPr>
              <w:t>Analýza súčasného stavu</w:t>
            </w:r>
            <w:r w:rsidR="00955C85">
              <w:rPr>
                <w:webHidden/>
              </w:rPr>
              <w:tab/>
            </w:r>
            <w:r w:rsidR="00955C85">
              <w:rPr>
                <w:webHidden/>
              </w:rPr>
              <w:fldChar w:fldCharType="begin"/>
            </w:r>
            <w:r w:rsidR="00955C85">
              <w:rPr>
                <w:webHidden/>
              </w:rPr>
              <w:instrText xml:space="preserve"> PAGEREF _Toc162902729 \h </w:instrText>
            </w:r>
            <w:r w:rsidR="00955C85">
              <w:rPr>
                <w:webHidden/>
              </w:rPr>
            </w:r>
            <w:r w:rsidR="00955C85">
              <w:rPr>
                <w:webHidden/>
              </w:rPr>
              <w:fldChar w:fldCharType="separate"/>
            </w:r>
            <w:r w:rsidR="00955C85">
              <w:rPr>
                <w:webHidden/>
              </w:rPr>
              <w:t>11</w:t>
            </w:r>
            <w:r w:rsidR="00955C85">
              <w:rPr>
                <w:webHidden/>
              </w:rPr>
              <w:fldChar w:fldCharType="end"/>
            </w:r>
          </w:hyperlink>
        </w:p>
        <w:p w14:paraId="320D2DA3" w14:textId="5B90D3D9"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30" w:history="1">
            <w:r w:rsidR="00955C85" w:rsidRPr="004D4D4C">
              <w:rPr>
                <w:rStyle w:val="Hypertextovprepojenie"/>
              </w:rPr>
              <w:t>1.1</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Súčasný stav prístupu používateľov na internet</w:t>
            </w:r>
            <w:r w:rsidR="00955C85">
              <w:rPr>
                <w:webHidden/>
              </w:rPr>
              <w:tab/>
            </w:r>
            <w:r w:rsidR="00955C85">
              <w:rPr>
                <w:webHidden/>
              </w:rPr>
              <w:fldChar w:fldCharType="begin"/>
            </w:r>
            <w:r w:rsidR="00955C85">
              <w:rPr>
                <w:webHidden/>
              </w:rPr>
              <w:instrText xml:space="preserve"> PAGEREF _Toc162902730 \h </w:instrText>
            </w:r>
            <w:r w:rsidR="00955C85">
              <w:rPr>
                <w:webHidden/>
              </w:rPr>
            </w:r>
            <w:r w:rsidR="00955C85">
              <w:rPr>
                <w:webHidden/>
              </w:rPr>
              <w:fldChar w:fldCharType="separate"/>
            </w:r>
            <w:r w:rsidR="00955C85">
              <w:rPr>
                <w:webHidden/>
              </w:rPr>
              <w:t>11</w:t>
            </w:r>
            <w:r w:rsidR="00955C85">
              <w:rPr>
                <w:webHidden/>
              </w:rPr>
              <w:fldChar w:fldCharType="end"/>
            </w:r>
          </w:hyperlink>
        </w:p>
        <w:p w14:paraId="3E9C890D" w14:textId="7EF5A46D"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31" w:history="1">
            <w:r w:rsidR="00955C85" w:rsidRPr="004D4D4C">
              <w:rPr>
                <w:rStyle w:val="Hypertextovprepojenie"/>
              </w:rPr>
              <w:t>1.2</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mObilné operačné systémy</w:t>
            </w:r>
            <w:r w:rsidR="00955C85">
              <w:rPr>
                <w:webHidden/>
              </w:rPr>
              <w:tab/>
            </w:r>
            <w:r w:rsidR="00955C85">
              <w:rPr>
                <w:webHidden/>
              </w:rPr>
              <w:fldChar w:fldCharType="begin"/>
            </w:r>
            <w:r w:rsidR="00955C85">
              <w:rPr>
                <w:webHidden/>
              </w:rPr>
              <w:instrText xml:space="preserve"> PAGEREF _Toc162902731 \h </w:instrText>
            </w:r>
            <w:r w:rsidR="00955C85">
              <w:rPr>
                <w:webHidden/>
              </w:rPr>
            </w:r>
            <w:r w:rsidR="00955C85">
              <w:rPr>
                <w:webHidden/>
              </w:rPr>
              <w:fldChar w:fldCharType="separate"/>
            </w:r>
            <w:r w:rsidR="00955C85">
              <w:rPr>
                <w:webHidden/>
              </w:rPr>
              <w:t>12</w:t>
            </w:r>
            <w:r w:rsidR="00955C85">
              <w:rPr>
                <w:webHidden/>
              </w:rPr>
              <w:fldChar w:fldCharType="end"/>
            </w:r>
          </w:hyperlink>
        </w:p>
        <w:p w14:paraId="16429277" w14:textId="60235A0B"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32" w:history="1">
            <w:r w:rsidR="00955C85" w:rsidRPr="004D4D4C">
              <w:rPr>
                <w:rStyle w:val="Hypertextovprepojenie"/>
              </w:rPr>
              <w:t>1.3</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Android</w:t>
            </w:r>
            <w:r w:rsidR="00955C85">
              <w:rPr>
                <w:webHidden/>
              </w:rPr>
              <w:tab/>
            </w:r>
            <w:r w:rsidR="00955C85">
              <w:rPr>
                <w:webHidden/>
              </w:rPr>
              <w:fldChar w:fldCharType="begin"/>
            </w:r>
            <w:r w:rsidR="00955C85">
              <w:rPr>
                <w:webHidden/>
              </w:rPr>
              <w:instrText xml:space="preserve"> PAGEREF _Toc162902732 \h </w:instrText>
            </w:r>
            <w:r w:rsidR="00955C85">
              <w:rPr>
                <w:webHidden/>
              </w:rPr>
            </w:r>
            <w:r w:rsidR="00955C85">
              <w:rPr>
                <w:webHidden/>
              </w:rPr>
              <w:fldChar w:fldCharType="separate"/>
            </w:r>
            <w:r w:rsidR="00955C85">
              <w:rPr>
                <w:webHidden/>
              </w:rPr>
              <w:t>13</w:t>
            </w:r>
            <w:r w:rsidR="00955C85">
              <w:rPr>
                <w:webHidden/>
              </w:rPr>
              <w:fldChar w:fldCharType="end"/>
            </w:r>
          </w:hyperlink>
        </w:p>
        <w:p w14:paraId="12F9916F" w14:textId="2F8FA296"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33" w:history="1">
            <w:r w:rsidR="00955C85" w:rsidRPr="004D4D4C">
              <w:rPr>
                <w:rStyle w:val="Hypertextovprepojenie"/>
              </w:rPr>
              <w:t>1.4</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Natívne aplikácie vs. mobilné webové aplikácie</w:t>
            </w:r>
            <w:r w:rsidR="00955C85">
              <w:rPr>
                <w:webHidden/>
              </w:rPr>
              <w:tab/>
            </w:r>
            <w:r w:rsidR="00955C85">
              <w:rPr>
                <w:webHidden/>
              </w:rPr>
              <w:fldChar w:fldCharType="begin"/>
            </w:r>
            <w:r w:rsidR="00955C85">
              <w:rPr>
                <w:webHidden/>
              </w:rPr>
              <w:instrText xml:space="preserve"> PAGEREF _Toc162902733 \h </w:instrText>
            </w:r>
            <w:r w:rsidR="00955C85">
              <w:rPr>
                <w:webHidden/>
              </w:rPr>
            </w:r>
            <w:r w:rsidR="00955C85">
              <w:rPr>
                <w:webHidden/>
              </w:rPr>
              <w:fldChar w:fldCharType="separate"/>
            </w:r>
            <w:r w:rsidR="00955C85">
              <w:rPr>
                <w:webHidden/>
              </w:rPr>
              <w:t>14</w:t>
            </w:r>
            <w:r w:rsidR="00955C85">
              <w:rPr>
                <w:webHidden/>
              </w:rPr>
              <w:fldChar w:fldCharType="end"/>
            </w:r>
          </w:hyperlink>
        </w:p>
        <w:p w14:paraId="0B4D1DA1" w14:textId="0C7C6301"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34" w:history="1">
            <w:r w:rsidR="00955C85" w:rsidRPr="004D4D4C">
              <w:rPr>
                <w:rStyle w:val="Hypertextovprepojenie"/>
              </w:rPr>
              <w:t>1.5</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Nákupný zoznam</w:t>
            </w:r>
            <w:r w:rsidR="00955C85">
              <w:rPr>
                <w:webHidden/>
              </w:rPr>
              <w:tab/>
            </w:r>
            <w:r w:rsidR="00955C85">
              <w:rPr>
                <w:webHidden/>
              </w:rPr>
              <w:fldChar w:fldCharType="begin"/>
            </w:r>
            <w:r w:rsidR="00955C85">
              <w:rPr>
                <w:webHidden/>
              </w:rPr>
              <w:instrText xml:space="preserve"> PAGEREF _Toc162902734 \h </w:instrText>
            </w:r>
            <w:r w:rsidR="00955C85">
              <w:rPr>
                <w:webHidden/>
              </w:rPr>
            </w:r>
            <w:r w:rsidR="00955C85">
              <w:rPr>
                <w:webHidden/>
              </w:rPr>
              <w:fldChar w:fldCharType="separate"/>
            </w:r>
            <w:r w:rsidR="00955C85">
              <w:rPr>
                <w:webHidden/>
              </w:rPr>
              <w:t>16</w:t>
            </w:r>
            <w:r w:rsidR="00955C85">
              <w:rPr>
                <w:webHidden/>
              </w:rPr>
              <w:fldChar w:fldCharType="end"/>
            </w:r>
          </w:hyperlink>
        </w:p>
        <w:p w14:paraId="287655D9" w14:textId="5706455D"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35" w:history="1">
            <w:r w:rsidR="00955C85" w:rsidRPr="004D4D4C">
              <w:rPr>
                <w:rStyle w:val="Hypertextovprepojenie"/>
              </w:rPr>
              <w:t>1.5.1</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Počet produktov na nákupných zoznamoch</w:t>
            </w:r>
            <w:r w:rsidR="00955C85">
              <w:rPr>
                <w:webHidden/>
              </w:rPr>
              <w:tab/>
            </w:r>
            <w:r w:rsidR="00955C85">
              <w:rPr>
                <w:webHidden/>
              </w:rPr>
              <w:fldChar w:fldCharType="begin"/>
            </w:r>
            <w:r w:rsidR="00955C85">
              <w:rPr>
                <w:webHidden/>
              </w:rPr>
              <w:instrText xml:space="preserve"> PAGEREF _Toc162902735 \h </w:instrText>
            </w:r>
            <w:r w:rsidR="00955C85">
              <w:rPr>
                <w:webHidden/>
              </w:rPr>
            </w:r>
            <w:r w:rsidR="00955C85">
              <w:rPr>
                <w:webHidden/>
              </w:rPr>
              <w:fldChar w:fldCharType="separate"/>
            </w:r>
            <w:r w:rsidR="00955C85">
              <w:rPr>
                <w:webHidden/>
              </w:rPr>
              <w:t>17</w:t>
            </w:r>
            <w:r w:rsidR="00955C85">
              <w:rPr>
                <w:webHidden/>
              </w:rPr>
              <w:fldChar w:fldCharType="end"/>
            </w:r>
          </w:hyperlink>
        </w:p>
        <w:p w14:paraId="5EC82DB0" w14:textId="689CDEE6"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36" w:history="1">
            <w:r w:rsidR="00955C85" w:rsidRPr="004D4D4C">
              <w:rPr>
                <w:rStyle w:val="Hypertextovprepojenie"/>
              </w:rPr>
              <w:t>1.5.2</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Dôvody písania nákupného zoznamu</w:t>
            </w:r>
            <w:r w:rsidR="00955C85">
              <w:rPr>
                <w:webHidden/>
              </w:rPr>
              <w:tab/>
            </w:r>
            <w:r w:rsidR="00955C85">
              <w:rPr>
                <w:webHidden/>
              </w:rPr>
              <w:fldChar w:fldCharType="begin"/>
            </w:r>
            <w:r w:rsidR="00955C85">
              <w:rPr>
                <w:webHidden/>
              </w:rPr>
              <w:instrText xml:space="preserve"> PAGEREF _Toc162902736 \h </w:instrText>
            </w:r>
            <w:r w:rsidR="00955C85">
              <w:rPr>
                <w:webHidden/>
              </w:rPr>
            </w:r>
            <w:r w:rsidR="00955C85">
              <w:rPr>
                <w:webHidden/>
              </w:rPr>
              <w:fldChar w:fldCharType="separate"/>
            </w:r>
            <w:r w:rsidR="00955C85">
              <w:rPr>
                <w:webHidden/>
              </w:rPr>
              <w:t>18</w:t>
            </w:r>
            <w:r w:rsidR="00955C85">
              <w:rPr>
                <w:webHidden/>
              </w:rPr>
              <w:fldChar w:fldCharType="end"/>
            </w:r>
          </w:hyperlink>
        </w:p>
        <w:p w14:paraId="408D9A32" w14:textId="78186317"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37" w:history="1">
            <w:r w:rsidR="00955C85" w:rsidRPr="004D4D4C">
              <w:rPr>
                <w:rStyle w:val="Hypertextovprepojenie"/>
              </w:rPr>
              <w:t>1.5.3</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Užívateľské rozhranie</w:t>
            </w:r>
            <w:r w:rsidR="00955C85">
              <w:rPr>
                <w:webHidden/>
              </w:rPr>
              <w:tab/>
            </w:r>
            <w:r w:rsidR="00955C85">
              <w:rPr>
                <w:webHidden/>
              </w:rPr>
              <w:fldChar w:fldCharType="begin"/>
            </w:r>
            <w:r w:rsidR="00955C85">
              <w:rPr>
                <w:webHidden/>
              </w:rPr>
              <w:instrText xml:space="preserve"> PAGEREF _Toc162902737 \h </w:instrText>
            </w:r>
            <w:r w:rsidR="00955C85">
              <w:rPr>
                <w:webHidden/>
              </w:rPr>
            </w:r>
            <w:r w:rsidR="00955C85">
              <w:rPr>
                <w:webHidden/>
              </w:rPr>
              <w:fldChar w:fldCharType="separate"/>
            </w:r>
            <w:r w:rsidR="00955C85">
              <w:rPr>
                <w:webHidden/>
              </w:rPr>
              <w:t>18</w:t>
            </w:r>
            <w:r w:rsidR="00955C85">
              <w:rPr>
                <w:webHidden/>
              </w:rPr>
              <w:fldChar w:fldCharType="end"/>
            </w:r>
          </w:hyperlink>
        </w:p>
        <w:p w14:paraId="1361412A" w14:textId="7B8F6E5C"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38" w:history="1">
            <w:r w:rsidR="00955C85" w:rsidRPr="004D4D4C">
              <w:rPr>
                <w:rStyle w:val="Hypertextovprepojenie"/>
              </w:rPr>
              <w:t>1.5.4 Aplikácie na vytváranie nákupného zoznamu</w:t>
            </w:r>
            <w:r w:rsidR="00955C85">
              <w:rPr>
                <w:webHidden/>
              </w:rPr>
              <w:tab/>
            </w:r>
            <w:r w:rsidR="00955C85">
              <w:rPr>
                <w:webHidden/>
              </w:rPr>
              <w:fldChar w:fldCharType="begin"/>
            </w:r>
            <w:r w:rsidR="00955C85">
              <w:rPr>
                <w:webHidden/>
              </w:rPr>
              <w:instrText xml:space="preserve"> PAGEREF _Toc162902738 \h </w:instrText>
            </w:r>
            <w:r w:rsidR="00955C85">
              <w:rPr>
                <w:webHidden/>
              </w:rPr>
            </w:r>
            <w:r w:rsidR="00955C85">
              <w:rPr>
                <w:webHidden/>
              </w:rPr>
              <w:fldChar w:fldCharType="separate"/>
            </w:r>
            <w:r w:rsidR="00955C85">
              <w:rPr>
                <w:webHidden/>
              </w:rPr>
              <w:t>19</w:t>
            </w:r>
            <w:r w:rsidR="00955C85">
              <w:rPr>
                <w:webHidden/>
              </w:rPr>
              <w:fldChar w:fldCharType="end"/>
            </w:r>
          </w:hyperlink>
        </w:p>
        <w:p w14:paraId="150DA94C" w14:textId="1ACAE7C7"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39" w:history="1">
            <w:r w:rsidR="00955C85" w:rsidRPr="004D4D4C">
              <w:rPr>
                <w:rStyle w:val="Hypertextovprepojenie"/>
              </w:rPr>
              <w:t>2</w:t>
            </w:r>
            <w:r w:rsidR="00955C85">
              <w:rPr>
                <w:rFonts w:asciiTheme="minorHAnsi" w:eastAsiaTheme="minorEastAsia" w:hAnsiTheme="minorHAnsi" w:cstheme="minorBidi"/>
                <w:b w:val="0"/>
                <w:bCs w:val="0"/>
                <w:kern w:val="2"/>
                <w:szCs w:val="24"/>
                <w:lang w:eastAsia="sk-SK"/>
                <w14:ligatures w14:val="standardContextual"/>
              </w:rPr>
              <w:tab/>
            </w:r>
            <w:r w:rsidR="00955C85" w:rsidRPr="004D4D4C">
              <w:rPr>
                <w:rStyle w:val="Hypertextovprepojenie"/>
              </w:rPr>
              <w:t>Ciele záverečnej práce</w:t>
            </w:r>
            <w:r w:rsidR="00955C85">
              <w:rPr>
                <w:webHidden/>
              </w:rPr>
              <w:tab/>
            </w:r>
            <w:r w:rsidR="00955C85">
              <w:rPr>
                <w:webHidden/>
              </w:rPr>
              <w:fldChar w:fldCharType="begin"/>
            </w:r>
            <w:r w:rsidR="00955C85">
              <w:rPr>
                <w:webHidden/>
              </w:rPr>
              <w:instrText xml:space="preserve"> PAGEREF _Toc162902739 \h </w:instrText>
            </w:r>
            <w:r w:rsidR="00955C85">
              <w:rPr>
                <w:webHidden/>
              </w:rPr>
            </w:r>
            <w:r w:rsidR="00955C85">
              <w:rPr>
                <w:webHidden/>
              </w:rPr>
              <w:fldChar w:fldCharType="separate"/>
            </w:r>
            <w:r w:rsidR="00955C85">
              <w:rPr>
                <w:webHidden/>
              </w:rPr>
              <w:t>22</w:t>
            </w:r>
            <w:r w:rsidR="00955C85">
              <w:rPr>
                <w:webHidden/>
              </w:rPr>
              <w:fldChar w:fldCharType="end"/>
            </w:r>
          </w:hyperlink>
        </w:p>
        <w:p w14:paraId="48249590" w14:textId="5A32F3B5"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40" w:history="1">
            <w:r w:rsidR="00955C85" w:rsidRPr="004D4D4C">
              <w:rPr>
                <w:rStyle w:val="Hypertextovprepojenie"/>
              </w:rPr>
              <w:t>3</w:t>
            </w:r>
            <w:r w:rsidR="00955C85">
              <w:rPr>
                <w:rFonts w:asciiTheme="minorHAnsi" w:eastAsiaTheme="minorEastAsia" w:hAnsiTheme="minorHAnsi" w:cstheme="minorBidi"/>
                <w:b w:val="0"/>
                <w:bCs w:val="0"/>
                <w:kern w:val="2"/>
                <w:szCs w:val="24"/>
                <w:lang w:eastAsia="sk-SK"/>
                <w14:ligatures w14:val="standardContextual"/>
              </w:rPr>
              <w:tab/>
            </w:r>
            <w:r w:rsidR="00955C85" w:rsidRPr="004D4D4C">
              <w:rPr>
                <w:rStyle w:val="Hypertextovprepojenie"/>
              </w:rPr>
              <w:t>Návrh a metodika</w:t>
            </w:r>
            <w:r w:rsidR="00955C85">
              <w:rPr>
                <w:webHidden/>
              </w:rPr>
              <w:tab/>
            </w:r>
            <w:r w:rsidR="00955C85">
              <w:rPr>
                <w:webHidden/>
              </w:rPr>
              <w:fldChar w:fldCharType="begin"/>
            </w:r>
            <w:r w:rsidR="00955C85">
              <w:rPr>
                <w:webHidden/>
              </w:rPr>
              <w:instrText xml:space="preserve"> PAGEREF _Toc162902740 \h </w:instrText>
            </w:r>
            <w:r w:rsidR="00955C85">
              <w:rPr>
                <w:webHidden/>
              </w:rPr>
            </w:r>
            <w:r w:rsidR="00955C85">
              <w:rPr>
                <w:webHidden/>
              </w:rPr>
              <w:fldChar w:fldCharType="separate"/>
            </w:r>
            <w:r w:rsidR="00955C85">
              <w:rPr>
                <w:webHidden/>
              </w:rPr>
              <w:t>23</w:t>
            </w:r>
            <w:r w:rsidR="00955C85">
              <w:rPr>
                <w:webHidden/>
              </w:rPr>
              <w:fldChar w:fldCharType="end"/>
            </w:r>
          </w:hyperlink>
        </w:p>
        <w:p w14:paraId="3E8A7DB2" w14:textId="6CEE3FDD"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41" w:history="1">
            <w:r w:rsidR="00955C85" w:rsidRPr="004D4D4C">
              <w:rPr>
                <w:rStyle w:val="Hypertextovprepojenie"/>
              </w:rPr>
              <w:t xml:space="preserve">3.1 </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Návrh softvéru</w:t>
            </w:r>
            <w:r w:rsidR="00955C85">
              <w:rPr>
                <w:webHidden/>
              </w:rPr>
              <w:tab/>
            </w:r>
            <w:r w:rsidR="00955C85">
              <w:rPr>
                <w:webHidden/>
              </w:rPr>
              <w:fldChar w:fldCharType="begin"/>
            </w:r>
            <w:r w:rsidR="00955C85">
              <w:rPr>
                <w:webHidden/>
              </w:rPr>
              <w:instrText xml:space="preserve"> PAGEREF _Toc162902741 \h </w:instrText>
            </w:r>
            <w:r w:rsidR="00955C85">
              <w:rPr>
                <w:webHidden/>
              </w:rPr>
            </w:r>
            <w:r w:rsidR="00955C85">
              <w:rPr>
                <w:webHidden/>
              </w:rPr>
              <w:fldChar w:fldCharType="separate"/>
            </w:r>
            <w:r w:rsidR="00955C85">
              <w:rPr>
                <w:webHidden/>
              </w:rPr>
              <w:t>23</w:t>
            </w:r>
            <w:r w:rsidR="00955C85">
              <w:rPr>
                <w:webHidden/>
              </w:rPr>
              <w:fldChar w:fldCharType="end"/>
            </w:r>
          </w:hyperlink>
        </w:p>
        <w:p w14:paraId="6204DAF9" w14:textId="073964DE"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42" w:history="1">
            <w:r w:rsidR="00955C85" w:rsidRPr="004D4D4C">
              <w:rPr>
                <w:rStyle w:val="Hypertextovprepojenie"/>
              </w:rPr>
              <w:t xml:space="preserve">3.1.1 </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Funkčné požiadavky</w:t>
            </w:r>
            <w:r w:rsidR="00955C85">
              <w:rPr>
                <w:webHidden/>
              </w:rPr>
              <w:tab/>
            </w:r>
            <w:r w:rsidR="00955C85">
              <w:rPr>
                <w:webHidden/>
              </w:rPr>
              <w:fldChar w:fldCharType="begin"/>
            </w:r>
            <w:r w:rsidR="00955C85">
              <w:rPr>
                <w:webHidden/>
              </w:rPr>
              <w:instrText xml:space="preserve"> PAGEREF _Toc162902742 \h </w:instrText>
            </w:r>
            <w:r w:rsidR="00955C85">
              <w:rPr>
                <w:webHidden/>
              </w:rPr>
            </w:r>
            <w:r w:rsidR="00955C85">
              <w:rPr>
                <w:webHidden/>
              </w:rPr>
              <w:fldChar w:fldCharType="separate"/>
            </w:r>
            <w:r w:rsidR="00955C85">
              <w:rPr>
                <w:webHidden/>
              </w:rPr>
              <w:t>23</w:t>
            </w:r>
            <w:r w:rsidR="00955C85">
              <w:rPr>
                <w:webHidden/>
              </w:rPr>
              <w:fldChar w:fldCharType="end"/>
            </w:r>
          </w:hyperlink>
        </w:p>
        <w:p w14:paraId="6F515CF8" w14:textId="5E961988"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43" w:history="1">
            <w:r w:rsidR="00955C85" w:rsidRPr="004D4D4C">
              <w:rPr>
                <w:rStyle w:val="Hypertextovprepojenie"/>
              </w:rPr>
              <w:t xml:space="preserve">3.1.2 </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Nefunkčné požiadavky</w:t>
            </w:r>
            <w:r w:rsidR="00955C85">
              <w:rPr>
                <w:webHidden/>
              </w:rPr>
              <w:tab/>
            </w:r>
            <w:r w:rsidR="00955C85">
              <w:rPr>
                <w:webHidden/>
              </w:rPr>
              <w:fldChar w:fldCharType="begin"/>
            </w:r>
            <w:r w:rsidR="00955C85">
              <w:rPr>
                <w:webHidden/>
              </w:rPr>
              <w:instrText xml:space="preserve"> PAGEREF _Toc162902743 \h </w:instrText>
            </w:r>
            <w:r w:rsidR="00955C85">
              <w:rPr>
                <w:webHidden/>
              </w:rPr>
            </w:r>
            <w:r w:rsidR="00955C85">
              <w:rPr>
                <w:webHidden/>
              </w:rPr>
              <w:fldChar w:fldCharType="separate"/>
            </w:r>
            <w:r w:rsidR="00955C85">
              <w:rPr>
                <w:webHidden/>
              </w:rPr>
              <w:t>23</w:t>
            </w:r>
            <w:r w:rsidR="00955C85">
              <w:rPr>
                <w:webHidden/>
              </w:rPr>
              <w:fldChar w:fldCharType="end"/>
            </w:r>
          </w:hyperlink>
        </w:p>
        <w:p w14:paraId="1F68801F" w14:textId="048D23DC"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44" w:history="1">
            <w:r w:rsidR="00955C85" w:rsidRPr="004D4D4C">
              <w:rPr>
                <w:rStyle w:val="Hypertextovprepojenie"/>
              </w:rPr>
              <w:t xml:space="preserve">3.2 </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Definovanie aktérov a prípadov použitia</w:t>
            </w:r>
            <w:r w:rsidR="00955C85">
              <w:rPr>
                <w:webHidden/>
              </w:rPr>
              <w:tab/>
            </w:r>
            <w:r w:rsidR="00955C85">
              <w:rPr>
                <w:webHidden/>
              </w:rPr>
              <w:fldChar w:fldCharType="begin"/>
            </w:r>
            <w:r w:rsidR="00955C85">
              <w:rPr>
                <w:webHidden/>
              </w:rPr>
              <w:instrText xml:space="preserve"> PAGEREF _Toc162902744 \h </w:instrText>
            </w:r>
            <w:r w:rsidR="00955C85">
              <w:rPr>
                <w:webHidden/>
              </w:rPr>
            </w:r>
            <w:r w:rsidR="00955C85">
              <w:rPr>
                <w:webHidden/>
              </w:rPr>
              <w:fldChar w:fldCharType="separate"/>
            </w:r>
            <w:r w:rsidR="00955C85">
              <w:rPr>
                <w:webHidden/>
              </w:rPr>
              <w:t>23</w:t>
            </w:r>
            <w:r w:rsidR="00955C85">
              <w:rPr>
                <w:webHidden/>
              </w:rPr>
              <w:fldChar w:fldCharType="end"/>
            </w:r>
          </w:hyperlink>
        </w:p>
        <w:p w14:paraId="0707D9A4" w14:textId="7A993C68"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45" w:history="1">
            <w:r w:rsidR="00955C85" w:rsidRPr="004D4D4C">
              <w:rPr>
                <w:rStyle w:val="Hypertextovprepojenie"/>
              </w:rPr>
              <w:t>3.3</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Architektúra</w:t>
            </w:r>
            <w:r w:rsidR="00955C85">
              <w:rPr>
                <w:webHidden/>
              </w:rPr>
              <w:tab/>
            </w:r>
            <w:r w:rsidR="00955C85">
              <w:rPr>
                <w:webHidden/>
              </w:rPr>
              <w:fldChar w:fldCharType="begin"/>
            </w:r>
            <w:r w:rsidR="00955C85">
              <w:rPr>
                <w:webHidden/>
              </w:rPr>
              <w:instrText xml:space="preserve"> PAGEREF _Toc162902745 \h </w:instrText>
            </w:r>
            <w:r w:rsidR="00955C85">
              <w:rPr>
                <w:webHidden/>
              </w:rPr>
            </w:r>
            <w:r w:rsidR="00955C85">
              <w:rPr>
                <w:webHidden/>
              </w:rPr>
              <w:fldChar w:fldCharType="separate"/>
            </w:r>
            <w:r w:rsidR="00955C85">
              <w:rPr>
                <w:webHidden/>
              </w:rPr>
              <w:t>25</w:t>
            </w:r>
            <w:r w:rsidR="00955C85">
              <w:rPr>
                <w:webHidden/>
              </w:rPr>
              <w:fldChar w:fldCharType="end"/>
            </w:r>
          </w:hyperlink>
        </w:p>
        <w:p w14:paraId="53351AC7" w14:textId="79EFAFCF"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46" w:history="1">
            <w:r w:rsidR="00955C85" w:rsidRPr="004D4D4C">
              <w:rPr>
                <w:rStyle w:val="Hypertextovprepojenie"/>
              </w:rPr>
              <w:t xml:space="preserve">3.4 </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Databázový model</w:t>
            </w:r>
            <w:r w:rsidR="00955C85">
              <w:rPr>
                <w:webHidden/>
              </w:rPr>
              <w:tab/>
            </w:r>
            <w:r w:rsidR="00955C85">
              <w:rPr>
                <w:webHidden/>
              </w:rPr>
              <w:fldChar w:fldCharType="begin"/>
            </w:r>
            <w:r w:rsidR="00955C85">
              <w:rPr>
                <w:webHidden/>
              </w:rPr>
              <w:instrText xml:space="preserve"> PAGEREF _Toc162902746 \h </w:instrText>
            </w:r>
            <w:r w:rsidR="00955C85">
              <w:rPr>
                <w:webHidden/>
              </w:rPr>
            </w:r>
            <w:r w:rsidR="00955C85">
              <w:rPr>
                <w:webHidden/>
              </w:rPr>
              <w:fldChar w:fldCharType="separate"/>
            </w:r>
            <w:r w:rsidR="00955C85">
              <w:rPr>
                <w:webHidden/>
              </w:rPr>
              <w:t>26</w:t>
            </w:r>
            <w:r w:rsidR="00955C85">
              <w:rPr>
                <w:webHidden/>
              </w:rPr>
              <w:fldChar w:fldCharType="end"/>
            </w:r>
          </w:hyperlink>
        </w:p>
        <w:p w14:paraId="375138F5" w14:textId="178B04C2"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47" w:history="1">
            <w:r w:rsidR="00955C85" w:rsidRPr="004D4D4C">
              <w:rPr>
                <w:rStyle w:val="Hypertextovprepojenie"/>
              </w:rPr>
              <w:t xml:space="preserve">3.5 </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Návrh užívateľského rozhrania</w:t>
            </w:r>
            <w:r w:rsidR="00955C85">
              <w:rPr>
                <w:webHidden/>
              </w:rPr>
              <w:tab/>
            </w:r>
            <w:r w:rsidR="00955C85">
              <w:rPr>
                <w:webHidden/>
              </w:rPr>
              <w:fldChar w:fldCharType="begin"/>
            </w:r>
            <w:r w:rsidR="00955C85">
              <w:rPr>
                <w:webHidden/>
              </w:rPr>
              <w:instrText xml:space="preserve"> PAGEREF _Toc162902747 \h </w:instrText>
            </w:r>
            <w:r w:rsidR="00955C85">
              <w:rPr>
                <w:webHidden/>
              </w:rPr>
            </w:r>
            <w:r w:rsidR="00955C85">
              <w:rPr>
                <w:webHidden/>
              </w:rPr>
              <w:fldChar w:fldCharType="separate"/>
            </w:r>
            <w:r w:rsidR="00955C85">
              <w:rPr>
                <w:webHidden/>
              </w:rPr>
              <w:t>27</w:t>
            </w:r>
            <w:r w:rsidR="00955C85">
              <w:rPr>
                <w:webHidden/>
              </w:rPr>
              <w:fldChar w:fldCharType="end"/>
            </w:r>
          </w:hyperlink>
        </w:p>
        <w:p w14:paraId="4202E1BA" w14:textId="75FD4090"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48" w:history="1">
            <w:r w:rsidR="00955C85" w:rsidRPr="004D4D4C">
              <w:rPr>
                <w:rStyle w:val="Hypertextovprepojenie"/>
              </w:rPr>
              <w:t xml:space="preserve">3.6 </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Použité technológie</w:t>
            </w:r>
            <w:r w:rsidR="00955C85">
              <w:rPr>
                <w:webHidden/>
              </w:rPr>
              <w:tab/>
            </w:r>
            <w:r w:rsidR="00955C85">
              <w:rPr>
                <w:webHidden/>
              </w:rPr>
              <w:fldChar w:fldCharType="begin"/>
            </w:r>
            <w:r w:rsidR="00955C85">
              <w:rPr>
                <w:webHidden/>
              </w:rPr>
              <w:instrText xml:space="preserve"> PAGEREF _Toc162902748 \h </w:instrText>
            </w:r>
            <w:r w:rsidR="00955C85">
              <w:rPr>
                <w:webHidden/>
              </w:rPr>
            </w:r>
            <w:r w:rsidR="00955C85">
              <w:rPr>
                <w:webHidden/>
              </w:rPr>
              <w:fldChar w:fldCharType="separate"/>
            </w:r>
            <w:r w:rsidR="00955C85">
              <w:rPr>
                <w:webHidden/>
              </w:rPr>
              <w:t>29</w:t>
            </w:r>
            <w:r w:rsidR="00955C85">
              <w:rPr>
                <w:webHidden/>
              </w:rPr>
              <w:fldChar w:fldCharType="end"/>
            </w:r>
          </w:hyperlink>
        </w:p>
        <w:p w14:paraId="039A646E" w14:textId="554022DF"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49" w:history="1">
            <w:r w:rsidR="00955C85" w:rsidRPr="004D4D4C">
              <w:rPr>
                <w:rStyle w:val="Hypertextovprepojenie"/>
              </w:rPr>
              <w:t xml:space="preserve">3.6.1 </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JAVA</w:t>
            </w:r>
            <w:r w:rsidR="00955C85">
              <w:rPr>
                <w:webHidden/>
              </w:rPr>
              <w:tab/>
            </w:r>
            <w:r w:rsidR="00955C85">
              <w:rPr>
                <w:webHidden/>
              </w:rPr>
              <w:fldChar w:fldCharType="begin"/>
            </w:r>
            <w:r w:rsidR="00955C85">
              <w:rPr>
                <w:webHidden/>
              </w:rPr>
              <w:instrText xml:space="preserve"> PAGEREF _Toc162902749 \h </w:instrText>
            </w:r>
            <w:r w:rsidR="00955C85">
              <w:rPr>
                <w:webHidden/>
              </w:rPr>
            </w:r>
            <w:r w:rsidR="00955C85">
              <w:rPr>
                <w:webHidden/>
              </w:rPr>
              <w:fldChar w:fldCharType="separate"/>
            </w:r>
            <w:r w:rsidR="00955C85">
              <w:rPr>
                <w:webHidden/>
              </w:rPr>
              <w:t>29</w:t>
            </w:r>
            <w:r w:rsidR="00955C85">
              <w:rPr>
                <w:webHidden/>
              </w:rPr>
              <w:fldChar w:fldCharType="end"/>
            </w:r>
          </w:hyperlink>
        </w:p>
        <w:p w14:paraId="550B8ADB" w14:textId="37754F4B"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0" w:history="1">
            <w:r w:rsidR="00955C85" w:rsidRPr="004D4D4C">
              <w:rPr>
                <w:rStyle w:val="Hypertextovprepojenie"/>
              </w:rPr>
              <w:t xml:space="preserve">3.6.2 </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JSON</w:t>
            </w:r>
            <w:r w:rsidR="00955C85">
              <w:rPr>
                <w:webHidden/>
              </w:rPr>
              <w:tab/>
            </w:r>
            <w:r w:rsidR="00955C85">
              <w:rPr>
                <w:webHidden/>
              </w:rPr>
              <w:fldChar w:fldCharType="begin"/>
            </w:r>
            <w:r w:rsidR="00955C85">
              <w:rPr>
                <w:webHidden/>
              </w:rPr>
              <w:instrText xml:space="preserve"> PAGEREF _Toc162902750 \h </w:instrText>
            </w:r>
            <w:r w:rsidR="00955C85">
              <w:rPr>
                <w:webHidden/>
              </w:rPr>
            </w:r>
            <w:r w:rsidR="00955C85">
              <w:rPr>
                <w:webHidden/>
              </w:rPr>
              <w:fldChar w:fldCharType="separate"/>
            </w:r>
            <w:r w:rsidR="00955C85">
              <w:rPr>
                <w:webHidden/>
              </w:rPr>
              <w:t>29</w:t>
            </w:r>
            <w:r w:rsidR="00955C85">
              <w:rPr>
                <w:webHidden/>
              </w:rPr>
              <w:fldChar w:fldCharType="end"/>
            </w:r>
          </w:hyperlink>
        </w:p>
        <w:p w14:paraId="36DAC48F" w14:textId="627DD18D"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1" w:history="1">
            <w:r w:rsidR="00955C85" w:rsidRPr="004D4D4C">
              <w:rPr>
                <w:rStyle w:val="Hypertextovprepojenie"/>
              </w:rPr>
              <w:t>3.6.3</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PHP</w:t>
            </w:r>
            <w:r w:rsidR="00955C85">
              <w:rPr>
                <w:webHidden/>
              </w:rPr>
              <w:tab/>
            </w:r>
            <w:r w:rsidR="00955C85">
              <w:rPr>
                <w:webHidden/>
              </w:rPr>
              <w:fldChar w:fldCharType="begin"/>
            </w:r>
            <w:r w:rsidR="00955C85">
              <w:rPr>
                <w:webHidden/>
              </w:rPr>
              <w:instrText xml:space="preserve"> PAGEREF _Toc162902751 \h </w:instrText>
            </w:r>
            <w:r w:rsidR="00955C85">
              <w:rPr>
                <w:webHidden/>
              </w:rPr>
            </w:r>
            <w:r w:rsidR="00955C85">
              <w:rPr>
                <w:webHidden/>
              </w:rPr>
              <w:fldChar w:fldCharType="separate"/>
            </w:r>
            <w:r w:rsidR="00955C85">
              <w:rPr>
                <w:webHidden/>
              </w:rPr>
              <w:t>30</w:t>
            </w:r>
            <w:r w:rsidR="00955C85">
              <w:rPr>
                <w:webHidden/>
              </w:rPr>
              <w:fldChar w:fldCharType="end"/>
            </w:r>
          </w:hyperlink>
        </w:p>
        <w:p w14:paraId="01B362FE" w14:textId="23AF22CF"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2" w:history="1">
            <w:r w:rsidR="00955C85" w:rsidRPr="004D4D4C">
              <w:rPr>
                <w:rStyle w:val="Hypertextovprepojenie"/>
              </w:rPr>
              <w:t>3.6.4</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MySQL</w:t>
            </w:r>
            <w:r w:rsidR="00955C85">
              <w:rPr>
                <w:webHidden/>
              </w:rPr>
              <w:tab/>
            </w:r>
            <w:r w:rsidR="00955C85">
              <w:rPr>
                <w:webHidden/>
              </w:rPr>
              <w:fldChar w:fldCharType="begin"/>
            </w:r>
            <w:r w:rsidR="00955C85">
              <w:rPr>
                <w:webHidden/>
              </w:rPr>
              <w:instrText xml:space="preserve"> PAGEREF _Toc162902752 \h </w:instrText>
            </w:r>
            <w:r w:rsidR="00955C85">
              <w:rPr>
                <w:webHidden/>
              </w:rPr>
            </w:r>
            <w:r w:rsidR="00955C85">
              <w:rPr>
                <w:webHidden/>
              </w:rPr>
              <w:fldChar w:fldCharType="separate"/>
            </w:r>
            <w:r w:rsidR="00955C85">
              <w:rPr>
                <w:webHidden/>
              </w:rPr>
              <w:t>30</w:t>
            </w:r>
            <w:r w:rsidR="00955C85">
              <w:rPr>
                <w:webHidden/>
              </w:rPr>
              <w:fldChar w:fldCharType="end"/>
            </w:r>
          </w:hyperlink>
        </w:p>
        <w:p w14:paraId="59E950DC" w14:textId="4FFC1979"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53" w:history="1">
            <w:r w:rsidR="00955C85" w:rsidRPr="004D4D4C">
              <w:rPr>
                <w:rStyle w:val="Hypertextovprepojenie"/>
              </w:rPr>
              <w:t>4</w:t>
            </w:r>
            <w:r w:rsidR="00955C85">
              <w:rPr>
                <w:rFonts w:asciiTheme="minorHAnsi" w:eastAsiaTheme="minorEastAsia" w:hAnsiTheme="minorHAnsi" w:cstheme="minorBidi"/>
                <w:b w:val="0"/>
                <w:bCs w:val="0"/>
                <w:kern w:val="2"/>
                <w:szCs w:val="24"/>
                <w:lang w:eastAsia="sk-SK"/>
                <w14:ligatures w14:val="standardContextual"/>
              </w:rPr>
              <w:tab/>
            </w:r>
            <w:r w:rsidR="00955C85" w:rsidRPr="004D4D4C">
              <w:rPr>
                <w:rStyle w:val="Hypertextovprepojenie"/>
              </w:rPr>
              <w:t>Výsledky</w:t>
            </w:r>
            <w:r w:rsidR="00955C85">
              <w:rPr>
                <w:webHidden/>
              </w:rPr>
              <w:tab/>
            </w:r>
            <w:r w:rsidR="00955C85">
              <w:rPr>
                <w:webHidden/>
              </w:rPr>
              <w:fldChar w:fldCharType="begin"/>
            </w:r>
            <w:r w:rsidR="00955C85">
              <w:rPr>
                <w:webHidden/>
              </w:rPr>
              <w:instrText xml:space="preserve"> PAGEREF _Toc162902753 \h </w:instrText>
            </w:r>
            <w:r w:rsidR="00955C85">
              <w:rPr>
                <w:webHidden/>
              </w:rPr>
            </w:r>
            <w:r w:rsidR="00955C85">
              <w:rPr>
                <w:webHidden/>
              </w:rPr>
              <w:fldChar w:fldCharType="separate"/>
            </w:r>
            <w:r w:rsidR="00955C85">
              <w:rPr>
                <w:webHidden/>
              </w:rPr>
              <w:t>31</w:t>
            </w:r>
            <w:r w:rsidR="00955C85">
              <w:rPr>
                <w:webHidden/>
              </w:rPr>
              <w:fldChar w:fldCharType="end"/>
            </w:r>
          </w:hyperlink>
        </w:p>
        <w:p w14:paraId="66CFF6AB" w14:textId="4AE6ECC2"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54" w:history="1">
            <w:r w:rsidR="00955C85" w:rsidRPr="004D4D4C">
              <w:rPr>
                <w:rStyle w:val="Hypertextovprepojenie"/>
              </w:rPr>
              <w:t>4.1</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Implementácia</w:t>
            </w:r>
            <w:r w:rsidR="00955C85">
              <w:rPr>
                <w:webHidden/>
              </w:rPr>
              <w:tab/>
            </w:r>
            <w:r w:rsidR="00955C85">
              <w:rPr>
                <w:webHidden/>
              </w:rPr>
              <w:fldChar w:fldCharType="begin"/>
            </w:r>
            <w:r w:rsidR="00955C85">
              <w:rPr>
                <w:webHidden/>
              </w:rPr>
              <w:instrText xml:space="preserve"> PAGEREF _Toc162902754 \h </w:instrText>
            </w:r>
            <w:r w:rsidR="00955C85">
              <w:rPr>
                <w:webHidden/>
              </w:rPr>
            </w:r>
            <w:r w:rsidR="00955C85">
              <w:rPr>
                <w:webHidden/>
              </w:rPr>
              <w:fldChar w:fldCharType="separate"/>
            </w:r>
            <w:r w:rsidR="00955C85">
              <w:rPr>
                <w:webHidden/>
              </w:rPr>
              <w:t>31</w:t>
            </w:r>
            <w:r w:rsidR="00955C85">
              <w:rPr>
                <w:webHidden/>
              </w:rPr>
              <w:fldChar w:fldCharType="end"/>
            </w:r>
          </w:hyperlink>
        </w:p>
        <w:p w14:paraId="5336DA6F" w14:textId="2231B6F3"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5" w:history="1">
            <w:r w:rsidR="00955C85" w:rsidRPr="004D4D4C">
              <w:rPr>
                <w:rStyle w:val="Hypertextovprepojenie"/>
              </w:rPr>
              <w:t>4.1.1</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Tvorba endopintov</w:t>
            </w:r>
            <w:r w:rsidR="00955C85">
              <w:rPr>
                <w:webHidden/>
              </w:rPr>
              <w:tab/>
            </w:r>
            <w:r w:rsidR="00955C85">
              <w:rPr>
                <w:webHidden/>
              </w:rPr>
              <w:fldChar w:fldCharType="begin"/>
            </w:r>
            <w:r w:rsidR="00955C85">
              <w:rPr>
                <w:webHidden/>
              </w:rPr>
              <w:instrText xml:space="preserve"> PAGEREF _Toc162902755 \h </w:instrText>
            </w:r>
            <w:r w:rsidR="00955C85">
              <w:rPr>
                <w:webHidden/>
              </w:rPr>
            </w:r>
            <w:r w:rsidR="00955C85">
              <w:rPr>
                <w:webHidden/>
              </w:rPr>
              <w:fldChar w:fldCharType="separate"/>
            </w:r>
            <w:r w:rsidR="00955C85">
              <w:rPr>
                <w:webHidden/>
              </w:rPr>
              <w:t>31</w:t>
            </w:r>
            <w:r w:rsidR="00955C85">
              <w:rPr>
                <w:webHidden/>
              </w:rPr>
              <w:fldChar w:fldCharType="end"/>
            </w:r>
          </w:hyperlink>
        </w:p>
        <w:p w14:paraId="7A66A5C5" w14:textId="4B5C1AB8"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6" w:history="1">
            <w:r w:rsidR="00955C85" w:rsidRPr="004D4D4C">
              <w:rPr>
                <w:rStyle w:val="Hypertextovprepojenie"/>
              </w:rPr>
              <w:t xml:space="preserve">4.1.2 </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Implementácia aplikácie</w:t>
            </w:r>
            <w:r w:rsidR="00955C85">
              <w:rPr>
                <w:webHidden/>
              </w:rPr>
              <w:tab/>
            </w:r>
            <w:r w:rsidR="00955C85">
              <w:rPr>
                <w:webHidden/>
              </w:rPr>
              <w:fldChar w:fldCharType="begin"/>
            </w:r>
            <w:r w:rsidR="00955C85">
              <w:rPr>
                <w:webHidden/>
              </w:rPr>
              <w:instrText xml:space="preserve"> PAGEREF _Toc162902756 \h </w:instrText>
            </w:r>
            <w:r w:rsidR="00955C85">
              <w:rPr>
                <w:webHidden/>
              </w:rPr>
            </w:r>
            <w:r w:rsidR="00955C85">
              <w:rPr>
                <w:webHidden/>
              </w:rPr>
              <w:fldChar w:fldCharType="separate"/>
            </w:r>
            <w:r w:rsidR="00955C85">
              <w:rPr>
                <w:webHidden/>
              </w:rPr>
              <w:t>32</w:t>
            </w:r>
            <w:r w:rsidR="00955C85">
              <w:rPr>
                <w:webHidden/>
              </w:rPr>
              <w:fldChar w:fldCharType="end"/>
            </w:r>
          </w:hyperlink>
        </w:p>
        <w:p w14:paraId="4EF2616A" w14:textId="4797E1B8"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57" w:history="1">
            <w:r w:rsidR="00955C85" w:rsidRPr="004D4D4C">
              <w:rPr>
                <w:rStyle w:val="Hypertextovprepojenie"/>
              </w:rPr>
              <w:t>4.2</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Testovanie Aplikácie</w:t>
            </w:r>
            <w:r w:rsidR="00955C85">
              <w:rPr>
                <w:webHidden/>
              </w:rPr>
              <w:tab/>
            </w:r>
            <w:r w:rsidR="00955C85">
              <w:rPr>
                <w:webHidden/>
              </w:rPr>
              <w:fldChar w:fldCharType="begin"/>
            </w:r>
            <w:r w:rsidR="00955C85">
              <w:rPr>
                <w:webHidden/>
              </w:rPr>
              <w:instrText xml:space="preserve"> PAGEREF _Toc162902757 \h </w:instrText>
            </w:r>
            <w:r w:rsidR="00955C85">
              <w:rPr>
                <w:webHidden/>
              </w:rPr>
            </w:r>
            <w:r w:rsidR="00955C85">
              <w:rPr>
                <w:webHidden/>
              </w:rPr>
              <w:fldChar w:fldCharType="separate"/>
            </w:r>
            <w:r w:rsidR="00955C85">
              <w:rPr>
                <w:webHidden/>
              </w:rPr>
              <w:t>44</w:t>
            </w:r>
            <w:r w:rsidR="00955C85">
              <w:rPr>
                <w:webHidden/>
              </w:rPr>
              <w:fldChar w:fldCharType="end"/>
            </w:r>
          </w:hyperlink>
        </w:p>
        <w:p w14:paraId="438FFA3F" w14:textId="4432096A"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8" w:history="1">
            <w:r w:rsidR="00955C85" w:rsidRPr="004D4D4C">
              <w:rPr>
                <w:rStyle w:val="Hypertextovprepojenie"/>
              </w:rPr>
              <w:t>4.2.1</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Testovacie prípady</w:t>
            </w:r>
            <w:r w:rsidR="00955C85">
              <w:rPr>
                <w:webHidden/>
              </w:rPr>
              <w:tab/>
            </w:r>
            <w:r w:rsidR="00955C85">
              <w:rPr>
                <w:webHidden/>
              </w:rPr>
              <w:fldChar w:fldCharType="begin"/>
            </w:r>
            <w:r w:rsidR="00955C85">
              <w:rPr>
                <w:webHidden/>
              </w:rPr>
              <w:instrText xml:space="preserve"> PAGEREF _Toc162902758 \h </w:instrText>
            </w:r>
            <w:r w:rsidR="00955C85">
              <w:rPr>
                <w:webHidden/>
              </w:rPr>
            </w:r>
            <w:r w:rsidR="00955C85">
              <w:rPr>
                <w:webHidden/>
              </w:rPr>
              <w:fldChar w:fldCharType="separate"/>
            </w:r>
            <w:r w:rsidR="00955C85">
              <w:rPr>
                <w:webHidden/>
              </w:rPr>
              <w:t>44</w:t>
            </w:r>
            <w:r w:rsidR="00955C85">
              <w:rPr>
                <w:webHidden/>
              </w:rPr>
              <w:fldChar w:fldCharType="end"/>
            </w:r>
          </w:hyperlink>
        </w:p>
        <w:p w14:paraId="05801B75" w14:textId="7E69C769"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9" w:history="1">
            <w:r w:rsidR="00955C85" w:rsidRPr="004D4D4C">
              <w:rPr>
                <w:rStyle w:val="Hypertextovprepojenie"/>
              </w:rPr>
              <w:t>4.2.2</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Testovanie aplikácie</w:t>
            </w:r>
            <w:r w:rsidR="00955C85">
              <w:rPr>
                <w:webHidden/>
              </w:rPr>
              <w:tab/>
            </w:r>
            <w:r w:rsidR="00955C85">
              <w:rPr>
                <w:webHidden/>
              </w:rPr>
              <w:fldChar w:fldCharType="begin"/>
            </w:r>
            <w:r w:rsidR="00955C85">
              <w:rPr>
                <w:webHidden/>
              </w:rPr>
              <w:instrText xml:space="preserve"> PAGEREF _Toc162902759 \h </w:instrText>
            </w:r>
            <w:r w:rsidR="00955C85">
              <w:rPr>
                <w:webHidden/>
              </w:rPr>
            </w:r>
            <w:r w:rsidR="00955C85">
              <w:rPr>
                <w:webHidden/>
              </w:rPr>
              <w:fldChar w:fldCharType="separate"/>
            </w:r>
            <w:r w:rsidR="00955C85">
              <w:rPr>
                <w:webHidden/>
              </w:rPr>
              <w:t>45</w:t>
            </w:r>
            <w:r w:rsidR="00955C85">
              <w:rPr>
                <w:webHidden/>
              </w:rPr>
              <w:fldChar w:fldCharType="end"/>
            </w:r>
          </w:hyperlink>
        </w:p>
        <w:p w14:paraId="1EA9FF71" w14:textId="1AFDBCC0"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60" w:history="1">
            <w:r w:rsidR="00955C85" w:rsidRPr="004D4D4C">
              <w:rPr>
                <w:rStyle w:val="Hypertextovprepojenie"/>
              </w:rPr>
              <w:t>Záver</w:t>
            </w:r>
            <w:r w:rsidR="00955C85">
              <w:rPr>
                <w:webHidden/>
              </w:rPr>
              <w:tab/>
            </w:r>
            <w:r w:rsidR="00955C85">
              <w:rPr>
                <w:webHidden/>
              </w:rPr>
              <w:fldChar w:fldCharType="begin"/>
            </w:r>
            <w:r w:rsidR="00955C85">
              <w:rPr>
                <w:webHidden/>
              </w:rPr>
              <w:instrText xml:space="preserve"> PAGEREF _Toc162902760 \h </w:instrText>
            </w:r>
            <w:r w:rsidR="00955C85">
              <w:rPr>
                <w:webHidden/>
              </w:rPr>
            </w:r>
            <w:r w:rsidR="00955C85">
              <w:rPr>
                <w:webHidden/>
              </w:rPr>
              <w:fldChar w:fldCharType="separate"/>
            </w:r>
            <w:r w:rsidR="00955C85">
              <w:rPr>
                <w:webHidden/>
              </w:rPr>
              <w:t>46</w:t>
            </w:r>
            <w:r w:rsidR="00955C85">
              <w:rPr>
                <w:webHidden/>
              </w:rPr>
              <w:fldChar w:fldCharType="end"/>
            </w:r>
          </w:hyperlink>
        </w:p>
        <w:p w14:paraId="7AB964C5" w14:textId="0C0C5303"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61" w:history="1">
            <w:r w:rsidR="00955C85" w:rsidRPr="004D4D4C">
              <w:rPr>
                <w:rStyle w:val="Hypertextovprepojenie"/>
              </w:rPr>
              <w:t>Zoznam bibliografických odkazov</w:t>
            </w:r>
            <w:r w:rsidR="00955C85">
              <w:rPr>
                <w:webHidden/>
              </w:rPr>
              <w:tab/>
            </w:r>
            <w:r w:rsidR="00955C85">
              <w:rPr>
                <w:webHidden/>
              </w:rPr>
              <w:fldChar w:fldCharType="begin"/>
            </w:r>
            <w:r w:rsidR="00955C85">
              <w:rPr>
                <w:webHidden/>
              </w:rPr>
              <w:instrText xml:space="preserve"> PAGEREF _Toc162902761 \h </w:instrText>
            </w:r>
            <w:r w:rsidR="00955C85">
              <w:rPr>
                <w:webHidden/>
              </w:rPr>
            </w:r>
            <w:r w:rsidR="00955C85">
              <w:rPr>
                <w:webHidden/>
              </w:rPr>
              <w:fldChar w:fldCharType="separate"/>
            </w:r>
            <w:r w:rsidR="00955C85">
              <w:rPr>
                <w:webHidden/>
              </w:rPr>
              <w:t>47</w:t>
            </w:r>
            <w:r w:rsidR="00955C85">
              <w:rPr>
                <w:webHidden/>
              </w:rPr>
              <w:fldChar w:fldCharType="end"/>
            </w:r>
          </w:hyperlink>
        </w:p>
        <w:p w14:paraId="355BC7C9" w14:textId="4784E3A4"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62" w:history="1">
            <w:r w:rsidR="00955C85" w:rsidRPr="004D4D4C">
              <w:rPr>
                <w:rStyle w:val="Hypertextovprepojenie"/>
              </w:rPr>
              <w:t>Zoznam príloh</w:t>
            </w:r>
            <w:r w:rsidR="00955C85">
              <w:rPr>
                <w:webHidden/>
              </w:rPr>
              <w:tab/>
            </w:r>
            <w:r w:rsidR="00955C85">
              <w:rPr>
                <w:webHidden/>
              </w:rPr>
              <w:fldChar w:fldCharType="begin"/>
            </w:r>
            <w:r w:rsidR="00955C85">
              <w:rPr>
                <w:webHidden/>
              </w:rPr>
              <w:instrText xml:space="preserve"> PAGEREF _Toc162902762 \h </w:instrText>
            </w:r>
            <w:r w:rsidR="00955C85">
              <w:rPr>
                <w:webHidden/>
              </w:rPr>
            </w:r>
            <w:r w:rsidR="00955C85">
              <w:rPr>
                <w:webHidden/>
              </w:rPr>
              <w:fldChar w:fldCharType="separate"/>
            </w:r>
            <w:r w:rsidR="00955C85">
              <w:rPr>
                <w:webHidden/>
              </w:rPr>
              <w:t>51</w:t>
            </w:r>
            <w:r w:rsidR="00955C85">
              <w:rPr>
                <w:webHidden/>
              </w:rPr>
              <w:fldChar w:fldCharType="end"/>
            </w:r>
          </w:hyperlink>
        </w:p>
        <w:p w14:paraId="694F6E5E" w14:textId="1D0C4B5B" w:rsidR="003A750E" w:rsidRPr="00DD4A12" w:rsidRDefault="003A750E" w:rsidP="00376F46">
          <w:pPr>
            <w:ind w:firstLine="0"/>
          </w:pPr>
          <w:r w:rsidRPr="00DD4A12">
            <w:rPr>
              <w:b/>
              <w:bCs/>
            </w:rPr>
            <w:fldChar w:fldCharType="end"/>
          </w:r>
        </w:p>
      </w:sdtContent>
    </w:sdt>
    <w:p w14:paraId="27B70CBE" w14:textId="713811ED" w:rsidR="00A746E5" w:rsidRPr="00DD4A12" w:rsidRDefault="00A746E5">
      <w:pPr>
        <w:ind w:firstLine="0"/>
      </w:pPr>
      <w:bookmarkStart w:id="50" w:name="_Toc195670723"/>
      <w:bookmarkStart w:id="51" w:name="_Toc195684471"/>
      <w:bookmarkStart w:id="52" w:name="_Toc309047436"/>
      <w:bookmarkStart w:id="53" w:name="_Toc309047482"/>
      <w:bookmarkStart w:id="54" w:name="_Toc309047599"/>
      <w:bookmarkStart w:id="55" w:name="_Toc339279012"/>
      <w:r w:rsidRPr="00DD4A12">
        <w:br w:type="page"/>
      </w:r>
    </w:p>
    <w:p w14:paraId="7EA49F52" w14:textId="77777777" w:rsidR="009F1F29" w:rsidRDefault="009F1F29" w:rsidP="00955C85">
      <w:pPr>
        <w:pStyle w:val="Nadpis1"/>
      </w:pPr>
      <w:bookmarkStart w:id="56" w:name="_Toc115533871"/>
      <w:bookmarkStart w:id="57" w:name="_Toc162902728"/>
      <w:bookmarkEnd w:id="50"/>
      <w:bookmarkEnd w:id="51"/>
      <w:bookmarkEnd w:id="52"/>
      <w:bookmarkEnd w:id="53"/>
      <w:bookmarkEnd w:id="54"/>
      <w:bookmarkEnd w:id="55"/>
      <w:r w:rsidRPr="00955C85">
        <w:lastRenderedPageBreak/>
        <w:t>Úvod</w:t>
      </w:r>
      <w:bookmarkEnd w:id="56"/>
      <w:bookmarkEnd w:id="57"/>
    </w:p>
    <w:p w14:paraId="4BB21C62" w14:textId="7B3C8F2F" w:rsidR="004575D9" w:rsidRPr="00F04C4A" w:rsidRDefault="004575D9" w:rsidP="00955C85">
      <w:pPr>
        <w:rPr>
          <w:highlight w:val="lightGray"/>
        </w:rPr>
      </w:pPr>
      <w:r w:rsidRPr="00F04C4A">
        <w:rPr>
          <w:highlight w:val="lightGray"/>
        </w:rPr>
        <w:t>Existuje množstvo aplikácii v službe Google Play</w:t>
      </w:r>
      <w:r w:rsidR="009634EF" w:rsidRPr="00F04C4A">
        <w:rPr>
          <w:highlight w:val="lightGray"/>
        </w:rPr>
        <w:t xml:space="preserve"> a Apple Store</w:t>
      </w:r>
      <w:r w:rsidRPr="00F04C4A">
        <w:rPr>
          <w:highlight w:val="lightGray"/>
        </w:rPr>
        <w:t>, ktoré zľahčujú nákup</w:t>
      </w:r>
      <w:r w:rsidR="009634EF" w:rsidRPr="00F04C4A">
        <w:rPr>
          <w:highlight w:val="lightGray"/>
        </w:rPr>
        <w:t>y</w:t>
      </w:r>
      <w:r w:rsidRPr="00F04C4A">
        <w:rPr>
          <w:highlight w:val="lightGray"/>
        </w:rPr>
        <w:t xml:space="preserve"> v obchodoch.</w:t>
      </w:r>
      <w:r w:rsidR="009634EF" w:rsidRPr="00F04C4A">
        <w:rPr>
          <w:highlight w:val="lightGray"/>
        </w:rPr>
        <w:t xml:space="preserve"> Ich spoločnou funkciou je vytvorenie nákupné zoznamu, avšak v čom sa líšia sú rozšírené funkcie ako napríklad zdieľanie s ostatnými členmi, kategorizácia položiek zoznamu a zaujímavým dizajnom. </w:t>
      </w:r>
    </w:p>
    <w:p w14:paraId="294EBD01" w14:textId="77777777" w:rsidR="00A153E2" w:rsidRPr="00F04C4A" w:rsidRDefault="00A153E2" w:rsidP="00FD33FA">
      <w:pPr>
        <w:rPr>
          <w:highlight w:val="lightGray"/>
        </w:rPr>
      </w:pPr>
      <w:bookmarkStart w:id="58" w:name="_Toc195670724"/>
      <w:bookmarkStart w:id="59" w:name="_Toc195684472"/>
    </w:p>
    <w:p w14:paraId="2D86AE20" w14:textId="2D597929" w:rsidR="00862A37" w:rsidRPr="00672DD3" w:rsidRDefault="00862A37" w:rsidP="00FD33FA">
      <w:pPr>
        <w:rPr>
          <w:highlight w:val="lightGray"/>
        </w:rPr>
      </w:pPr>
      <w:r w:rsidRPr="00F04C4A">
        <w:rPr>
          <w:highlight w:val="lightGray"/>
        </w:rPr>
        <w:t>V úvodnej časti sa budeme venovať  operačným systémom pre mobilné zariadenia a ich porovnaním. Detailnejšie si popíšeme operačný systém Android, ktorému sa táto práca ďalej venuje. Zhodnotíme si aj typy mobilných aplikácii</w:t>
      </w:r>
      <w:r w:rsidR="000E12E7" w:rsidRPr="00F04C4A">
        <w:rPr>
          <w:highlight w:val="lightGray"/>
        </w:rPr>
        <w:t xml:space="preserve"> z hľadiska </w:t>
      </w:r>
      <w:r w:rsidR="0008178B" w:rsidRPr="00F04C4A">
        <w:rPr>
          <w:highlight w:val="lightGray"/>
        </w:rPr>
        <w:t>architektúry</w:t>
      </w:r>
      <w:r w:rsidRPr="00F04C4A">
        <w:rPr>
          <w:highlight w:val="lightGray"/>
        </w:rPr>
        <w:t xml:space="preserve">, aké majú výhody a aké nevýhody. Ďalej sa budeme skúmať existujúce riešenia aplikácii </w:t>
      </w:r>
      <w:r w:rsidRPr="00672DD3">
        <w:rPr>
          <w:highlight w:val="lightGray"/>
        </w:rPr>
        <w:t xml:space="preserve">založené na podobnom princípe. </w:t>
      </w:r>
    </w:p>
    <w:p w14:paraId="1919571C" w14:textId="2F2599E6" w:rsidR="0008178B" w:rsidRPr="00672DD3" w:rsidRDefault="0008178B" w:rsidP="00FD33FA">
      <w:pPr>
        <w:rPr>
          <w:highlight w:val="lightGray"/>
        </w:rPr>
      </w:pPr>
      <w:r w:rsidRPr="00672DD3">
        <w:rPr>
          <w:highlight w:val="lightGray"/>
        </w:rPr>
        <w:t>V nasledujúcej kapitole si vymedzíme ciele, ktorými sa budeme riadiť pri tvorbe aplikácie.</w:t>
      </w:r>
    </w:p>
    <w:p w14:paraId="6D4873D2" w14:textId="3947E7E6" w:rsidR="0008178B" w:rsidRPr="00672DD3" w:rsidRDefault="0008178B" w:rsidP="00FD33FA">
      <w:pPr>
        <w:rPr>
          <w:highlight w:val="lightGray"/>
        </w:rPr>
      </w:pPr>
      <w:r w:rsidRPr="00672DD3">
        <w:rPr>
          <w:highlight w:val="lightGray"/>
        </w:rPr>
        <w:t>V tretej kapitole si navrhneme aplikáciu od funkčných a nefunkčných požiadaviek, zadefinujeme aktérov a prípady použitia. Navrhneme architektúru aplikácie a komunikácie s ostatnými časťami systému a navrhneme užívateľské rozhranie. Takisto si zhodnotíme použité technológie</w:t>
      </w:r>
    </w:p>
    <w:p w14:paraId="7EB0D29C" w14:textId="5D0E2EB4" w:rsidR="00F04C4A" w:rsidRDefault="00F04C4A" w:rsidP="00FD33FA">
      <w:r w:rsidRPr="00672DD3">
        <w:rPr>
          <w:highlight w:val="lightGray"/>
        </w:rPr>
        <w:t>Posledná časť aplikácie popisuje samotnú implementáciu aplikácie a API endpointov. Popíšeme si základné triedy a všetky aktivity aplikácie spolu s ich funkciami. Tiež si zadefinujeme vylepšenia, ktoré by bolo možné aplikovať. Dôležitou časťou tejto kapitoly je samotné testovanie, ktoré zahŕňa testovacie prípady a praktické testovanie aplikácie.</w:t>
      </w:r>
    </w:p>
    <w:p w14:paraId="0B40782D" w14:textId="77777777" w:rsidR="00862A37" w:rsidRDefault="00862A37" w:rsidP="00FD33FA"/>
    <w:p w14:paraId="27B51753" w14:textId="4F91EE72" w:rsidR="00862A37" w:rsidRPr="00DD4A12" w:rsidRDefault="00862A37" w:rsidP="00FD33FA">
      <w:pPr>
        <w:sectPr w:rsidR="00862A37" w:rsidRPr="00DD4A12" w:rsidSect="0083473C">
          <w:footerReference w:type="default" r:id="rId11"/>
          <w:footerReference w:type="first" r:id="rId12"/>
          <w:pgSz w:w="11907" w:h="16840" w:code="9"/>
          <w:pgMar w:top="1418" w:right="1418" w:bottom="1418" w:left="1985" w:header="709" w:footer="709" w:gutter="0"/>
          <w:cols w:space="708"/>
          <w:titlePg/>
        </w:sectPr>
      </w:pPr>
    </w:p>
    <w:p w14:paraId="2AC4A8EB" w14:textId="3CB431ED" w:rsidR="002065FD" w:rsidRPr="00DB4DA9" w:rsidRDefault="002065FD" w:rsidP="00C17163">
      <w:pPr>
        <w:pStyle w:val="Nadpis1"/>
      </w:pPr>
      <w:bookmarkStart w:id="60" w:name="_Toc309047437"/>
      <w:bookmarkStart w:id="61" w:name="_Toc309047483"/>
      <w:bookmarkStart w:id="62" w:name="_Toc309047600"/>
      <w:bookmarkStart w:id="63" w:name="_Toc339279013"/>
      <w:bookmarkStart w:id="64" w:name="_Toc115533872"/>
      <w:bookmarkStart w:id="65" w:name="_Toc162902729"/>
      <w:bookmarkEnd w:id="58"/>
      <w:bookmarkEnd w:id="59"/>
      <w:r w:rsidRPr="00F85783">
        <w:lastRenderedPageBreak/>
        <w:t>1</w:t>
      </w:r>
      <w:r w:rsidRPr="00F85783">
        <w:tab/>
        <w:t xml:space="preserve">Analýza </w:t>
      </w:r>
      <w:r w:rsidRPr="00DB4DA9">
        <w:t>súčasného stavu</w:t>
      </w:r>
      <w:bookmarkEnd w:id="60"/>
      <w:bookmarkEnd w:id="61"/>
      <w:bookmarkEnd w:id="62"/>
      <w:bookmarkEnd w:id="63"/>
      <w:bookmarkEnd w:id="64"/>
      <w:bookmarkEnd w:id="65"/>
    </w:p>
    <w:p w14:paraId="52ACE635" w14:textId="66E5F9CA" w:rsidR="009D4162" w:rsidRPr="00DD4A12" w:rsidRDefault="00C62A83" w:rsidP="00CC0D00">
      <w:r w:rsidRPr="00DD4A12">
        <w:t>Heinrichs (2011) definovalo n</w:t>
      </w:r>
      <w:r w:rsidR="009D4162" w:rsidRPr="00DD4A12">
        <w:t xml:space="preserve">akupovanie </w:t>
      </w:r>
      <w:r w:rsidRPr="00DD4A12">
        <w:t xml:space="preserve">ako </w:t>
      </w:r>
      <w:r w:rsidR="009D4162" w:rsidRPr="00DD4A12">
        <w:t>jednou z</w:t>
      </w:r>
      <w:r w:rsidR="00955879" w:rsidRPr="00DD4A12">
        <w:t> najčastejších</w:t>
      </w:r>
      <w:r w:rsidR="009D4162" w:rsidRPr="00DD4A12">
        <w:t xml:space="preserve"> úloh v našom každodennom živote a tvorba a správa zoznamov nákupov sú dôležitou súčasťou tohto procesu. Vzhľadom na nedávny rozvoj mobilných zariadení už nie sme obmedzení len na perá a papier, pretože máme k dispozícii množstvo digitálnych nástrojov a</w:t>
      </w:r>
      <w:r w:rsidRPr="00DD4A12">
        <w:t> </w:t>
      </w:r>
      <w:r w:rsidR="009D4162" w:rsidRPr="00DD4A12">
        <w:t>aplikácií</w:t>
      </w:r>
      <w:r w:rsidRPr="00DD4A12">
        <w:t>.</w:t>
      </w:r>
    </w:p>
    <w:p w14:paraId="0C2FD271" w14:textId="335D9266" w:rsidR="003D05E3" w:rsidRPr="00DD4A12" w:rsidRDefault="00C62A83" w:rsidP="00CC0D00">
      <w:r w:rsidRPr="00DD4A12">
        <w:t>Li (2022) tvrdí, že ľu</w:t>
      </w:r>
      <w:r w:rsidR="00207CFF" w:rsidRPr="00DD4A12">
        <w:t>dia teraz môžu využívať aplikácie na svojich smartfónoch na prístup k rôznym internetovým službám, vrátane okamžitého posielania správ (napríklad WhatsApp, WeChat), online sociálnych médií (napríklad Twitter, Weibo), elektronického nákupu (napríklad Amazon, Taobao) a online platobných systémov (napríklad PayPal, Alipay). Tieto služby sa stali dôležitou súčasťou infraštruktúry moderného informačného spoločenstva, čím sa stali aplikácie na smartfónoch nevyhnutnosťou v každodennom živote. Podľa správy od spoločnosti Statista sa počet aplikácií dostupných v obchode Google Play, oficiálnej obchodnej platforme pre Android, exponenciálne zvýšil z 16 000 v decembri 2009 na 2 893 806 v júli 2021.</w:t>
      </w:r>
      <w:r w:rsidR="00790AC3" w:rsidRPr="00DD4A12">
        <w:t xml:space="preserve"> </w:t>
      </w:r>
      <w:r w:rsidR="00207CFF" w:rsidRPr="00DD4A12">
        <w:t>Taký rozsiahly a dôležitý trh s aplikáciami prilákal vývojárov a poskytovateľov služieb k skúmaniu správania používateľov aplikácií, aby lepšie vyvíjali a dodávali mobilné aplikácie</w:t>
      </w:r>
      <w:r w:rsidRPr="00DD4A12">
        <w:t>.</w:t>
      </w:r>
    </w:p>
    <w:p w14:paraId="04F2907C" w14:textId="47A00967" w:rsidR="00623821" w:rsidRPr="00DD4A12" w:rsidRDefault="00591444" w:rsidP="00512EE1">
      <w:pPr>
        <w:pStyle w:val="Nadpis2"/>
        <w:ind w:firstLine="680"/>
      </w:pPr>
      <w:bookmarkStart w:id="66" w:name="_Toc162902730"/>
      <w:r>
        <w:t>1.1</w:t>
      </w:r>
      <w:r>
        <w:tab/>
      </w:r>
      <w:r w:rsidR="00623821" w:rsidRPr="00DD4A12">
        <w:t>Súčasný stav prístupu používateľov na internet</w:t>
      </w:r>
      <w:bookmarkEnd w:id="66"/>
    </w:p>
    <w:p w14:paraId="689D9EAA" w14:textId="07285633" w:rsidR="00623821" w:rsidRPr="00DD4A12" w:rsidRDefault="00994BBF" w:rsidP="00CC0D00">
      <w:r w:rsidRPr="00DD4A12">
        <w:t xml:space="preserve">V októbri 2023 bolo na celom svete 5,3 miliardy používateľov internetu, čo predstavuje 65,7 % svetovej populácie. </w:t>
      </w:r>
      <w:r w:rsidR="00623821" w:rsidRPr="00DD4A12">
        <w:t xml:space="preserve">Údaje zo štatistickej stránky Statcounter (2023) ukazujú rôzny pomer návštevníkov </w:t>
      </w:r>
      <w:r w:rsidR="00BF02B0" w:rsidRPr="00DD4A12">
        <w:t xml:space="preserve">internetu zo </w:t>
      </w:r>
      <w:r w:rsidR="00623821" w:rsidRPr="00DD4A12">
        <w:t>stolných počítačov a mobilných zariadení v</w:t>
      </w:r>
      <w:r w:rsidR="00A86265" w:rsidRPr="00DD4A12">
        <w:t> rokoch 2010 - 2023</w:t>
      </w:r>
      <w:r w:rsidR="00623821" w:rsidRPr="00DD4A12">
        <w:t xml:space="preserve">. </w:t>
      </w:r>
      <w:r w:rsidR="00A86265" w:rsidRPr="00DD4A12">
        <w:t>Z grafu 1</w:t>
      </w:r>
      <w:r w:rsidR="003F15A5" w:rsidRPr="00DD4A12">
        <w:t xml:space="preserve"> </w:t>
      </w:r>
      <w:r w:rsidR="00A86265" w:rsidRPr="00DD4A12">
        <w:t>vyplýva,</w:t>
      </w:r>
      <w:r w:rsidR="00623821" w:rsidRPr="00DD4A12">
        <w:t xml:space="preserve"> že napriek zvyšovaniu sa počtu mobilných návštev</w:t>
      </w:r>
      <w:r w:rsidR="00BF02B0" w:rsidRPr="00DD4A12">
        <w:t xml:space="preserve"> na internet</w:t>
      </w:r>
      <w:r w:rsidR="00623821" w:rsidRPr="00DD4A12">
        <w:t>, tempo rastu</w:t>
      </w:r>
      <w:r w:rsidR="0060699E" w:rsidRPr="00DD4A12">
        <w:t xml:space="preserve"> sa v posledných rokoch spomalilo. Rovnako graf i</w:t>
      </w:r>
      <w:r w:rsidR="00623821" w:rsidRPr="00DD4A12">
        <w:t xml:space="preserve">lustruje, že </w:t>
      </w:r>
      <w:r w:rsidR="0060699E" w:rsidRPr="00DD4A12">
        <w:t>prudký pokles</w:t>
      </w:r>
      <w:r w:rsidR="00B81916" w:rsidRPr="00DD4A12">
        <w:t xml:space="preserve"> </w:t>
      </w:r>
      <w:r w:rsidR="00BF02B0" w:rsidRPr="00DD4A12">
        <w:t xml:space="preserve">internetových </w:t>
      </w:r>
      <w:r w:rsidR="0060699E" w:rsidRPr="00DD4A12">
        <w:t>používa</w:t>
      </w:r>
      <w:r w:rsidR="00B81916" w:rsidRPr="00DD4A12">
        <w:t>teľov</w:t>
      </w:r>
      <w:r w:rsidR="0060699E" w:rsidRPr="00DD4A12">
        <w:t xml:space="preserve"> </w:t>
      </w:r>
      <w:r w:rsidR="00BF02B0" w:rsidRPr="00DD4A12">
        <w:t xml:space="preserve">zo </w:t>
      </w:r>
      <w:r w:rsidR="0060699E" w:rsidRPr="00DD4A12">
        <w:t xml:space="preserve">stolných počítačov do roku 2017 vystriedalo obdobie kulminácie po súčasnosť. </w:t>
      </w:r>
      <w:r w:rsidR="00B81916" w:rsidRPr="00DD4A12">
        <w:t xml:space="preserve">V prípade používateľov </w:t>
      </w:r>
      <w:r w:rsidR="00BF02B0" w:rsidRPr="00DD4A12">
        <w:t xml:space="preserve">internetu prostredníctvom </w:t>
      </w:r>
      <w:r w:rsidR="00B81916" w:rsidRPr="00DD4A12">
        <w:t xml:space="preserve">tabletu </w:t>
      </w:r>
      <w:r w:rsidR="00BF02B0" w:rsidRPr="00DD4A12">
        <w:t xml:space="preserve">nárast zaznamenaný v rokoch 2012 – 2015 vystriedal pomalý pokles a v súčasnosti počet používateľov </w:t>
      </w:r>
      <w:r w:rsidR="00B81916" w:rsidRPr="00DD4A12">
        <w:t>je menš</w:t>
      </w:r>
      <w:r w:rsidR="00BF02B0" w:rsidRPr="00DD4A12">
        <w:t>í</w:t>
      </w:r>
      <w:r w:rsidR="00B81916" w:rsidRPr="00DD4A12">
        <w:t xml:space="preserve"> ako 2 %.</w:t>
      </w:r>
      <w:r w:rsidR="00BF02B0" w:rsidRPr="00DD4A12">
        <w:t xml:space="preserve"> I napriek týmto skutočnostiam možno konštatovať, že </w:t>
      </w:r>
      <w:r w:rsidR="0069685B" w:rsidRPr="00DD4A12">
        <w:t xml:space="preserve">najväčší počet používateľov internetu </w:t>
      </w:r>
      <w:r w:rsidR="003F15A5" w:rsidRPr="00DD4A12">
        <w:t>predstavujú</w:t>
      </w:r>
      <w:r w:rsidR="0069685B" w:rsidRPr="00DD4A12">
        <w:t xml:space="preserve"> mobilné zariadenia</w:t>
      </w:r>
      <w:r w:rsidR="00463CA4">
        <w:t>. K</w:t>
      </w:r>
      <w:r w:rsidR="0069685B" w:rsidRPr="00DD4A12">
        <w:t>onkrétne v mesiacoch január – október 2023 sa ich návštevnosť pohybovala v rozmedzí 58,5 - 50,7 %.</w:t>
      </w:r>
    </w:p>
    <w:p w14:paraId="01DCD3C0" w14:textId="77777777" w:rsidR="00623821" w:rsidRPr="00DD4A12" w:rsidRDefault="00623821" w:rsidP="00623821"/>
    <w:p w14:paraId="0FB4271F" w14:textId="77777777" w:rsidR="00623821" w:rsidRPr="00DD4A12" w:rsidRDefault="00623821" w:rsidP="00CC0D00">
      <w:pPr>
        <w:ind w:firstLine="0"/>
      </w:pPr>
      <w:r w:rsidRPr="00DD4A12">
        <w:rPr>
          <w:noProof/>
        </w:rPr>
        <w:lastRenderedPageBreak/>
        <w:drawing>
          <wp:inline distT="0" distB="0" distL="0" distR="0" wp14:anchorId="74A0D15B" wp14:editId="588C77AF">
            <wp:extent cx="5400040" cy="2715895"/>
            <wp:effectExtent l="0" t="0" r="0" b="8255"/>
            <wp:docPr id="2084708027" name="Obrázok 1" descr="Obrázok, na ktorom je text, diagram, rad,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08027" name="Obrázok 1" descr="Obrázok, na ktorom je text, diagram, rad, vývoj&#10;&#10;Automaticky generovaný pop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715895"/>
                    </a:xfrm>
                    <a:prstGeom prst="rect">
                      <a:avLst/>
                    </a:prstGeom>
                    <a:noFill/>
                    <a:ln>
                      <a:noFill/>
                    </a:ln>
                  </pic:spPr>
                </pic:pic>
              </a:graphicData>
            </a:graphic>
          </wp:inline>
        </w:drawing>
      </w:r>
    </w:p>
    <w:p w14:paraId="72C83051" w14:textId="21590C4B" w:rsidR="00623821" w:rsidRPr="00CC0D00" w:rsidRDefault="00623821" w:rsidP="00CC0D00">
      <w:pPr>
        <w:jc w:val="center"/>
        <w:rPr>
          <w:i/>
          <w:iCs/>
        </w:rPr>
      </w:pPr>
      <w:r w:rsidRPr="00CC0D00">
        <w:rPr>
          <w:i/>
          <w:iCs/>
          <w:highlight w:val="yellow"/>
        </w:rPr>
        <w:t>Graf 1 Celosvetový počet používateľov Internetu (Chaffey, 2023)</w:t>
      </w:r>
    </w:p>
    <w:p w14:paraId="581380E4" w14:textId="3B261546" w:rsidR="00814754" w:rsidRPr="00F85783" w:rsidRDefault="00814754" w:rsidP="00814754">
      <w:pPr>
        <w:pStyle w:val="Nadpis2"/>
      </w:pPr>
      <w:bookmarkStart w:id="67" w:name="_Toc115533873"/>
      <w:bookmarkStart w:id="68" w:name="_Toc162902731"/>
      <w:r w:rsidRPr="00F85783">
        <w:t>1.</w:t>
      </w:r>
      <w:r w:rsidR="00591444">
        <w:t>2</w:t>
      </w:r>
      <w:r w:rsidRPr="00F85783">
        <w:tab/>
      </w:r>
      <w:r w:rsidR="0053450F">
        <w:t>Mo</w:t>
      </w:r>
      <w:r>
        <w:t>bilné operačné systémy</w:t>
      </w:r>
      <w:bookmarkEnd w:id="67"/>
      <w:bookmarkEnd w:id="68"/>
      <w:r w:rsidRPr="00F85783">
        <w:t xml:space="preserve"> </w:t>
      </w:r>
    </w:p>
    <w:p w14:paraId="56900F97" w14:textId="77777777" w:rsidR="00AE630A" w:rsidRPr="00DD4A12" w:rsidRDefault="00AE630A" w:rsidP="00AE630A">
      <w:r w:rsidRPr="00DD4A12">
        <w:t>Mobilný operačný systém je systémový softvér, ktorý je špeciálne navrhnutý tak, aby fungoval na vreckových zariadeniach ako sú mobilné telefóny, PDA. Je to platforma na aplikačné programy bežiacich na mobilných zariadeniach. Každý operačný systém má svoju vlastnú architektúru.</w:t>
      </w:r>
    </w:p>
    <w:p w14:paraId="569D0E1F" w14:textId="1DBA740A" w:rsidR="00994BBF" w:rsidRPr="00DD4A12" w:rsidRDefault="00994BBF" w:rsidP="00994BBF">
      <w:r w:rsidRPr="00DD4A12">
        <w:t>Tabuľka 1 zobrazuje historické aj súčasné operačné systémy na mobilné zariadenia, kde najpoužívanejšími sú Android a iOS. Android má na trhu približne 70</w:t>
      </w:r>
      <w:r w:rsidR="003F15A5" w:rsidRPr="00DD4A12">
        <w:t xml:space="preserve"> </w:t>
      </w:r>
      <w:r w:rsidRPr="00DD4A12">
        <w:t xml:space="preserve">% zastúpenie a napríklad v roku 2021 </w:t>
      </w:r>
      <w:r w:rsidR="003F15A5" w:rsidRPr="00DD4A12">
        <w:t xml:space="preserve">bol </w:t>
      </w:r>
      <w:r w:rsidRPr="00DD4A12">
        <w:t>inštalova</w:t>
      </w:r>
      <w:r w:rsidR="003F15A5" w:rsidRPr="00DD4A12">
        <w:t>ný</w:t>
      </w:r>
      <w:r w:rsidRPr="00DD4A12">
        <w:t xml:space="preserve"> na 83,32</w:t>
      </w:r>
      <w:r w:rsidR="00CC0D00">
        <w:t xml:space="preserve"> </w:t>
      </w:r>
      <w:r w:rsidRPr="00DD4A12">
        <w:t>% mobilných zariaden</w:t>
      </w:r>
      <w:r w:rsidR="003F15A5" w:rsidRPr="00DD4A12">
        <w:t>iach</w:t>
      </w:r>
      <w:r w:rsidRPr="00DD4A12">
        <w:t xml:space="preserve"> (</w:t>
      </w:r>
      <w:hyperlink r:id="rId14" w:history="1">
        <w:r w:rsidRPr="00DD4A12">
          <w:t>Devarakonda</w:t>
        </w:r>
      </w:hyperlink>
      <w:r w:rsidRPr="00DD4A12">
        <w:t xml:space="preserve">, 2015). </w:t>
      </w:r>
    </w:p>
    <w:p w14:paraId="5D88492F" w14:textId="77777777" w:rsidR="003F15A5" w:rsidRPr="00CC0D00" w:rsidRDefault="003F15A5" w:rsidP="003F15A5">
      <w:pPr>
        <w:ind w:firstLine="0"/>
        <w:rPr>
          <w:i/>
          <w:iCs/>
        </w:rPr>
      </w:pPr>
      <w:r w:rsidRPr="00CC0D00">
        <w:rPr>
          <w:i/>
          <w:iCs/>
          <w:highlight w:val="yellow"/>
        </w:rPr>
        <w:t>Tabuľka 1 Historické a súčasné operačné systémy</w:t>
      </w:r>
    </w:p>
    <w:tbl>
      <w:tblPr>
        <w:tblStyle w:val="Mriekatabuky"/>
        <w:tblW w:w="0" w:type="auto"/>
        <w:tblLook w:val="04A0" w:firstRow="1" w:lastRow="0" w:firstColumn="1" w:lastColumn="0" w:noHBand="0" w:noVBand="1"/>
      </w:tblPr>
      <w:tblGrid>
        <w:gridCol w:w="4247"/>
        <w:gridCol w:w="4247"/>
      </w:tblGrid>
      <w:tr w:rsidR="00AE630A" w:rsidRPr="00DD4A12" w14:paraId="567FC05C" w14:textId="77777777" w:rsidTr="002345C2">
        <w:tc>
          <w:tcPr>
            <w:tcW w:w="4247" w:type="dxa"/>
          </w:tcPr>
          <w:p w14:paraId="6FB3048C" w14:textId="5D847A96" w:rsidR="00AE630A" w:rsidRPr="00DD4A12" w:rsidRDefault="0007213D" w:rsidP="0043506B">
            <w:pPr>
              <w:ind w:firstLine="0"/>
              <w:jc w:val="left"/>
              <w:rPr>
                <w:b/>
                <w:bCs/>
              </w:rPr>
            </w:pPr>
            <w:r w:rsidRPr="00DD4A12">
              <w:rPr>
                <w:b/>
                <w:bCs/>
              </w:rPr>
              <w:t>Historické</w:t>
            </w:r>
            <w:r w:rsidR="00AE630A" w:rsidRPr="00DD4A12">
              <w:rPr>
                <w:b/>
                <w:bCs/>
              </w:rPr>
              <w:t xml:space="preserve"> platformy</w:t>
            </w:r>
          </w:p>
        </w:tc>
        <w:tc>
          <w:tcPr>
            <w:tcW w:w="4247" w:type="dxa"/>
          </w:tcPr>
          <w:p w14:paraId="41C24FE4" w14:textId="5DBD5248" w:rsidR="00AE630A" w:rsidRPr="00DD4A12" w:rsidRDefault="00246088" w:rsidP="0043506B">
            <w:pPr>
              <w:ind w:firstLine="0"/>
              <w:jc w:val="left"/>
              <w:rPr>
                <w:b/>
                <w:bCs/>
              </w:rPr>
            </w:pPr>
            <w:r w:rsidRPr="00DD4A12">
              <w:rPr>
                <w:b/>
                <w:bCs/>
              </w:rPr>
              <w:t>Súčasné</w:t>
            </w:r>
            <w:r w:rsidR="00AE630A" w:rsidRPr="00DD4A12">
              <w:rPr>
                <w:b/>
                <w:bCs/>
              </w:rPr>
              <w:t xml:space="preserve"> platformy</w:t>
            </w:r>
          </w:p>
        </w:tc>
      </w:tr>
      <w:tr w:rsidR="00AE630A" w:rsidRPr="00DD4A12" w14:paraId="32AEC189" w14:textId="77777777" w:rsidTr="002345C2">
        <w:tc>
          <w:tcPr>
            <w:tcW w:w="4247" w:type="dxa"/>
          </w:tcPr>
          <w:p w14:paraId="7E035DCA" w14:textId="77777777" w:rsidR="00AE630A" w:rsidRPr="00DD4A12" w:rsidRDefault="00AE630A" w:rsidP="0043506B">
            <w:pPr>
              <w:ind w:firstLine="0"/>
              <w:jc w:val="left"/>
            </w:pPr>
            <w:r w:rsidRPr="00DD4A12">
              <w:t>Symbian OS</w:t>
            </w:r>
          </w:p>
        </w:tc>
        <w:tc>
          <w:tcPr>
            <w:tcW w:w="4247" w:type="dxa"/>
          </w:tcPr>
          <w:p w14:paraId="6231FC73" w14:textId="77777777" w:rsidR="00AE630A" w:rsidRPr="00DD4A12" w:rsidRDefault="00AE630A" w:rsidP="0043506B">
            <w:pPr>
              <w:ind w:firstLine="0"/>
              <w:jc w:val="left"/>
            </w:pPr>
            <w:r w:rsidRPr="00DD4A12">
              <w:t>Android</w:t>
            </w:r>
          </w:p>
        </w:tc>
      </w:tr>
      <w:tr w:rsidR="00AE630A" w:rsidRPr="00DD4A12" w14:paraId="5C114A23" w14:textId="77777777" w:rsidTr="002345C2">
        <w:tc>
          <w:tcPr>
            <w:tcW w:w="4247" w:type="dxa"/>
          </w:tcPr>
          <w:p w14:paraId="754384F9" w14:textId="77777777" w:rsidR="00AE630A" w:rsidRPr="00DD4A12" w:rsidRDefault="00AE630A" w:rsidP="0043506B">
            <w:pPr>
              <w:ind w:firstLine="0"/>
              <w:jc w:val="left"/>
            </w:pPr>
            <w:r w:rsidRPr="00DD4A12">
              <w:t>Palm OS</w:t>
            </w:r>
          </w:p>
        </w:tc>
        <w:tc>
          <w:tcPr>
            <w:tcW w:w="4247" w:type="dxa"/>
          </w:tcPr>
          <w:p w14:paraId="3A514D5A" w14:textId="77777777" w:rsidR="00AE630A" w:rsidRPr="00DD4A12" w:rsidRDefault="00AE630A" w:rsidP="0043506B">
            <w:pPr>
              <w:ind w:firstLine="0"/>
              <w:jc w:val="left"/>
            </w:pPr>
            <w:r w:rsidRPr="00DD4A12">
              <w:t>iOS</w:t>
            </w:r>
          </w:p>
        </w:tc>
      </w:tr>
      <w:tr w:rsidR="00AE630A" w:rsidRPr="00DD4A12" w14:paraId="351B42AD" w14:textId="77777777" w:rsidTr="002345C2">
        <w:tc>
          <w:tcPr>
            <w:tcW w:w="4247" w:type="dxa"/>
          </w:tcPr>
          <w:p w14:paraId="1E5615C1" w14:textId="77777777" w:rsidR="00AE630A" w:rsidRPr="00DD4A12" w:rsidRDefault="00AE630A" w:rsidP="0043506B">
            <w:pPr>
              <w:ind w:firstLine="0"/>
              <w:jc w:val="left"/>
            </w:pPr>
            <w:r w:rsidRPr="00DD4A12">
              <w:t>Maemo OS</w:t>
            </w:r>
          </w:p>
        </w:tc>
        <w:tc>
          <w:tcPr>
            <w:tcW w:w="4247" w:type="dxa"/>
          </w:tcPr>
          <w:p w14:paraId="678D5C4F" w14:textId="77777777" w:rsidR="00AE630A" w:rsidRPr="00DD4A12" w:rsidRDefault="00AE630A" w:rsidP="0043506B">
            <w:pPr>
              <w:ind w:firstLine="0"/>
              <w:jc w:val="left"/>
            </w:pPr>
            <w:r w:rsidRPr="00DD4A12">
              <w:t>Windows Phone</w:t>
            </w:r>
          </w:p>
        </w:tc>
      </w:tr>
      <w:tr w:rsidR="00AE630A" w:rsidRPr="00DD4A12" w14:paraId="1A7A11A8" w14:textId="77777777" w:rsidTr="002345C2">
        <w:tc>
          <w:tcPr>
            <w:tcW w:w="4247" w:type="dxa"/>
          </w:tcPr>
          <w:p w14:paraId="71D9C9FA" w14:textId="77777777" w:rsidR="00AE630A" w:rsidRPr="00DD4A12" w:rsidRDefault="00AE630A" w:rsidP="0043506B">
            <w:pPr>
              <w:ind w:firstLine="0"/>
              <w:jc w:val="left"/>
            </w:pPr>
            <w:r w:rsidRPr="00DD4A12">
              <w:t>Meego OS</w:t>
            </w:r>
          </w:p>
        </w:tc>
        <w:tc>
          <w:tcPr>
            <w:tcW w:w="4247" w:type="dxa"/>
          </w:tcPr>
          <w:p w14:paraId="4B266193" w14:textId="77777777" w:rsidR="00AE630A" w:rsidRPr="00DD4A12" w:rsidRDefault="00AE630A" w:rsidP="0043506B">
            <w:pPr>
              <w:ind w:firstLine="0"/>
              <w:jc w:val="left"/>
            </w:pPr>
            <w:r w:rsidRPr="00DD4A12">
              <w:t>Firefox OS</w:t>
            </w:r>
          </w:p>
        </w:tc>
      </w:tr>
      <w:tr w:rsidR="00AE630A" w:rsidRPr="00DD4A12" w14:paraId="6D35A0BE" w14:textId="77777777" w:rsidTr="002345C2">
        <w:tc>
          <w:tcPr>
            <w:tcW w:w="4247" w:type="dxa"/>
          </w:tcPr>
          <w:p w14:paraId="580417EC" w14:textId="77777777" w:rsidR="00AE630A" w:rsidRPr="00DD4A12" w:rsidRDefault="00AE630A" w:rsidP="0043506B">
            <w:pPr>
              <w:ind w:firstLine="0"/>
              <w:jc w:val="left"/>
            </w:pPr>
          </w:p>
        </w:tc>
        <w:tc>
          <w:tcPr>
            <w:tcW w:w="4247" w:type="dxa"/>
          </w:tcPr>
          <w:p w14:paraId="301693EC" w14:textId="77777777" w:rsidR="00AE630A" w:rsidRPr="00DD4A12" w:rsidRDefault="00AE630A" w:rsidP="0043506B">
            <w:pPr>
              <w:ind w:firstLine="0"/>
              <w:jc w:val="left"/>
            </w:pPr>
            <w:r w:rsidRPr="00DD4A12">
              <w:t>Black Berry OS</w:t>
            </w:r>
          </w:p>
        </w:tc>
      </w:tr>
    </w:tbl>
    <w:p w14:paraId="6A2527CF" w14:textId="77777777" w:rsidR="003F15A5" w:rsidRPr="00DD4A12" w:rsidRDefault="003F15A5" w:rsidP="003F15A5">
      <w:pPr>
        <w:ind w:firstLine="0"/>
      </w:pPr>
    </w:p>
    <w:p w14:paraId="5F6AC6E8" w14:textId="3BFEEE55" w:rsidR="00776938" w:rsidRPr="00DD4A12" w:rsidRDefault="003F15A5" w:rsidP="00CC0D00">
      <w:r w:rsidRPr="00DD4A12">
        <w:t xml:space="preserve">Opierajúc sa o štatistické údaje </w:t>
      </w:r>
      <w:r w:rsidR="00776938" w:rsidRPr="00DD4A12">
        <w:t>aj empirická časť práce s</w:t>
      </w:r>
      <w:r w:rsidR="00FD4BC7" w:rsidRPr="00DD4A12">
        <w:t xml:space="preserve">a bude </w:t>
      </w:r>
      <w:r w:rsidR="00776938" w:rsidRPr="00DD4A12">
        <w:t xml:space="preserve">používať vhodný </w:t>
      </w:r>
      <w:r w:rsidR="00FD4BC7" w:rsidRPr="00DD4A12">
        <w:t xml:space="preserve"> </w:t>
      </w:r>
      <w:r w:rsidR="00776938" w:rsidRPr="00DD4A12">
        <w:t>programovací jazyk a vývojové prostredie pre mobilné aplikácie, konkrétne pre Android aplikácie.</w:t>
      </w:r>
    </w:p>
    <w:p w14:paraId="287BA2C3" w14:textId="523C6C28" w:rsidR="00D308C1" w:rsidRPr="00DD4A12" w:rsidRDefault="00591444" w:rsidP="00591444">
      <w:pPr>
        <w:pStyle w:val="Nadpis2"/>
      </w:pPr>
      <w:bookmarkStart w:id="69" w:name="_Toc162902732"/>
      <w:r>
        <w:lastRenderedPageBreak/>
        <w:t>1.3</w:t>
      </w:r>
      <w:r>
        <w:tab/>
      </w:r>
      <w:r w:rsidR="00F30F07" w:rsidRPr="00DD4A12">
        <w:t>A</w:t>
      </w:r>
      <w:r w:rsidR="00FD4BC7" w:rsidRPr="00DD4A12">
        <w:t>ndroid</w:t>
      </w:r>
      <w:bookmarkEnd w:id="69"/>
      <w:r w:rsidR="00FD4BC7" w:rsidRPr="00DD4A12">
        <w:t xml:space="preserve"> </w:t>
      </w:r>
    </w:p>
    <w:p w14:paraId="56CFB10C" w14:textId="172EA963" w:rsidR="00D308C1" w:rsidRPr="00DD4A12" w:rsidRDefault="00D308C1" w:rsidP="005D60CA">
      <w:r w:rsidRPr="00DD4A12">
        <w:t>Operačný systém Android je založený na jadre Linux a jeho vývoj prebieha pod spoločnosťou Google. Primárne je určený pre smartfóny a tablety. Vzhľadom na svoju otvorenú povahu sa stal najrýchlejšie rastúcim mobilným operačným systémom. Táto otvorenosť ho urobila obľúbeným medzi mnohými spotrebiteľmi a vývojármi. Softvéroví vývojári môžu ľahko upravovať a pridávať vylepšené funkcie, aby vyhoveli najnovším požiadavkám mobilnej technológie. Používatelia Androidu sťahujú z obchodu Google Play viac ako 1,5 miliardy aplikácií a hier každý mesiac. Vďaka svojmu výkonnému vývojovému prostrediu majú používatelia a vývojári možnosť vytvárať vlastné aplikácie pre širokú škálu zariadení.</w:t>
      </w:r>
    </w:p>
    <w:p w14:paraId="5494A253" w14:textId="77777777" w:rsidR="005D60CA" w:rsidRDefault="00FD4BC7" w:rsidP="005D60CA">
      <w:r w:rsidRPr="00DD4A12">
        <w:t xml:space="preserve">V súčasnosti má Android 2,5 miliardy aktívnych </w:t>
      </w:r>
      <w:r w:rsidR="00675794">
        <w:t>po</w:t>
      </w:r>
      <w:r w:rsidRPr="00DD4A12">
        <w:t>užívateľov vo vyše viac ako 190 krajinách. Služba Google Play za posledné desaťročie enormne vzrástla a v roku 2020 dosiahla príjmy 38,6 miliardy USD. V roku 2020 bolo v obchode k dispozícii viac ako 2,9 milióna aplikácií, ktoré boli stiahnuté 108 miliárd krát (</w:t>
      </w:r>
      <w:r w:rsidR="00B430E2" w:rsidRPr="00DD4A12">
        <w:t>Curry</w:t>
      </w:r>
      <w:r w:rsidRPr="00DD4A12">
        <w:t>, 2023).</w:t>
      </w:r>
    </w:p>
    <w:p w14:paraId="177D942C" w14:textId="65241CF2" w:rsidR="001D11BE" w:rsidRPr="00DD4A12" w:rsidRDefault="001D11BE" w:rsidP="005D60CA">
      <w:r w:rsidRPr="00DD4A12">
        <w:t xml:space="preserve">Z architektonického hľadiska je operačný systém Android rozdelený do štyroch vrstiev: </w:t>
      </w:r>
    </w:p>
    <w:p w14:paraId="34FF3D0D" w14:textId="77777777" w:rsidR="001D11BE" w:rsidRPr="00DD4A12" w:rsidRDefault="001D11BE" w:rsidP="005D60CA">
      <w:pPr>
        <w:pStyle w:val="Odrazky"/>
        <w:numPr>
          <w:ilvl w:val="0"/>
          <w:numId w:val="34"/>
        </w:numPr>
      </w:pPr>
      <w:r w:rsidRPr="00DD4A12">
        <w:t>jadro,</w:t>
      </w:r>
    </w:p>
    <w:p w14:paraId="5B52D31A" w14:textId="78B887F5" w:rsidR="001D11BE" w:rsidRPr="00DD4A12" w:rsidRDefault="001D11BE" w:rsidP="00EA2EF2">
      <w:pPr>
        <w:pStyle w:val="Odrazky"/>
        <w:numPr>
          <w:ilvl w:val="0"/>
          <w:numId w:val="34"/>
        </w:numPr>
      </w:pPr>
      <w:r w:rsidRPr="00DD4A12">
        <w:t>vrstva knižníc,</w:t>
      </w:r>
    </w:p>
    <w:p w14:paraId="5180AB55" w14:textId="5870C694" w:rsidR="001D11BE" w:rsidRPr="00DD4A12" w:rsidRDefault="001D11BE" w:rsidP="00EA2EF2">
      <w:pPr>
        <w:pStyle w:val="Odrazky"/>
        <w:numPr>
          <w:ilvl w:val="0"/>
          <w:numId w:val="34"/>
        </w:numPr>
      </w:pPr>
      <w:r w:rsidRPr="00DD4A12">
        <w:t>vrstva aplikačného frameworku</w:t>
      </w:r>
      <w:r w:rsidR="00965CBF" w:rsidRPr="00DD4A12">
        <w:t>,</w:t>
      </w:r>
    </w:p>
    <w:p w14:paraId="5C926BA6" w14:textId="56397F29" w:rsidR="001D11BE" w:rsidRPr="00DD4A12" w:rsidRDefault="001D11BE" w:rsidP="00EA2EF2">
      <w:pPr>
        <w:pStyle w:val="Odrazky"/>
        <w:numPr>
          <w:ilvl w:val="0"/>
          <w:numId w:val="34"/>
        </w:numPr>
      </w:pPr>
      <w:r w:rsidRPr="00DD4A12">
        <w:t>aplikačná vrstva</w:t>
      </w:r>
      <w:r w:rsidR="00776938" w:rsidRPr="00DD4A12">
        <w:t xml:space="preserve"> (</w:t>
      </w:r>
      <w:r w:rsidR="006E5472" w:rsidRPr="00DD4A12">
        <w:t>O</w:t>
      </w:r>
      <w:r w:rsidR="00776938" w:rsidRPr="00DD4A12">
        <w:t>brázok 1)</w:t>
      </w:r>
      <w:r w:rsidRPr="00DD4A12">
        <w:t xml:space="preserve">. </w:t>
      </w:r>
    </w:p>
    <w:p w14:paraId="53BE28C5" w14:textId="6513FB2C" w:rsidR="00F30F07" w:rsidRPr="00DD4A12" w:rsidRDefault="001D11BE" w:rsidP="001D11BE">
      <w:r w:rsidRPr="00DD4A12">
        <w:t xml:space="preserve">Jadro Androidu je modifikovanou verziou jadra Linux 2.6, ktoré je pravidelne aktualizované s rôznymi verziami Androidu. Knižnice poskytujú podporu pre grafiku, multimediálne schopnosti a ukladanie dát. Android runtime, zakorenený vo vrstve knižníc, obsahuje virtuálny stroj Dalvik, ktorý poháňa aplikácie. Ako náhradu za Dalvik Android predstavil nový Android RunTime s kompiláciou vopred, čo zlepšuje </w:t>
      </w:r>
      <w:r w:rsidR="00776938" w:rsidRPr="00DD4A12">
        <w:t xml:space="preserve">jeho </w:t>
      </w:r>
      <w:r w:rsidRPr="00DD4A12">
        <w:t>výkon. Všetky aplikácie využívajú aplikačné rozhranie aplikačného rámca na prístup k najnižšej úrovni architektúry.</w:t>
      </w:r>
    </w:p>
    <w:p w14:paraId="4E0BEBED" w14:textId="77777777" w:rsidR="005D7963" w:rsidRPr="00DD4A12" w:rsidRDefault="005D7963" w:rsidP="001D11BE"/>
    <w:p w14:paraId="2FC16AF7" w14:textId="50F4E6E2" w:rsidR="001D11BE" w:rsidRPr="00DD4A12" w:rsidRDefault="001D11BE" w:rsidP="00F30F07">
      <w:pPr>
        <w:ind w:firstLine="0"/>
        <w:jc w:val="center"/>
      </w:pPr>
      <w:r w:rsidRPr="00DD4A12">
        <w:rPr>
          <w:noProof/>
        </w:rPr>
        <w:lastRenderedPageBreak/>
        <w:drawing>
          <wp:inline distT="0" distB="0" distL="0" distR="0" wp14:anchorId="5E4A4E7B" wp14:editId="3F5B4785">
            <wp:extent cx="5400040" cy="3293745"/>
            <wp:effectExtent l="0" t="0" r="0" b="1905"/>
            <wp:docPr id="436637226"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37226" name="Obrázok 1" descr="Obrázok, na ktorom je text, snímka obrazovky, číslo, písmo&#10;&#10;Automaticky generovaný popis"/>
                    <pic:cNvPicPr/>
                  </pic:nvPicPr>
                  <pic:blipFill>
                    <a:blip r:embed="rId15"/>
                    <a:stretch>
                      <a:fillRect/>
                    </a:stretch>
                  </pic:blipFill>
                  <pic:spPr>
                    <a:xfrm>
                      <a:off x="0" y="0"/>
                      <a:ext cx="5400040" cy="3293745"/>
                    </a:xfrm>
                    <a:prstGeom prst="rect">
                      <a:avLst/>
                    </a:prstGeom>
                  </pic:spPr>
                </pic:pic>
              </a:graphicData>
            </a:graphic>
          </wp:inline>
        </w:drawing>
      </w:r>
    </w:p>
    <w:p w14:paraId="2769C45E" w14:textId="4B278F6B" w:rsidR="00F30F07" w:rsidRPr="005D60CA" w:rsidRDefault="00F30F07" w:rsidP="005D60CA">
      <w:pPr>
        <w:ind w:firstLine="0"/>
        <w:jc w:val="center"/>
        <w:rPr>
          <w:i/>
          <w:iCs/>
          <w:highlight w:val="yellow"/>
        </w:rPr>
      </w:pPr>
      <w:r w:rsidRPr="005D60CA">
        <w:rPr>
          <w:i/>
          <w:iCs/>
          <w:highlight w:val="yellow"/>
        </w:rPr>
        <w:t>Obrázok 1 Štruktúra operačného systému Android  (</w:t>
      </w:r>
      <w:r w:rsidR="001D11BE" w:rsidRPr="005D60CA">
        <w:rPr>
          <w:i/>
          <w:iCs/>
          <w:highlight w:val="yellow"/>
        </w:rPr>
        <w:t>Khan, 2015</w:t>
      </w:r>
      <w:r w:rsidRPr="005D60CA">
        <w:rPr>
          <w:i/>
          <w:iCs/>
          <w:highlight w:val="yellow"/>
        </w:rPr>
        <w:t>)</w:t>
      </w:r>
    </w:p>
    <w:p w14:paraId="5A4CCA77" w14:textId="0D9CD4B4" w:rsidR="00D469E5" w:rsidRPr="00DD4A12" w:rsidRDefault="00591444" w:rsidP="005D60CA">
      <w:pPr>
        <w:pStyle w:val="Nadpis2"/>
        <w:ind w:left="709" w:hanging="709"/>
      </w:pPr>
      <w:bookmarkStart w:id="70" w:name="_Toc162902733"/>
      <w:r>
        <w:t>1.4</w:t>
      </w:r>
      <w:r>
        <w:tab/>
      </w:r>
      <w:r w:rsidR="00D469E5" w:rsidRPr="00DD4A12">
        <w:t>Natívne aplikácie vs. mobilné webové aplikácie</w:t>
      </w:r>
      <w:bookmarkEnd w:id="70"/>
    </w:p>
    <w:p w14:paraId="2B48C41A" w14:textId="047F6F24" w:rsidR="006E5472" w:rsidRPr="00DD4A12" w:rsidRDefault="00B120BA" w:rsidP="005D60CA">
      <w:pPr>
        <w:rPr>
          <w:color w:val="222222"/>
          <w:shd w:val="clear" w:color="auto" w:fill="FFFFFF"/>
        </w:rPr>
      </w:pPr>
      <w:r w:rsidRPr="00DD4A12">
        <w:rPr>
          <w:color w:val="222222"/>
          <w:shd w:val="clear" w:color="auto" w:fill="FFFFFF"/>
        </w:rPr>
        <w:t>Rakestraw (2013)</w:t>
      </w:r>
      <w:r w:rsidRPr="00DD4A12">
        <w:t xml:space="preserve"> zadefinoval </w:t>
      </w:r>
      <w:r w:rsidR="00D469E5" w:rsidRPr="00DD4A12">
        <w:t xml:space="preserve">dva hlavné typy mobilných aplikácii: </w:t>
      </w:r>
      <w:commentRangeStart w:id="71"/>
      <w:r w:rsidR="00D469E5" w:rsidRPr="00DD4A12">
        <w:t xml:space="preserve">natívne a mobilné webové. </w:t>
      </w:r>
      <w:commentRangeEnd w:id="71"/>
      <w:r w:rsidR="004D5102" w:rsidRPr="00DD4A12">
        <w:rPr>
          <w:rStyle w:val="Odkaznakomentr"/>
        </w:rPr>
        <w:commentReference w:id="71"/>
      </w:r>
      <w:r w:rsidR="00D469E5" w:rsidRPr="00DD4A12">
        <w:t>Natívne sú integrované priamo do operačného systému zariadenia a dokážu komunikovať s jeho hardvérom. Natívne aplikácie sú schopné využívať výhody lokálnych API s cieľom maximalizovať funkčnosť pri zachovaní efektívnosti. Mobilné webové aplikácie sú aplikácie, ktoré sa spúšťajú priamo z online rozhrania, ako je napríklad webová lokalita. Tieto aplikácie zvyčajne nedokážu manipulovať s hardvérom zariadenia a sú obmedzené na rozhrania API webovej aplikácie a nie na programové balíky nachádzajúce sa v telefóne. Mobilná webová lokalita je séria webových stránok vytvorených výlučne na účely zobrazenia vo webovom prehliadači mobilného zariadenia. Tieto stránky sú často vytvorené pomocou HTML, ale niektoré operačné systémy ako iOS alebo Android sú vybavené webkitom. Tieto webkity umožňujú vykresľovanie webových stránok, ktoré rozširujú funkčnosť ďaleko nad rámec typických mobilných webových aplikácií; umožňujú manipuláciu s hardvérom, škálovanie používateľského rozhrania a ďalšie</w:t>
      </w:r>
      <w:r w:rsidR="00D469E5" w:rsidRPr="00DD4A12">
        <w:rPr>
          <w:color w:val="222222"/>
          <w:shd w:val="clear" w:color="auto" w:fill="FFFFFF"/>
        </w:rPr>
        <w:t>.</w:t>
      </w:r>
      <w:r w:rsidR="006E5472" w:rsidRPr="00DD4A12">
        <w:rPr>
          <w:color w:val="222222"/>
          <w:shd w:val="clear" w:color="auto" w:fill="FFFFFF"/>
        </w:rPr>
        <w:t xml:space="preserve"> </w:t>
      </w:r>
    </w:p>
    <w:p w14:paraId="5319B6C7" w14:textId="34FB4467" w:rsidR="00CB0A8B" w:rsidRPr="00DD4A12" w:rsidRDefault="00776938" w:rsidP="005D60CA">
      <w:r w:rsidRPr="00DD4A12">
        <w:rPr>
          <w:color w:val="222222"/>
          <w:shd w:val="clear" w:color="auto" w:fill="FFFFFF"/>
        </w:rPr>
        <w:t xml:space="preserve">Tabuľka 2 porovnáva </w:t>
      </w:r>
      <w:r w:rsidR="00CB0A8B" w:rsidRPr="00DD4A12">
        <w:t>natívne a mobilné webové aplikácie.</w:t>
      </w:r>
    </w:p>
    <w:p w14:paraId="4ECC7021" w14:textId="77777777" w:rsidR="00DA128A" w:rsidRPr="00DD4A12" w:rsidRDefault="00DA128A" w:rsidP="00776938"/>
    <w:p w14:paraId="71F945AF" w14:textId="77777777" w:rsidR="00DA128A" w:rsidRDefault="00DA128A" w:rsidP="00776938"/>
    <w:p w14:paraId="51B32747" w14:textId="77777777" w:rsidR="005D60CA" w:rsidRPr="00DD4A12" w:rsidRDefault="005D60CA" w:rsidP="00776938"/>
    <w:p w14:paraId="692B66E1" w14:textId="2194CA9D" w:rsidR="00CB0A8B" w:rsidRPr="005D60CA" w:rsidRDefault="00CB0A8B" w:rsidP="005D60CA">
      <w:pPr>
        <w:ind w:firstLine="0"/>
        <w:rPr>
          <w:i/>
          <w:iCs/>
          <w:highlight w:val="yellow"/>
        </w:rPr>
      </w:pPr>
      <w:r w:rsidRPr="005D60CA">
        <w:rPr>
          <w:i/>
          <w:iCs/>
          <w:highlight w:val="yellow"/>
        </w:rPr>
        <w:lastRenderedPageBreak/>
        <w:t>Tabuľka 2. Porovnanie natívnych a mobilných webových aplikácii (Jobe, 2013)</w:t>
      </w:r>
    </w:p>
    <w:tbl>
      <w:tblPr>
        <w:tblStyle w:val="Mriekatabuky"/>
        <w:tblW w:w="0" w:type="auto"/>
        <w:tblInd w:w="-5" w:type="dxa"/>
        <w:tblLook w:val="04A0" w:firstRow="1" w:lastRow="0" w:firstColumn="1" w:lastColumn="0" w:noHBand="0" w:noVBand="1"/>
      </w:tblPr>
      <w:tblGrid>
        <w:gridCol w:w="1580"/>
        <w:gridCol w:w="3318"/>
        <w:gridCol w:w="3601"/>
      </w:tblGrid>
      <w:tr w:rsidR="00D469E5" w:rsidRPr="00DD4A12" w14:paraId="393C45FE" w14:textId="77777777" w:rsidTr="0053373E">
        <w:tc>
          <w:tcPr>
            <w:tcW w:w="1580" w:type="dxa"/>
          </w:tcPr>
          <w:p w14:paraId="0EA976A8" w14:textId="77777777" w:rsidR="00D469E5" w:rsidRPr="00DD4A12" w:rsidRDefault="00D469E5">
            <w:pPr>
              <w:ind w:firstLine="0"/>
            </w:pPr>
          </w:p>
        </w:tc>
        <w:tc>
          <w:tcPr>
            <w:tcW w:w="3318" w:type="dxa"/>
          </w:tcPr>
          <w:p w14:paraId="1639C088" w14:textId="7569690F" w:rsidR="00D469E5" w:rsidRPr="005D60CA" w:rsidRDefault="00D469E5">
            <w:pPr>
              <w:ind w:firstLine="0"/>
              <w:rPr>
                <w:b/>
                <w:bCs/>
              </w:rPr>
            </w:pPr>
            <w:r w:rsidRPr="005D60CA">
              <w:rPr>
                <w:b/>
                <w:bCs/>
              </w:rPr>
              <w:t>Natívne aplikácie</w:t>
            </w:r>
          </w:p>
        </w:tc>
        <w:tc>
          <w:tcPr>
            <w:tcW w:w="3601" w:type="dxa"/>
          </w:tcPr>
          <w:p w14:paraId="409BEF68" w14:textId="0A667283" w:rsidR="00D469E5" w:rsidRPr="005D60CA" w:rsidRDefault="00D469E5">
            <w:pPr>
              <w:ind w:firstLine="0"/>
              <w:rPr>
                <w:b/>
                <w:bCs/>
              </w:rPr>
            </w:pPr>
            <w:r w:rsidRPr="005D60CA">
              <w:rPr>
                <w:b/>
                <w:bCs/>
              </w:rPr>
              <w:t>Mobilné webové aplikácie</w:t>
            </w:r>
          </w:p>
        </w:tc>
      </w:tr>
      <w:tr w:rsidR="00D469E5" w:rsidRPr="00DD4A12" w14:paraId="4EFA8730" w14:textId="77777777" w:rsidTr="0053373E">
        <w:tc>
          <w:tcPr>
            <w:tcW w:w="1580" w:type="dxa"/>
          </w:tcPr>
          <w:p w14:paraId="5855F99D" w14:textId="1BCAEFCC" w:rsidR="00D469E5" w:rsidRPr="00DD4A12" w:rsidRDefault="00D469E5" w:rsidP="00E95AAC">
            <w:pPr>
              <w:spacing w:line="240" w:lineRule="auto"/>
              <w:ind w:firstLine="0"/>
              <w:jc w:val="left"/>
            </w:pPr>
            <w:r w:rsidRPr="00DD4A12">
              <w:t>Vytvárať vs. konzumovať obsah</w:t>
            </w:r>
          </w:p>
        </w:tc>
        <w:tc>
          <w:tcPr>
            <w:tcW w:w="3318" w:type="dxa"/>
          </w:tcPr>
          <w:p w14:paraId="7555DBCA" w14:textId="668585B9" w:rsidR="00D469E5" w:rsidRPr="00DD4A12" w:rsidRDefault="0062706A" w:rsidP="00E95AAC">
            <w:pPr>
              <w:spacing w:line="240" w:lineRule="auto"/>
              <w:ind w:firstLine="0"/>
              <w:jc w:val="left"/>
            </w:pPr>
            <w:commentRangeStart w:id="72"/>
            <w:r w:rsidRPr="00DD4A12">
              <w:t>Natívne</w:t>
            </w:r>
            <w:r w:rsidR="00D469E5" w:rsidRPr="00DD4A12">
              <w:t xml:space="preserve"> aplikácie sú vhodnejšie pre tvorbu obsahu kvôli výkonnosti a prístupu k hardvéru.</w:t>
            </w:r>
            <w:commentRangeEnd w:id="72"/>
            <w:r w:rsidR="004D5102" w:rsidRPr="00DD4A12">
              <w:rPr>
                <w:rStyle w:val="Odkaznakomentr"/>
              </w:rPr>
              <w:commentReference w:id="72"/>
            </w:r>
          </w:p>
        </w:tc>
        <w:tc>
          <w:tcPr>
            <w:tcW w:w="3601" w:type="dxa"/>
          </w:tcPr>
          <w:p w14:paraId="79DDD9D4" w14:textId="1D31948A" w:rsidR="00D469E5" w:rsidRPr="00DD4A12" w:rsidRDefault="00D469E5" w:rsidP="00E95AAC">
            <w:pPr>
              <w:spacing w:line="240" w:lineRule="auto"/>
              <w:ind w:firstLine="0"/>
              <w:jc w:val="left"/>
            </w:pPr>
            <w:r w:rsidRPr="00DD4A12">
              <w:t>Mobilné webové aplikácie sú menej vhodné pre tvorbu obsahu, ale rovnako vhodné pre konzumáciu obsahu.</w:t>
            </w:r>
          </w:p>
        </w:tc>
      </w:tr>
      <w:tr w:rsidR="00D469E5" w:rsidRPr="00DD4A12" w14:paraId="01AF5EE6" w14:textId="77777777" w:rsidTr="0053373E">
        <w:tc>
          <w:tcPr>
            <w:tcW w:w="1580" w:type="dxa"/>
          </w:tcPr>
          <w:p w14:paraId="7C2108F0" w14:textId="18BCFA40" w:rsidR="00D469E5" w:rsidRPr="00DD4A12" w:rsidRDefault="00D469E5" w:rsidP="00E95AAC">
            <w:pPr>
              <w:spacing w:line="240" w:lineRule="auto"/>
              <w:ind w:firstLine="0"/>
              <w:jc w:val="left"/>
            </w:pPr>
            <w:r w:rsidRPr="00DD4A12">
              <w:t>Používateľská skúsenosť</w:t>
            </w:r>
          </w:p>
        </w:tc>
        <w:tc>
          <w:tcPr>
            <w:tcW w:w="3318" w:type="dxa"/>
          </w:tcPr>
          <w:p w14:paraId="1A60CA7D" w14:textId="60F0621F" w:rsidR="00D469E5" w:rsidRPr="00DD4A12" w:rsidRDefault="00D469E5" w:rsidP="00E95AAC">
            <w:pPr>
              <w:spacing w:line="240" w:lineRule="auto"/>
              <w:ind w:firstLine="0"/>
              <w:jc w:val="left"/>
            </w:pPr>
            <w:r w:rsidRPr="00DD4A12">
              <w:t>Plynulá integrácia s natívnym operačným systémom</w:t>
            </w:r>
          </w:p>
        </w:tc>
        <w:tc>
          <w:tcPr>
            <w:tcW w:w="3601" w:type="dxa"/>
          </w:tcPr>
          <w:p w14:paraId="0E44D516" w14:textId="2BFA087E" w:rsidR="00D469E5" w:rsidRPr="00DD4A12" w:rsidRDefault="00D469E5" w:rsidP="00E95AAC">
            <w:pPr>
              <w:spacing w:line="240" w:lineRule="auto"/>
              <w:ind w:firstLine="0"/>
              <w:jc w:val="left"/>
            </w:pPr>
            <w:r w:rsidRPr="00DD4A12">
              <w:t>Obmedzená integrácia, vyžaduje externé rámce</w:t>
            </w:r>
          </w:p>
        </w:tc>
      </w:tr>
      <w:tr w:rsidR="002042AA" w:rsidRPr="00DD4A12" w14:paraId="74993D73" w14:textId="77777777" w:rsidTr="0053373E">
        <w:tc>
          <w:tcPr>
            <w:tcW w:w="1580" w:type="dxa"/>
          </w:tcPr>
          <w:p w14:paraId="53E907FE" w14:textId="3558EC34" w:rsidR="002042AA" w:rsidRPr="00DD4A12" w:rsidRDefault="002042AA" w:rsidP="00E95AAC">
            <w:pPr>
              <w:spacing w:line="240" w:lineRule="auto"/>
              <w:ind w:firstLine="0"/>
              <w:jc w:val="left"/>
            </w:pPr>
            <w:r w:rsidRPr="00DD4A12">
              <w:t>Frekvencia aktualizácii</w:t>
            </w:r>
          </w:p>
        </w:tc>
        <w:tc>
          <w:tcPr>
            <w:tcW w:w="3318" w:type="dxa"/>
          </w:tcPr>
          <w:p w14:paraId="2DE46D06" w14:textId="7F5B01C1" w:rsidR="002042AA" w:rsidRPr="00DD4A12" w:rsidRDefault="002042AA" w:rsidP="00E95AAC">
            <w:pPr>
              <w:spacing w:line="240" w:lineRule="auto"/>
              <w:ind w:firstLine="0"/>
              <w:jc w:val="left"/>
            </w:pPr>
            <w:r w:rsidRPr="00DD4A12">
              <w:t>Aktualizácie sú formálne prostredníctvom obchodov s aplikáciami</w:t>
            </w:r>
          </w:p>
        </w:tc>
        <w:tc>
          <w:tcPr>
            <w:tcW w:w="3601" w:type="dxa"/>
          </w:tcPr>
          <w:p w14:paraId="2F37392D" w14:textId="3BCCA1CA" w:rsidR="002042AA" w:rsidRPr="00DD4A12" w:rsidRDefault="002042AA" w:rsidP="00E95AAC">
            <w:pPr>
              <w:spacing w:line="240" w:lineRule="auto"/>
              <w:ind w:firstLine="0"/>
              <w:jc w:val="left"/>
            </w:pPr>
            <w:r w:rsidRPr="00DD4A12">
              <w:t>Aktualizácie sú viac neformálne a ekvivalentné aktualizáciám webových stránok</w:t>
            </w:r>
          </w:p>
        </w:tc>
      </w:tr>
      <w:tr w:rsidR="00D469E5" w:rsidRPr="00DD4A12" w14:paraId="5B771290" w14:textId="77777777" w:rsidTr="0053373E">
        <w:tc>
          <w:tcPr>
            <w:tcW w:w="1580" w:type="dxa"/>
          </w:tcPr>
          <w:p w14:paraId="0F2DE380" w14:textId="34375590" w:rsidR="00D469E5" w:rsidRPr="00DD4A12" w:rsidRDefault="00D469E5" w:rsidP="00E95AAC">
            <w:pPr>
              <w:spacing w:line="240" w:lineRule="auto"/>
              <w:ind w:firstLine="0"/>
              <w:jc w:val="left"/>
            </w:pPr>
            <w:r w:rsidRPr="00DD4A12">
              <w:t>Výkon</w:t>
            </w:r>
          </w:p>
        </w:tc>
        <w:tc>
          <w:tcPr>
            <w:tcW w:w="3318" w:type="dxa"/>
          </w:tcPr>
          <w:p w14:paraId="6E7D5EF8" w14:textId="49DEC096" w:rsidR="00D469E5" w:rsidRPr="00DD4A12" w:rsidRDefault="00D469E5" w:rsidP="00E95AAC">
            <w:pPr>
              <w:spacing w:line="240" w:lineRule="auto"/>
              <w:ind w:firstLine="0"/>
              <w:jc w:val="left"/>
            </w:pPr>
            <w:r w:rsidRPr="00DD4A12">
              <w:t>Maximálny výkon a prístup k hardvéru zariadenia</w:t>
            </w:r>
          </w:p>
        </w:tc>
        <w:tc>
          <w:tcPr>
            <w:tcW w:w="3601" w:type="dxa"/>
          </w:tcPr>
          <w:p w14:paraId="5AB13625" w14:textId="232DC70D" w:rsidR="00D469E5" w:rsidRPr="00DD4A12" w:rsidRDefault="00D469E5" w:rsidP="00E95AAC">
            <w:pPr>
              <w:spacing w:line="240" w:lineRule="auto"/>
              <w:ind w:firstLine="0"/>
              <w:jc w:val="left"/>
            </w:pPr>
            <w:r w:rsidRPr="00DD4A12">
              <w:t>Výkon závisí od vykresľovania JavaScriptu a mobilných webových prehliadačov, obmedzený prístup k hardvéru zariadenia</w:t>
            </w:r>
          </w:p>
        </w:tc>
      </w:tr>
      <w:tr w:rsidR="00D469E5" w:rsidRPr="00DD4A12" w14:paraId="43FBAAC2" w14:textId="77777777" w:rsidTr="0053373E">
        <w:tc>
          <w:tcPr>
            <w:tcW w:w="1580" w:type="dxa"/>
          </w:tcPr>
          <w:p w14:paraId="02101873" w14:textId="17C7671D" w:rsidR="00D469E5" w:rsidRPr="00DD4A12" w:rsidRDefault="00D469E5" w:rsidP="00E95AAC">
            <w:pPr>
              <w:spacing w:line="240" w:lineRule="auto"/>
              <w:ind w:firstLine="0"/>
              <w:jc w:val="left"/>
            </w:pPr>
            <w:r w:rsidRPr="00DD4A12">
              <w:t>Funkcionalita</w:t>
            </w:r>
          </w:p>
        </w:tc>
        <w:tc>
          <w:tcPr>
            <w:tcW w:w="3318" w:type="dxa"/>
          </w:tcPr>
          <w:p w14:paraId="3E86AA1A" w14:textId="6678A026" w:rsidR="00D469E5" w:rsidRPr="00DD4A12" w:rsidRDefault="00D469E5" w:rsidP="00E95AAC">
            <w:pPr>
              <w:spacing w:line="240" w:lineRule="auto"/>
              <w:ind w:firstLine="0"/>
              <w:jc w:val="left"/>
            </w:pPr>
            <w:r w:rsidRPr="00DD4A12">
              <w:t>Všetka funkcionalita v mobilnom operačnom systéme je dostupná</w:t>
            </w:r>
          </w:p>
        </w:tc>
        <w:tc>
          <w:tcPr>
            <w:tcW w:w="3601" w:type="dxa"/>
          </w:tcPr>
          <w:p w14:paraId="4F38755F" w14:textId="707D040C" w:rsidR="00D469E5" w:rsidRPr="00DD4A12" w:rsidRDefault="00D469E5" w:rsidP="00E95AAC">
            <w:pPr>
              <w:spacing w:line="240" w:lineRule="auto"/>
              <w:ind w:firstLine="0"/>
              <w:jc w:val="left"/>
            </w:pPr>
            <w:r w:rsidRPr="00DD4A12">
              <w:t>Väčšina funkcionality mobilného operačného systému je dostupná</w:t>
            </w:r>
          </w:p>
        </w:tc>
      </w:tr>
      <w:tr w:rsidR="00D469E5" w:rsidRPr="00DD4A12" w14:paraId="1799F9BF" w14:textId="77777777" w:rsidTr="0053373E">
        <w:tc>
          <w:tcPr>
            <w:tcW w:w="1580" w:type="dxa"/>
          </w:tcPr>
          <w:p w14:paraId="28D2A7E0" w14:textId="4C4A5C08" w:rsidR="00D469E5" w:rsidRPr="00DD4A12" w:rsidRDefault="00D469E5" w:rsidP="00E95AAC">
            <w:pPr>
              <w:spacing w:line="240" w:lineRule="auto"/>
              <w:ind w:firstLine="0"/>
              <w:jc w:val="left"/>
            </w:pPr>
            <w:r w:rsidRPr="00DD4A12">
              <w:t>Vývoj</w:t>
            </w:r>
          </w:p>
        </w:tc>
        <w:tc>
          <w:tcPr>
            <w:tcW w:w="3318" w:type="dxa"/>
          </w:tcPr>
          <w:p w14:paraId="347EF638" w14:textId="5B0FEFAE" w:rsidR="00D469E5" w:rsidRPr="00DD4A12" w:rsidRDefault="00D469E5" w:rsidP="00E95AAC">
            <w:pPr>
              <w:spacing w:line="240" w:lineRule="auto"/>
              <w:ind w:firstLine="0"/>
              <w:jc w:val="left"/>
            </w:pPr>
            <w:r w:rsidRPr="00DD4A12">
              <w:t>Vyžaduje špecifický vývoj pre každý mobilný operačný systém</w:t>
            </w:r>
          </w:p>
        </w:tc>
        <w:tc>
          <w:tcPr>
            <w:tcW w:w="3601" w:type="dxa"/>
          </w:tcPr>
          <w:p w14:paraId="05B8A4E1" w14:textId="4C456F40" w:rsidR="00D469E5" w:rsidRPr="00DD4A12" w:rsidRDefault="00D469E5" w:rsidP="00E95AAC">
            <w:pPr>
              <w:spacing w:line="240" w:lineRule="auto"/>
              <w:ind w:firstLine="0"/>
              <w:jc w:val="left"/>
            </w:pPr>
            <w:r w:rsidRPr="00DD4A12">
              <w:t>Otvorené webové jazyky a prehliadače umožňujú vývoj "Napíš raz, bež kdekoľvek"</w:t>
            </w:r>
          </w:p>
        </w:tc>
      </w:tr>
      <w:tr w:rsidR="00D469E5" w:rsidRPr="00DD4A12" w14:paraId="213F61AA" w14:textId="77777777" w:rsidTr="0053373E">
        <w:tc>
          <w:tcPr>
            <w:tcW w:w="1580" w:type="dxa"/>
          </w:tcPr>
          <w:p w14:paraId="090EDC19" w14:textId="25B44A5D" w:rsidR="00D469E5" w:rsidRPr="00DD4A12" w:rsidRDefault="00D469E5" w:rsidP="00E95AAC">
            <w:pPr>
              <w:spacing w:line="240" w:lineRule="auto"/>
              <w:ind w:firstLine="0"/>
              <w:jc w:val="left"/>
            </w:pPr>
            <w:r w:rsidRPr="00DD4A12">
              <w:t>Ziskovosť</w:t>
            </w:r>
          </w:p>
        </w:tc>
        <w:tc>
          <w:tcPr>
            <w:tcW w:w="3318" w:type="dxa"/>
          </w:tcPr>
          <w:p w14:paraId="1A1E580B" w14:textId="7172B52E" w:rsidR="00D469E5" w:rsidRPr="00DD4A12" w:rsidRDefault="00D469E5" w:rsidP="00E95AAC">
            <w:pPr>
              <w:spacing w:line="240" w:lineRule="auto"/>
              <w:ind w:firstLine="0"/>
              <w:jc w:val="left"/>
            </w:pPr>
            <w:r w:rsidRPr="00DD4A12">
              <w:t>Rámec na monetizáciu aplikácií je dostupný prostredníctvom obchodov s aplikáciami</w:t>
            </w:r>
          </w:p>
        </w:tc>
        <w:tc>
          <w:tcPr>
            <w:tcW w:w="3601" w:type="dxa"/>
          </w:tcPr>
          <w:p w14:paraId="192450E0" w14:textId="6FC653EF" w:rsidR="00D469E5" w:rsidRPr="00DD4A12" w:rsidRDefault="00D469E5" w:rsidP="00E95AAC">
            <w:pPr>
              <w:spacing w:line="240" w:lineRule="auto"/>
              <w:ind w:firstLine="0"/>
              <w:jc w:val="left"/>
            </w:pPr>
            <w:r w:rsidRPr="00DD4A12">
              <w:t>Nie je jasná, jednotná stratégia pre monetizáciu</w:t>
            </w:r>
          </w:p>
        </w:tc>
      </w:tr>
    </w:tbl>
    <w:p w14:paraId="551BBE4F" w14:textId="4B8832FB" w:rsidR="00CB0A8B" w:rsidRPr="00DD4A12" w:rsidRDefault="00CB0A8B" w:rsidP="005D60CA">
      <w:pPr>
        <w:spacing w:before="120"/>
        <w:ind w:firstLine="0"/>
      </w:pPr>
      <w:r w:rsidRPr="00DD4A12">
        <w:t xml:space="preserve">Sumarizácia  výhod a nevýhod natívnej a webovej aplikácie je uvedená v tabuľke </w:t>
      </w:r>
      <w:r w:rsidR="006E5472" w:rsidRPr="00DD4A12">
        <w:t>3</w:t>
      </w:r>
      <w:r w:rsidRPr="00DD4A12">
        <w:t>.</w:t>
      </w:r>
    </w:p>
    <w:p w14:paraId="036ED8AF" w14:textId="23A9AC0F" w:rsidR="00CB0A8B" w:rsidRPr="005D60CA" w:rsidRDefault="00CB0A8B" w:rsidP="00CB0A8B">
      <w:pPr>
        <w:ind w:firstLine="0"/>
        <w:rPr>
          <w:i/>
          <w:iCs/>
        </w:rPr>
      </w:pPr>
      <w:r w:rsidRPr="005D60CA">
        <w:rPr>
          <w:i/>
          <w:iCs/>
          <w:highlight w:val="yellow"/>
        </w:rPr>
        <w:t xml:space="preserve">Tabuľka </w:t>
      </w:r>
      <w:r w:rsidR="006E5472" w:rsidRPr="005D60CA">
        <w:rPr>
          <w:i/>
          <w:iCs/>
          <w:highlight w:val="yellow"/>
        </w:rPr>
        <w:t>3</w:t>
      </w:r>
      <w:r w:rsidRPr="005D60CA">
        <w:rPr>
          <w:i/>
          <w:iCs/>
          <w:highlight w:val="yellow"/>
        </w:rPr>
        <w:t>. Výhody a nevýhody natívnej a webovej aplikácie</w:t>
      </w:r>
    </w:p>
    <w:tbl>
      <w:tblPr>
        <w:tblStyle w:val="Mriekatabuky"/>
        <w:tblW w:w="0" w:type="auto"/>
        <w:tblLook w:val="04A0" w:firstRow="1" w:lastRow="0" w:firstColumn="1" w:lastColumn="0" w:noHBand="0" w:noVBand="1"/>
      </w:tblPr>
      <w:tblGrid>
        <w:gridCol w:w="1555"/>
        <w:gridCol w:w="3469"/>
        <w:gridCol w:w="3470"/>
      </w:tblGrid>
      <w:tr w:rsidR="00CB0A8B" w:rsidRPr="00DD4A12" w14:paraId="2C179289" w14:textId="77777777" w:rsidTr="00CB0A8B">
        <w:tc>
          <w:tcPr>
            <w:tcW w:w="1555" w:type="dxa"/>
          </w:tcPr>
          <w:p w14:paraId="24F60A97" w14:textId="4594231D" w:rsidR="00CB0A8B" w:rsidRPr="005D60CA" w:rsidRDefault="00697081" w:rsidP="00E95AAC">
            <w:pPr>
              <w:ind w:firstLine="0"/>
              <w:jc w:val="left"/>
              <w:rPr>
                <w:b/>
                <w:bCs/>
              </w:rPr>
            </w:pPr>
            <w:r w:rsidRPr="005D60CA">
              <w:rPr>
                <w:b/>
                <w:bCs/>
              </w:rPr>
              <w:t>Aplikácia</w:t>
            </w:r>
          </w:p>
        </w:tc>
        <w:tc>
          <w:tcPr>
            <w:tcW w:w="3469" w:type="dxa"/>
          </w:tcPr>
          <w:p w14:paraId="0E00F7C2" w14:textId="71893D97" w:rsidR="00CB0A8B" w:rsidRPr="005D60CA" w:rsidRDefault="00697081" w:rsidP="00E95AAC">
            <w:pPr>
              <w:ind w:firstLine="0"/>
              <w:jc w:val="left"/>
              <w:rPr>
                <w:b/>
                <w:bCs/>
              </w:rPr>
            </w:pPr>
            <w:r w:rsidRPr="005D60CA">
              <w:rPr>
                <w:b/>
                <w:bCs/>
              </w:rPr>
              <w:t>Výhody</w:t>
            </w:r>
          </w:p>
        </w:tc>
        <w:tc>
          <w:tcPr>
            <w:tcW w:w="3470" w:type="dxa"/>
          </w:tcPr>
          <w:p w14:paraId="562D8A18" w14:textId="375D997A" w:rsidR="00CB0A8B" w:rsidRPr="005D60CA" w:rsidRDefault="00697081" w:rsidP="00E95AAC">
            <w:pPr>
              <w:ind w:firstLine="0"/>
              <w:jc w:val="left"/>
              <w:rPr>
                <w:b/>
                <w:bCs/>
              </w:rPr>
            </w:pPr>
            <w:r w:rsidRPr="005D60CA">
              <w:rPr>
                <w:b/>
                <w:bCs/>
              </w:rPr>
              <w:t>Nevýhody</w:t>
            </w:r>
          </w:p>
        </w:tc>
      </w:tr>
      <w:tr w:rsidR="00CB0A8B" w:rsidRPr="00DD4A12" w14:paraId="2AC3697C" w14:textId="77777777" w:rsidTr="00CB0A8B">
        <w:tc>
          <w:tcPr>
            <w:tcW w:w="1555" w:type="dxa"/>
            <w:vAlign w:val="center"/>
          </w:tcPr>
          <w:p w14:paraId="1F5D671D" w14:textId="17ADF36A" w:rsidR="00CB0A8B" w:rsidRPr="00DD4A12" w:rsidRDefault="00697081" w:rsidP="00E95AAC">
            <w:pPr>
              <w:spacing w:line="240" w:lineRule="auto"/>
              <w:ind w:firstLine="0"/>
              <w:jc w:val="left"/>
            </w:pPr>
            <w:r w:rsidRPr="00DD4A12">
              <w:t>N</w:t>
            </w:r>
            <w:r w:rsidR="00CB0A8B" w:rsidRPr="00DD4A12">
              <w:t>atívna</w:t>
            </w:r>
          </w:p>
        </w:tc>
        <w:tc>
          <w:tcPr>
            <w:tcW w:w="3469" w:type="dxa"/>
          </w:tcPr>
          <w:p w14:paraId="1638C702" w14:textId="575B11A5"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 xml:space="preserve">lepší výkon a rýchlosť </w:t>
            </w:r>
          </w:p>
          <w:p w14:paraId="1B375159" w14:textId="259719E4"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ochrana a zabezpečenie vzhľadom na fakt,  že natívna aplikácia je schválená príslušnou platformou</w:t>
            </w:r>
          </w:p>
          <w:p w14:paraId="343890F5" w14:textId="5FF3C345"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možná aj práca offline</w:t>
            </w:r>
          </w:p>
          <w:p w14:paraId="3465B14D" w14:textId="77777777" w:rsidR="00CB0A8B" w:rsidRPr="00DD4A12" w:rsidRDefault="00CB0A8B" w:rsidP="005D60CA">
            <w:pPr>
              <w:numPr>
                <w:ilvl w:val="0"/>
                <w:numId w:val="35"/>
              </w:numPr>
              <w:shd w:val="clear" w:color="auto" w:fill="FFFFFF"/>
              <w:spacing w:line="240" w:lineRule="auto"/>
              <w:jc w:val="left"/>
            </w:pPr>
            <w:r w:rsidRPr="00DD4A12">
              <w:rPr>
                <w:color w:val="454545"/>
                <w:lang w:eastAsia="sk-SK"/>
              </w:rPr>
              <w:t>interaktívnosť</w:t>
            </w:r>
          </w:p>
          <w:p w14:paraId="5D49991A" w14:textId="0DC75DC9" w:rsidR="00CB0A8B" w:rsidRPr="00DD4A12" w:rsidRDefault="00CB0A8B" w:rsidP="005D60CA">
            <w:pPr>
              <w:numPr>
                <w:ilvl w:val="0"/>
                <w:numId w:val="35"/>
              </w:numPr>
              <w:shd w:val="clear" w:color="auto" w:fill="FFFFFF"/>
              <w:spacing w:line="240" w:lineRule="auto"/>
              <w:jc w:val="left"/>
            </w:pPr>
            <w:r w:rsidRPr="00DD4A12">
              <w:rPr>
                <w:color w:val="454545"/>
                <w:lang w:eastAsia="sk-SK"/>
              </w:rPr>
              <w:t>intuitívnosť. </w:t>
            </w:r>
          </w:p>
        </w:tc>
        <w:tc>
          <w:tcPr>
            <w:tcW w:w="3470" w:type="dxa"/>
          </w:tcPr>
          <w:p w14:paraId="4A2E9AC6" w14:textId="2A5B4FCA"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vyššie náklady na vývoj</w:t>
            </w:r>
          </w:p>
          <w:p w14:paraId="78F469E7" w14:textId="30C901EB"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vyžaduje si skúsených vývojárov</w:t>
            </w:r>
          </w:p>
          <w:p w14:paraId="538FCA2A" w14:textId="77777777"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neodporúča sa pre jednoduché aplikácie.</w:t>
            </w:r>
          </w:p>
          <w:p w14:paraId="6B8364EB" w14:textId="77777777" w:rsidR="00CB0A8B" w:rsidRPr="00DD4A12" w:rsidRDefault="00CB0A8B" w:rsidP="00E95AAC">
            <w:pPr>
              <w:spacing w:line="240" w:lineRule="auto"/>
              <w:ind w:firstLine="0"/>
              <w:jc w:val="left"/>
            </w:pPr>
          </w:p>
        </w:tc>
      </w:tr>
      <w:tr w:rsidR="00CB0A8B" w:rsidRPr="00DD4A12" w14:paraId="73229DD0" w14:textId="77777777" w:rsidTr="00697081">
        <w:tc>
          <w:tcPr>
            <w:tcW w:w="1555" w:type="dxa"/>
            <w:vAlign w:val="center"/>
          </w:tcPr>
          <w:p w14:paraId="25B272EB" w14:textId="066521ED" w:rsidR="00CB0A8B" w:rsidRPr="00DD4A12" w:rsidRDefault="00697081" w:rsidP="00E95AAC">
            <w:pPr>
              <w:spacing w:line="240" w:lineRule="auto"/>
              <w:ind w:firstLine="0"/>
              <w:jc w:val="left"/>
            </w:pPr>
            <w:r w:rsidRPr="00DD4A12">
              <w:t>W</w:t>
            </w:r>
            <w:r w:rsidR="00CB0A8B" w:rsidRPr="00DD4A12">
              <w:t>ebová</w:t>
            </w:r>
          </w:p>
        </w:tc>
        <w:tc>
          <w:tcPr>
            <w:tcW w:w="3469" w:type="dxa"/>
          </w:tcPr>
          <w:p w14:paraId="0AD226FC" w14:textId="39C3172C"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nákladovo efektívna</w:t>
            </w:r>
          </w:p>
          <w:p w14:paraId="3B2E4B8B" w14:textId="44638A72"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vyžaduje nízku údržbu</w:t>
            </w:r>
          </w:p>
          <w:p w14:paraId="7A14DD99" w14:textId="3274C2D7"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môže byť spustená v akomkoľvek formáte</w:t>
            </w:r>
          </w:p>
          <w:p w14:paraId="0D862913" w14:textId="77777777"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nevyžaduje manuálnu aktualizáciu.</w:t>
            </w:r>
          </w:p>
          <w:p w14:paraId="49EF760A" w14:textId="77777777" w:rsidR="00CB0A8B" w:rsidRPr="00DD4A12" w:rsidRDefault="00CB0A8B" w:rsidP="00E95AAC">
            <w:pPr>
              <w:spacing w:line="240" w:lineRule="auto"/>
              <w:ind w:left="360" w:firstLine="0"/>
              <w:jc w:val="left"/>
              <w:rPr>
                <w:color w:val="454545"/>
                <w:lang w:eastAsia="sk-SK"/>
              </w:rPr>
            </w:pPr>
          </w:p>
        </w:tc>
        <w:tc>
          <w:tcPr>
            <w:tcW w:w="3470" w:type="dxa"/>
          </w:tcPr>
          <w:p w14:paraId="687DD4C8" w14:textId="027611E1"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 xml:space="preserve">slabší </w:t>
            </w:r>
            <w:r w:rsidR="00675794">
              <w:rPr>
                <w:color w:val="454545"/>
                <w:lang w:eastAsia="sk-SK"/>
              </w:rPr>
              <w:t>po</w:t>
            </w:r>
            <w:r w:rsidRPr="00DD4A12">
              <w:rPr>
                <w:color w:val="454545"/>
                <w:lang w:eastAsia="sk-SK"/>
              </w:rPr>
              <w:t>užívateľský zážitok,</w:t>
            </w:r>
          </w:p>
          <w:p w14:paraId="3E58DC31" w14:textId="0F94946D"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nutnosť internetového pripojenia</w:t>
            </w:r>
          </w:p>
          <w:p w14:paraId="72040DFA" w14:textId="520ECF18"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v porovnaní s natívnymi aplikáciami pomalosť a spomalené reakcie</w:t>
            </w:r>
          </w:p>
          <w:p w14:paraId="20992948" w14:textId="1D2BC016"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obmedzená interakcia a menej intuitívne rozhranie</w:t>
            </w:r>
          </w:p>
          <w:p w14:paraId="02904137" w14:textId="31123353"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nie je možné nainštalovať cez App Store či Google Play.</w:t>
            </w:r>
          </w:p>
        </w:tc>
      </w:tr>
    </w:tbl>
    <w:p w14:paraId="5398A9DB" w14:textId="0E8909ED" w:rsidR="00F71F4E" w:rsidRPr="00DD4A12" w:rsidRDefault="00F71F4E" w:rsidP="00645F56">
      <w:pPr>
        <w:rPr>
          <w:color w:val="222222"/>
          <w:shd w:val="clear" w:color="auto" w:fill="FFFFFF"/>
        </w:rPr>
      </w:pPr>
      <w:r w:rsidRPr="00DD4A12">
        <w:rPr>
          <w:color w:val="222222"/>
          <w:shd w:val="clear" w:color="auto" w:fill="FFFFFF"/>
        </w:rPr>
        <w:lastRenderedPageBreak/>
        <w:t>Hybridná webová aplikácia je aplikácia, ktorá nie je úplne mobilnou webovou aplikáciou ani natívnou aplikáciou. Je to  aplikácia napísaná pomocou webových technológii (HTML5, JavaScriptovými API a CSS), ale beží vnútri kontajnera natívnej aplikácie od tretích strán. Kľúčovými charakteristikami hybridnej aplikácie sú, že sú vyvinuté pomocou štandardných webových jazykov, ale zvyčajne majú prístup k natívnym API a hardvéru zariadenia. Niektoré z dobre známych a používaných hybridných mobilných frameworkov sú PhoneGap, Appcelerator a Appspresso.</w:t>
      </w:r>
    </w:p>
    <w:p w14:paraId="56A2A4D9" w14:textId="0D175807" w:rsidR="000A3C3E" w:rsidRPr="00DD4A12" w:rsidRDefault="000A3C3E" w:rsidP="005D60CA">
      <w:pPr>
        <w:pStyle w:val="Nadpis2"/>
        <w:numPr>
          <w:ilvl w:val="1"/>
          <w:numId w:val="17"/>
        </w:numPr>
        <w:ind w:left="709" w:hanging="709"/>
      </w:pPr>
      <w:bookmarkStart w:id="73" w:name="_Toc162902734"/>
      <w:r w:rsidRPr="00DD4A12">
        <w:t>Nákupný zoznam</w:t>
      </w:r>
      <w:bookmarkEnd w:id="73"/>
    </w:p>
    <w:p w14:paraId="47DC97B1" w14:textId="52DF4856" w:rsidR="000A3C3E" w:rsidRPr="00DD4A12" w:rsidRDefault="003759D1" w:rsidP="005D60CA">
      <w:r w:rsidRPr="00DD4A12">
        <w:t>Thomas a Garland (2004) tvrdia, že a</w:t>
      </w:r>
      <w:r w:rsidR="000A3C3E" w:rsidRPr="00DD4A12">
        <w:t>j v súčasnosti ľudia využívajú tradičné spôsoby tvorby nákupných zoznamov</w:t>
      </w:r>
      <w:r w:rsidR="005D60CA">
        <w:t xml:space="preserve"> </w:t>
      </w:r>
      <w:r w:rsidR="005D60CA" w:rsidRPr="005D60CA">
        <w:rPr>
          <w:highlight w:val="yellow"/>
        </w:rPr>
        <w:t>(obrázok 2</w:t>
      </w:r>
      <w:r w:rsidR="005D60CA">
        <w:rPr>
          <w:highlight w:val="yellow"/>
        </w:rPr>
        <w:t>a</w:t>
      </w:r>
      <w:r w:rsidR="005D60CA" w:rsidRPr="005D60CA">
        <w:rPr>
          <w:highlight w:val="yellow"/>
        </w:rPr>
        <w:t>)</w:t>
      </w:r>
      <w:r w:rsidR="005D60CA">
        <w:t xml:space="preserve"> </w:t>
      </w:r>
      <w:r w:rsidR="000A3C3E" w:rsidRPr="00DD4A12">
        <w:t>ako je ich písanie na papier alebo sa snažia o zapamätanie si nakupovaných položiek, čo</w:t>
      </w:r>
      <w:r w:rsidR="005D60CA">
        <w:t xml:space="preserve"> </w:t>
      </w:r>
      <w:r w:rsidR="000A3C3E" w:rsidRPr="00DD4A12">
        <w:t>je však dosť nespoľahlivé a vedie k strate času a peňazí.</w:t>
      </w:r>
    </w:p>
    <w:p w14:paraId="74B44E78" w14:textId="2EA1A0BF" w:rsidR="000A3C3E" w:rsidRPr="00DD4A12" w:rsidRDefault="000B3171" w:rsidP="000A3C3E">
      <w:r w:rsidRPr="00DD4A12">
        <w:t>Adaji (2018) však pripomenul, že j</w:t>
      </w:r>
      <w:r w:rsidR="000A3C3E" w:rsidRPr="00DD4A12">
        <w:t>e však pravdepodobné, že ľudia si so sebou vezmú mobilné telefóny všade, kam prídu,</w:t>
      </w:r>
      <w:r w:rsidR="00DF0A23" w:rsidRPr="00DD4A12">
        <w:t xml:space="preserve"> p</w:t>
      </w:r>
      <w:r w:rsidR="000A3C3E" w:rsidRPr="00DD4A12">
        <w:t>reto je k dispozícii veľké množstvo digitálnych nástrojov a</w:t>
      </w:r>
      <w:r w:rsidR="005D60CA">
        <w:t> </w:t>
      </w:r>
      <w:r w:rsidR="000A3C3E" w:rsidRPr="00DD4A12">
        <w:t>aplikácií</w:t>
      </w:r>
      <w:r w:rsidR="005D60CA">
        <w:t xml:space="preserve"> </w:t>
      </w:r>
      <w:r w:rsidR="005D60CA" w:rsidRPr="005D60CA">
        <w:rPr>
          <w:highlight w:val="yellow"/>
        </w:rPr>
        <w:t>(obrázok 2b)</w:t>
      </w:r>
      <w:r w:rsidR="000A3C3E" w:rsidRPr="005D60CA">
        <w:rPr>
          <w:highlight w:val="yellow"/>
        </w:rPr>
        <w:t>.</w:t>
      </w:r>
    </w:p>
    <w:p w14:paraId="32095959" w14:textId="77777777" w:rsidR="005D60CA" w:rsidRDefault="00AF653A" w:rsidP="00AF653A">
      <w:pPr>
        <w:ind w:firstLine="0"/>
        <w:jc w:val="center"/>
        <w:rPr>
          <w:i/>
          <w:iCs/>
          <w:highlight w:val="yellow"/>
        </w:rPr>
      </w:pPr>
      <w:r w:rsidRPr="00DD4A12">
        <w:rPr>
          <w:noProof/>
        </w:rPr>
        <w:drawing>
          <wp:inline distT="0" distB="0" distL="0" distR="0" wp14:anchorId="3C0AC3D0" wp14:editId="33A00964">
            <wp:extent cx="5400040" cy="3031490"/>
            <wp:effectExtent l="0" t="0" r="0" b="0"/>
            <wp:docPr id="1527168931" name="Obrázok 1" descr="Obrázok, na ktorom je text, rukopis, kancelárske potreby, lis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68931" name="Obrázok 1" descr="Obrázok, na ktorom je text, rukopis, kancelárske potreby, list&#10;&#10;Automaticky generovaný popis"/>
                    <pic:cNvPicPr/>
                  </pic:nvPicPr>
                  <pic:blipFill>
                    <a:blip r:embed="rId20"/>
                    <a:stretch>
                      <a:fillRect/>
                    </a:stretch>
                  </pic:blipFill>
                  <pic:spPr>
                    <a:xfrm>
                      <a:off x="0" y="0"/>
                      <a:ext cx="5400040" cy="3031490"/>
                    </a:xfrm>
                    <a:prstGeom prst="rect">
                      <a:avLst/>
                    </a:prstGeom>
                  </pic:spPr>
                </pic:pic>
              </a:graphicData>
            </a:graphic>
          </wp:inline>
        </w:drawing>
      </w:r>
    </w:p>
    <w:p w14:paraId="7839D523" w14:textId="19B5147A" w:rsidR="005D60CA" w:rsidRPr="005D60CA" w:rsidRDefault="005D60CA" w:rsidP="005D60CA">
      <w:pPr>
        <w:pStyle w:val="Odsekzoznamu"/>
        <w:rPr>
          <w:highlight w:val="yellow"/>
        </w:rPr>
      </w:pPr>
      <w:r w:rsidRPr="005D60CA">
        <w:rPr>
          <w:highlight w:val="yellow"/>
        </w:rPr>
        <w:t xml:space="preserve">                  </w:t>
      </w:r>
      <w:r>
        <w:rPr>
          <w:highlight w:val="yellow"/>
        </w:rPr>
        <w:t xml:space="preserve">                                           </w:t>
      </w:r>
      <w:r w:rsidRPr="005D60CA">
        <w:rPr>
          <w:highlight w:val="yellow"/>
        </w:rPr>
        <w:t xml:space="preserve">                  b)</w:t>
      </w:r>
    </w:p>
    <w:p w14:paraId="77CAE5A2" w14:textId="28028F1D" w:rsidR="00AF653A" w:rsidRPr="005D60CA" w:rsidRDefault="00AF653A" w:rsidP="00AF653A">
      <w:pPr>
        <w:ind w:firstLine="0"/>
        <w:jc w:val="center"/>
        <w:rPr>
          <w:i/>
          <w:iCs/>
        </w:rPr>
      </w:pPr>
      <w:r w:rsidRPr="005D60CA">
        <w:rPr>
          <w:i/>
          <w:iCs/>
          <w:highlight w:val="yellow"/>
        </w:rPr>
        <w:t xml:space="preserve">Obrázok 2. Príklad nákupného zoznamu </w:t>
      </w:r>
      <w:r w:rsidR="005D60CA">
        <w:rPr>
          <w:i/>
          <w:iCs/>
          <w:highlight w:val="yellow"/>
        </w:rPr>
        <w:t xml:space="preserve">a) </w:t>
      </w:r>
      <w:r w:rsidRPr="005D60CA">
        <w:rPr>
          <w:i/>
          <w:iCs/>
          <w:highlight w:val="yellow"/>
        </w:rPr>
        <w:t>na papier a</w:t>
      </w:r>
      <w:r w:rsidR="005D60CA">
        <w:rPr>
          <w:i/>
          <w:iCs/>
          <w:highlight w:val="yellow"/>
        </w:rPr>
        <w:t xml:space="preserve"> b) </w:t>
      </w:r>
      <w:r w:rsidRPr="005D60CA">
        <w:rPr>
          <w:i/>
          <w:iCs/>
          <w:highlight w:val="yellow"/>
        </w:rPr>
        <w:t>v</w:t>
      </w:r>
      <w:r w:rsidR="005D60CA">
        <w:rPr>
          <w:i/>
          <w:iCs/>
          <w:highlight w:val="yellow"/>
        </w:rPr>
        <w:t xml:space="preserve"> mobilnej </w:t>
      </w:r>
      <w:r w:rsidRPr="005D60CA">
        <w:rPr>
          <w:i/>
          <w:iCs/>
          <w:highlight w:val="yellow"/>
        </w:rPr>
        <w:t>aplikácii (Katuk, 2019)</w:t>
      </w:r>
    </w:p>
    <w:p w14:paraId="0D63C9AB" w14:textId="4E688805" w:rsidR="000A3C3E" w:rsidRPr="00DD4A12" w:rsidRDefault="000A3C3E" w:rsidP="00F96E78">
      <w:r w:rsidRPr="00DD4A12">
        <w:t>Nakupovanie potravín a životný štýl človeka boli zaujímavými pre mnohé</w:t>
      </w:r>
      <w:r w:rsidR="00F96E78" w:rsidRPr="00DD4A12">
        <w:t xml:space="preserve"> </w:t>
      </w:r>
      <w:r w:rsidRPr="00DD4A12">
        <w:t>výskumy s cieľom skúmania a odhalenia korelácií medzi vzormi ľudského správania a</w:t>
      </w:r>
      <w:r w:rsidR="00F96E78" w:rsidRPr="00DD4A12">
        <w:t xml:space="preserve"> </w:t>
      </w:r>
      <w:r w:rsidRPr="00DD4A12">
        <w:t>predajom. Niektoré štatistické štúdie sú založené na údajoch pre konkrétne špecifické</w:t>
      </w:r>
      <w:r w:rsidR="00F96E78" w:rsidRPr="00DD4A12">
        <w:t xml:space="preserve"> </w:t>
      </w:r>
      <w:r w:rsidRPr="00DD4A12">
        <w:lastRenderedPageBreak/>
        <w:t>regióny, kým iné diskutujú o koncepcii v širšom rozsahu. Tieto analýzy správania</w:t>
      </w:r>
      <w:r w:rsidR="00F96E78" w:rsidRPr="00DD4A12">
        <w:t xml:space="preserve"> </w:t>
      </w:r>
      <w:r w:rsidRPr="00DD4A12">
        <w:t>odhaľujú fakty, ktoré sú užitočnými informáciami k identifikácii procesne</w:t>
      </w:r>
      <w:r w:rsidR="00F96E78" w:rsidRPr="00DD4A12">
        <w:t xml:space="preserve"> </w:t>
      </w:r>
      <w:r w:rsidRPr="00DD4A12">
        <w:t>orientovaných požiadaviek a možné zlepšenia, ktoré môžu obohatiť používateľskú</w:t>
      </w:r>
      <w:r w:rsidR="00F96E78" w:rsidRPr="00DD4A12">
        <w:t xml:space="preserve"> </w:t>
      </w:r>
      <w:r w:rsidRPr="00DD4A12">
        <w:t>skúsenosť (</w:t>
      </w:r>
      <w:r w:rsidR="00E067DC" w:rsidRPr="00DD4A12">
        <w:t>Harsha</w:t>
      </w:r>
      <w:r w:rsidRPr="00DD4A12">
        <w:t>, 2017).</w:t>
      </w:r>
    </w:p>
    <w:p w14:paraId="514A297F" w14:textId="77777777" w:rsidR="004D5102" w:rsidRPr="00DD4A12" w:rsidRDefault="004C6113" w:rsidP="00F96E78">
      <w:pPr>
        <w:rPr>
          <w:ins w:id="74" w:author="Sinus" w:date="2024-02-11T19:59:00Z"/>
        </w:rPr>
      </w:pPr>
      <w:r w:rsidRPr="00DD4A12">
        <w:t>Aiolfi (2022) vo svojej práci uviedol, že z</w:t>
      </w:r>
      <w:r w:rsidR="000A3C3E" w:rsidRPr="00DD4A12">
        <w:t>a posledných pár rokov rozšírené mobilné pripojenie výrazne ovplyvnilo</w:t>
      </w:r>
      <w:r w:rsidR="00572091" w:rsidRPr="00DD4A12">
        <w:t xml:space="preserve"> </w:t>
      </w:r>
      <w:r w:rsidR="000A3C3E" w:rsidRPr="00DD4A12">
        <w:t>rozhodovací proces spotrebiteľov. Spotrebitelia používajú</w:t>
      </w:r>
      <w:r w:rsidR="00572091" w:rsidRPr="00DD4A12">
        <w:t xml:space="preserve"> </w:t>
      </w:r>
      <w:r w:rsidR="000A3C3E" w:rsidRPr="00DD4A12">
        <w:t>svoj mobil mimo predajne na zhromažďovanie informácií pred vstupom na miesto</w:t>
      </w:r>
      <w:r w:rsidR="00572091" w:rsidRPr="00DD4A12">
        <w:t xml:space="preserve"> </w:t>
      </w:r>
      <w:r w:rsidR="000A3C3E" w:rsidRPr="00DD4A12">
        <w:t>predaja. Naopak, spotrebitelia môžu použiť svoj mobilný obchod v obchode ako</w:t>
      </w:r>
      <w:r w:rsidR="00572091" w:rsidRPr="00DD4A12">
        <w:t xml:space="preserve"> </w:t>
      </w:r>
      <w:r w:rsidR="000A3C3E" w:rsidRPr="00DD4A12">
        <w:t>sprievodcu pri nakupovaní – napríklad na kontrolu svojich digitálnych nákupných</w:t>
      </w:r>
      <w:r w:rsidR="00572091" w:rsidRPr="00DD4A12">
        <w:t xml:space="preserve"> </w:t>
      </w:r>
      <w:r w:rsidR="000A3C3E" w:rsidRPr="00DD4A12">
        <w:t xml:space="preserve">zoznamov, porovnávanie cien online, nahliadanie do digitálnych letákov alebo používanie mobilných maloobchodných aplikácií. </w:t>
      </w:r>
    </w:p>
    <w:p w14:paraId="00336F43" w14:textId="6035C938" w:rsidR="000A221C" w:rsidRPr="00DD4A12" w:rsidRDefault="000A3C3E" w:rsidP="009C43EB">
      <w:r w:rsidRPr="00DD4A12">
        <w:t>Výskum PYMNTS (2019) uvádza, že</w:t>
      </w:r>
      <w:r w:rsidR="00572091" w:rsidRPr="00DD4A12">
        <w:t xml:space="preserve"> </w:t>
      </w:r>
      <w:r w:rsidRPr="00DD4A12">
        <w:t>spomedzi 2300 amerických spotrebiteľov 48 % vlastnia smartfóny, ktoré používajú pri</w:t>
      </w:r>
      <w:r w:rsidR="00572091" w:rsidRPr="00DD4A12">
        <w:t xml:space="preserve"> </w:t>
      </w:r>
      <w:r w:rsidRPr="00DD4A12">
        <w:t>nakupovaní v obchodoch alebo na činnosti súvisiace s nakupovaním. Napríklad 46,8 %</w:t>
      </w:r>
      <w:r w:rsidR="00572091" w:rsidRPr="00DD4A12">
        <w:t xml:space="preserve"> </w:t>
      </w:r>
      <w:r w:rsidRPr="00DD4A12">
        <w:t xml:space="preserve">ich používa na prístup k zľavám, 43,3 % na vyhľadávanie informácií o produktoch, </w:t>
      </w:r>
      <w:r w:rsidR="00572091" w:rsidRPr="00DD4A12">
        <w:t xml:space="preserve"> </w:t>
      </w:r>
      <w:r w:rsidRPr="00DD4A12">
        <w:t>33,6 % ich používa na porovnanie cien s konkurenciou a 31,1 % na kontrolu recenzií</w:t>
      </w:r>
      <w:r w:rsidR="00572091" w:rsidRPr="00DD4A12">
        <w:t xml:space="preserve"> </w:t>
      </w:r>
      <w:r w:rsidRPr="00DD4A12">
        <w:t>produktov. Okrem toho nedávny prieskum spoločnosti Statista (2020) uviedol, že</w:t>
      </w:r>
      <w:r w:rsidR="00572091" w:rsidRPr="00DD4A12">
        <w:t xml:space="preserve"> </w:t>
      </w:r>
      <w:r w:rsidRPr="00DD4A12">
        <w:t>približne 46 % spotrebiteľov na celom svete sa cíti pohodlne pri používaní vlastného</w:t>
      </w:r>
      <w:r w:rsidR="00572091" w:rsidRPr="00DD4A12">
        <w:t xml:space="preserve"> </w:t>
      </w:r>
      <w:r w:rsidRPr="00DD4A12">
        <w:t>mobilného telefónu na činnosti v obchode; konkrétne 73 % respondentov prieskumu sa</w:t>
      </w:r>
      <w:r w:rsidR="00572091" w:rsidRPr="00DD4A12">
        <w:t xml:space="preserve"> </w:t>
      </w:r>
      <w:r w:rsidRPr="00DD4A12">
        <w:t>cíti bezpečne pri používaní svojho mobilného zariadenia na činnosti súvisiace s nakupovaním, ako je napríklad vyhľadávanie informácií o produktoch v obchode.</w:t>
      </w:r>
    </w:p>
    <w:p w14:paraId="474BA8FD" w14:textId="3295461C" w:rsidR="00F43AAE" w:rsidRPr="00DD4A12" w:rsidRDefault="00F43AAE" w:rsidP="005079E3">
      <w:pPr>
        <w:rPr>
          <w:lang w:eastAsia="sk-SK"/>
        </w:rPr>
      </w:pPr>
      <w:r w:rsidRPr="00DD4A12">
        <w:rPr>
          <w:lang w:eastAsia="sk-SK"/>
        </w:rPr>
        <w:t xml:space="preserve">Nedávna štúdia Bellini a Aiolfiho (2017) zistila, že spotrebitelia, ktorí používajú smartfóny na prípravu nákupného zoznamu robia menej nákupov </w:t>
      </w:r>
      <w:r w:rsidR="0043506B">
        <w:rPr>
          <w:lang w:eastAsia="sk-SK"/>
        </w:rPr>
        <w:t>ako</w:t>
      </w:r>
      <w:r w:rsidRPr="00DD4A12">
        <w:rPr>
          <w:lang w:eastAsia="sk-SK"/>
        </w:rPr>
        <w:t xml:space="preserve"> spotrebitelia, ktorí mobilné zariadenia nepoužívajú. Zistilo sa, že smartfóny uľahčujú spotrebiteľom nákupy potravín a udržiavajú ich na správnej ceste počas nákupu.</w:t>
      </w:r>
    </w:p>
    <w:p w14:paraId="367B2526" w14:textId="2C1EB02F" w:rsidR="00F06347" w:rsidRPr="00DD4A12" w:rsidRDefault="00C2697F" w:rsidP="002471DA">
      <w:pPr>
        <w:pStyle w:val="Nadpis3"/>
      </w:pPr>
      <w:bookmarkStart w:id="75" w:name="_Toc162902735"/>
      <w:r>
        <w:t>1.5.1</w:t>
      </w:r>
      <w:r>
        <w:tab/>
      </w:r>
      <w:r w:rsidR="00F06347" w:rsidRPr="00DD4A12">
        <w:t>Počet produktov na nákupných zoznamoch</w:t>
      </w:r>
      <w:bookmarkEnd w:id="75"/>
    </w:p>
    <w:p w14:paraId="607723FB" w14:textId="53AF6822" w:rsidR="00F06347" w:rsidRPr="00DD4A12" w:rsidRDefault="001D3F52" w:rsidP="00F06347">
      <w:r w:rsidRPr="00DD4A12">
        <w:t>Podľa Schmidtovho výskumu (2012)</w:t>
      </w:r>
      <w:r w:rsidR="006E5472" w:rsidRPr="00DD4A12">
        <w:t xml:space="preserve">, výsledky ktorého sú na </w:t>
      </w:r>
      <w:r w:rsidRPr="00DD4A12">
        <w:t>o</w:t>
      </w:r>
      <w:r w:rsidR="00F06347" w:rsidRPr="00DD4A12">
        <w:t>br</w:t>
      </w:r>
      <w:r w:rsidRPr="00DD4A12">
        <w:t>áz</w:t>
      </w:r>
      <w:r w:rsidR="006E5472" w:rsidRPr="00DD4A12">
        <w:t>ku</w:t>
      </w:r>
      <w:r w:rsidRPr="00DD4A12">
        <w:t xml:space="preserve"> 2</w:t>
      </w:r>
      <w:r w:rsidR="006E5472" w:rsidRPr="00DD4A12">
        <w:t xml:space="preserve">, </w:t>
      </w:r>
      <w:r w:rsidR="00396FF3" w:rsidRPr="00DD4A12">
        <w:t xml:space="preserve">bolo zistené </w:t>
      </w:r>
      <w:r w:rsidR="00F06347" w:rsidRPr="00DD4A12">
        <w:t xml:space="preserve">frekvenčné rozdelenie počtu položiek na nákupných zoznamoch. Frekvenčné rozdelenie je </w:t>
      </w:r>
      <w:r w:rsidR="00396FF3" w:rsidRPr="00DD4A12">
        <w:t>„</w:t>
      </w:r>
      <w:r w:rsidR="00F06347" w:rsidRPr="00DD4A12">
        <w:t>naklonené</w:t>
      </w:r>
      <w:r w:rsidR="00396FF3" w:rsidRPr="00DD4A12">
        <w:t>“</w:t>
      </w:r>
      <w:r w:rsidR="00F06347" w:rsidRPr="00DD4A12">
        <w:t xml:space="preserve"> doprava a má tak rovnakú asymetrickú distribučnú charakteristiku ako tradičné rozdelenie príjmov. Väčšina spotrebiteľov si zapíše pomerne skromné množstvo produktov (medzi 4 a</w:t>
      </w:r>
      <w:r w:rsidR="00396FF3" w:rsidRPr="00DD4A12">
        <w:t>ž</w:t>
      </w:r>
      <w:r w:rsidR="00F06347" w:rsidRPr="00DD4A12">
        <w:t xml:space="preserve"> 15), zatiaľ čo malý počet spotrebiteľov si zapíše oveľa viac produktov. Horná hranica v</w:t>
      </w:r>
      <w:r w:rsidR="00396FF3" w:rsidRPr="00DD4A12">
        <w:t> tejto štúdii</w:t>
      </w:r>
      <w:r w:rsidR="00F06347" w:rsidRPr="00DD4A12">
        <w:t xml:space="preserve"> bola 60 položiek.</w:t>
      </w:r>
    </w:p>
    <w:p w14:paraId="3B71D6C9" w14:textId="0901D8AB" w:rsidR="00F06347" w:rsidRPr="00DD4A12" w:rsidRDefault="00F06347" w:rsidP="00F06347">
      <w:pPr>
        <w:ind w:firstLine="0"/>
      </w:pPr>
      <w:r w:rsidRPr="00DD4A12">
        <w:rPr>
          <w:noProof/>
        </w:rPr>
        <w:lastRenderedPageBreak/>
        <w:drawing>
          <wp:inline distT="0" distB="0" distL="0" distR="0" wp14:anchorId="43F05407" wp14:editId="1C5C1787">
            <wp:extent cx="5381625" cy="3019425"/>
            <wp:effectExtent l="0" t="0" r="9525" b="9525"/>
            <wp:docPr id="554921121" name="Obrázok 1" descr="Obrázok, na ktorom je text, rad, vývoj, snímka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1121" name="Obrázok 1" descr="Obrázok, na ktorom je text, rad, vývoj, snímka obrazov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625" cy="3019425"/>
                    </a:xfrm>
                    <a:prstGeom prst="rect">
                      <a:avLst/>
                    </a:prstGeom>
                    <a:noFill/>
                    <a:ln>
                      <a:noFill/>
                    </a:ln>
                  </pic:spPr>
                </pic:pic>
              </a:graphicData>
            </a:graphic>
          </wp:inline>
        </w:drawing>
      </w:r>
    </w:p>
    <w:p w14:paraId="68B3CECC" w14:textId="5C087246" w:rsidR="00F06347" w:rsidRPr="005079E3" w:rsidRDefault="00F06347" w:rsidP="001D3F52">
      <w:pPr>
        <w:ind w:firstLine="0"/>
        <w:jc w:val="center"/>
        <w:rPr>
          <w:i/>
          <w:iCs/>
        </w:rPr>
      </w:pPr>
      <w:r w:rsidRPr="005079E3">
        <w:rPr>
          <w:i/>
          <w:iCs/>
          <w:highlight w:val="yellow"/>
        </w:rPr>
        <w:t xml:space="preserve">Obrázok </w:t>
      </w:r>
      <w:r w:rsidR="009A6E87" w:rsidRPr="005079E3">
        <w:rPr>
          <w:i/>
          <w:iCs/>
          <w:highlight w:val="yellow"/>
        </w:rPr>
        <w:t>4</w:t>
      </w:r>
      <w:r w:rsidRPr="005079E3">
        <w:rPr>
          <w:i/>
          <w:iCs/>
          <w:highlight w:val="yellow"/>
        </w:rPr>
        <w:t xml:space="preserve"> Počet položiek nákupných zoznamov (Schmidt, 2012)</w:t>
      </w:r>
    </w:p>
    <w:p w14:paraId="58F17F1A" w14:textId="5354B82C" w:rsidR="007C0CDC" w:rsidRPr="00DD4A12" w:rsidRDefault="00C2697F" w:rsidP="002471DA">
      <w:pPr>
        <w:pStyle w:val="Nadpis3"/>
      </w:pPr>
      <w:bookmarkStart w:id="76" w:name="_Toc162902736"/>
      <w:r>
        <w:t>1.5.2</w:t>
      </w:r>
      <w:r>
        <w:tab/>
      </w:r>
      <w:r w:rsidR="00DD6C6C" w:rsidRPr="00DD4A12">
        <w:t>Dôvody písania nákupného zoznamu</w:t>
      </w:r>
      <w:bookmarkEnd w:id="76"/>
    </w:p>
    <w:p w14:paraId="63959A21" w14:textId="7B886887" w:rsidR="00DD6C6C" w:rsidRPr="00DD4A12" w:rsidRDefault="00DD6C6C" w:rsidP="00DD6C6C">
      <w:r w:rsidRPr="00DD4A12">
        <w:t>Hlavným dôvodom, prečo sú položky zapísané do nákupného zoznamu</w:t>
      </w:r>
      <w:r w:rsidR="005079E3">
        <w:t xml:space="preserve"> </w:t>
      </w:r>
      <w:r w:rsidRPr="00DD4A12">
        <w:t xml:space="preserve">je, že sú </w:t>
      </w:r>
      <w:r w:rsidR="00396FF3" w:rsidRPr="00DD4A12">
        <w:t>z</w:t>
      </w:r>
      <w:r w:rsidR="005079E3">
        <w:t> </w:t>
      </w:r>
      <w:r w:rsidR="00396FF3" w:rsidRPr="00DD4A12">
        <w:t>nejakého</w:t>
      </w:r>
      <w:r w:rsidR="005079E3">
        <w:t xml:space="preserve"> </w:t>
      </w:r>
      <w:r w:rsidR="00396FF3" w:rsidRPr="00DD4A12">
        <w:t xml:space="preserve">dôvodu </w:t>
      </w:r>
      <w:r w:rsidRPr="00DD4A12">
        <w:t>potrebné. Najčastejšie spomínaný dôvod v rámci nákup</w:t>
      </w:r>
      <w:r w:rsidR="00396FF3" w:rsidRPr="00DD4A12">
        <w:t xml:space="preserve">ov </w:t>
      </w:r>
      <w:r w:rsidR="00FD444F" w:rsidRPr="00DD4A12">
        <w:t>respondentov</w:t>
      </w:r>
      <w:r w:rsidRPr="00DD4A12">
        <w:t xml:space="preserve"> bol, že položky boli zapísané do nákupného zoznamu, pretože doma </w:t>
      </w:r>
      <w:r w:rsidR="00396FF3" w:rsidRPr="00DD4A12">
        <w:t xml:space="preserve">chýbajú/spotrebovali sa </w:t>
      </w:r>
      <w:r w:rsidRPr="00DD4A12">
        <w:t xml:space="preserve">(78,6%). Pre približne tretinu </w:t>
      </w:r>
      <w:r w:rsidR="00396FF3" w:rsidRPr="00DD4A12">
        <w:t xml:space="preserve">nákupov </w:t>
      </w:r>
      <w:r w:rsidRPr="00DD4A12">
        <w:t>boli položky zapísané</w:t>
      </w:r>
      <w:r w:rsidR="00396FF3" w:rsidRPr="00DD4A12">
        <w:t xml:space="preserve"> z dôvodu, že </w:t>
      </w:r>
      <w:r w:rsidRPr="00DD4A12">
        <w:t xml:space="preserve">boli potrebné na špeciálnu udalosť, ako je napríklad večierok. </w:t>
      </w:r>
    </w:p>
    <w:p w14:paraId="25040D53" w14:textId="0837E642" w:rsidR="00DD6C6C" w:rsidRPr="00DD4A12" w:rsidRDefault="00DD6C6C" w:rsidP="00DD6C6C">
      <w:r w:rsidRPr="00DD4A12">
        <w:t>Dôvody, prečo boli položky zapísané do nákupných zoznamov podľa Blockovho prieskumu (1999):</w:t>
      </w:r>
    </w:p>
    <w:p w14:paraId="27800265" w14:textId="46785125" w:rsidR="00DD6C6C" w:rsidRPr="005079E3" w:rsidRDefault="00396FF3" w:rsidP="005079E3">
      <w:pPr>
        <w:pStyle w:val="Odsekzoznamu"/>
        <w:numPr>
          <w:ilvl w:val="0"/>
          <w:numId w:val="6"/>
        </w:numPr>
        <w:ind w:left="720"/>
        <w:jc w:val="left"/>
        <w:rPr>
          <w:b w:val="0"/>
          <w:bCs w:val="0"/>
          <w:i w:val="0"/>
          <w:iCs w:val="0"/>
        </w:rPr>
      </w:pPr>
      <w:r w:rsidRPr="005079E3">
        <w:rPr>
          <w:b w:val="0"/>
          <w:bCs w:val="0"/>
          <w:i w:val="0"/>
          <w:iCs w:val="0"/>
        </w:rPr>
        <w:t>zapísal som veci, pretože boli spotrebované (78,6 %),</w:t>
      </w:r>
    </w:p>
    <w:p w14:paraId="74E89CFA" w14:textId="60BCEE13" w:rsidR="00DD6C6C" w:rsidRPr="005079E3" w:rsidRDefault="00396FF3" w:rsidP="005079E3">
      <w:pPr>
        <w:pStyle w:val="Odsekzoznamu"/>
        <w:numPr>
          <w:ilvl w:val="0"/>
          <w:numId w:val="6"/>
        </w:numPr>
        <w:ind w:left="720"/>
        <w:jc w:val="left"/>
        <w:rPr>
          <w:b w:val="0"/>
          <w:bCs w:val="0"/>
          <w:i w:val="0"/>
          <w:iCs w:val="0"/>
        </w:rPr>
      </w:pPr>
      <w:r w:rsidRPr="005079E3">
        <w:rPr>
          <w:b w:val="0"/>
          <w:bCs w:val="0"/>
          <w:i w:val="0"/>
          <w:iCs w:val="0"/>
        </w:rPr>
        <w:t>zapísal som veci, na ktoré som mal kupón (46,8 %),</w:t>
      </w:r>
    </w:p>
    <w:p w14:paraId="1ADB1D2E" w14:textId="414E39BF" w:rsidR="00DD6C6C" w:rsidRPr="005079E3" w:rsidRDefault="00396FF3" w:rsidP="005079E3">
      <w:pPr>
        <w:pStyle w:val="Odsekzoznamu"/>
        <w:numPr>
          <w:ilvl w:val="0"/>
          <w:numId w:val="6"/>
        </w:numPr>
        <w:ind w:left="720"/>
        <w:jc w:val="left"/>
        <w:rPr>
          <w:b w:val="0"/>
          <w:bCs w:val="0"/>
          <w:i w:val="0"/>
          <w:iCs w:val="0"/>
        </w:rPr>
      </w:pPr>
      <w:r w:rsidRPr="005079E3">
        <w:rPr>
          <w:b w:val="0"/>
          <w:bCs w:val="0"/>
          <w:i w:val="0"/>
          <w:iCs w:val="0"/>
        </w:rPr>
        <w:t>zapísal som veci, ktoré som videl(a) v reklamných letákoch obchodu alebo v miestnych novinách (42,8 %),</w:t>
      </w:r>
    </w:p>
    <w:p w14:paraId="7E8DC6D3" w14:textId="362CAFC6" w:rsidR="00DD6C6C" w:rsidRPr="005079E3" w:rsidRDefault="00396FF3" w:rsidP="005079E3">
      <w:pPr>
        <w:pStyle w:val="Odsekzoznamu"/>
        <w:numPr>
          <w:ilvl w:val="0"/>
          <w:numId w:val="6"/>
        </w:numPr>
        <w:ind w:left="720"/>
        <w:jc w:val="left"/>
        <w:rPr>
          <w:b w:val="0"/>
          <w:bCs w:val="0"/>
          <w:i w:val="0"/>
          <w:iCs w:val="0"/>
        </w:rPr>
      </w:pPr>
      <w:r w:rsidRPr="005079E3">
        <w:rPr>
          <w:b w:val="0"/>
          <w:bCs w:val="0"/>
          <w:i w:val="0"/>
          <w:iCs w:val="0"/>
        </w:rPr>
        <w:t>zapísal som veci z dôvodu predvídaného očakávaného špeciálneho podujatia, ako je napríklad večierok alebo návšteva hostí (39,9 %).</w:t>
      </w:r>
    </w:p>
    <w:p w14:paraId="213D9F94" w14:textId="44201041" w:rsidR="00DD6C6C" w:rsidRPr="00DD4A12" w:rsidRDefault="00C2697F" w:rsidP="002471DA">
      <w:pPr>
        <w:pStyle w:val="Nadpis3"/>
      </w:pPr>
      <w:bookmarkStart w:id="77" w:name="_Toc162902737"/>
      <w:r>
        <w:t>1.5.3</w:t>
      </w:r>
      <w:r>
        <w:tab/>
      </w:r>
      <w:r w:rsidR="00CA76EB" w:rsidRPr="00DD4A12">
        <w:t>Užívateľské rozhranie</w:t>
      </w:r>
      <w:bookmarkEnd w:id="77"/>
    </w:p>
    <w:p w14:paraId="5FDDFB43" w14:textId="25E647D6" w:rsidR="00CA76EB" w:rsidRPr="00DD4A12" w:rsidRDefault="00CA76EB" w:rsidP="00CA76EB">
      <w:pPr>
        <w:ind w:left="360" w:firstLine="0"/>
      </w:pPr>
      <w:r w:rsidRPr="00DD4A12">
        <w:t>Chen (2023)</w:t>
      </w:r>
      <w:r w:rsidR="008D34F4" w:rsidRPr="00DD4A12">
        <w:t xml:space="preserve"> vo svojom výskume</w:t>
      </w:r>
      <w:r w:rsidRPr="00DD4A12">
        <w:t xml:space="preserve"> porovnával základné typy užívateľského rozhrania:</w:t>
      </w:r>
    </w:p>
    <w:p w14:paraId="1F85FE6A" w14:textId="4C84D522" w:rsidR="00CA76EB" w:rsidRPr="00DD4A12" w:rsidRDefault="004125D3" w:rsidP="004125D3">
      <w:pPr>
        <w:pStyle w:val="Odrazky"/>
        <w:numPr>
          <w:ilvl w:val="0"/>
          <w:numId w:val="34"/>
        </w:numPr>
      </w:pPr>
      <w:r>
        <w:t>s</w:t>
      </w:r>
      <w:r w:rsidR="00CA76EB" w:rsidRPr="00DD4A12">
        <w:t>vetlý a tmavý mód</w:t>
      </w:r>
      <w:r>
        <w:t>,</w:t>
      </w:r>
    </w:p>
    <w:p w14:paraId="4F2CB9BB" w14:textId="7215E1D0" w:rsidR="00CA76EB" w:rsidRPr="00DD4A12" w:rsidRDefault="004125D3" w:rsidP="004125D3">
      <w:pPr>
        <w:pStyle w:val="Odrazky"/>
        <w:numPr>
          <w:ilvl w:val="0"/>
          <w:numId w:val="34"/>
        </w:numPr>
      </w:pPr>
      <w:r>
        <w:t>z</w:t>
      </w:r>
      <w:r w:rsidR="00CA76EB" w:rsidRPr="00DD4A12">
        <w:t>oznamový štýl a maticový štýl</w:t>
      </w:r>
      <w:r w:rsidR="00DF5115" w:rsidRPr="00DD4A12">
        <w:t>.</w:t>
      </w:r>
    </w:p>
    <w:p w14:paraId="7A82EE25" w14:textId="24CD6083" w:rsidR="00DF5115" w:rsidRPr="00DD4A12" w:rsidRDefault="00DF5115" w:rsidP="000545ED">
      <w:r w:rsidRPr="00DD4A12">
        <w:lastRenderedPageBreak/>
        <w:t xml:space="preserve">Výsledky odhalili, že ženy vykonávajú rýchlejšie vyhľadávanie informácií v svetlom móde, zatiaľ čo muži sú rýchlejší v tmavom móde (Obrázok 5). Rozloženie informácií ovplyvňuje vizuálnu vyhľadávaciu schopnosť a subjektívne hodnotenie používateľa; ženy uprednostňujú štýl zoznamu, zatiaľ čo muži uprednostňujú maticový štýl. Účastníci (ako muži, tak ženy) vnímali maticový štýl ako populárnejší v tmavom režime, avšak výsledok sa obrátil v svetlom režime. </w:t>
      </w:r>
    </w:p>
    <w:p w14:paraId="482D17F1" w14:textId="430BDC89" w:rsidR="00CA76EB" w:rsidRPr="00DD4A12" w:rsidRDefault="00CA76EB" w:rsidP="00CA76EB">
      <w:pPr>
        <w:ind w:left="360" w:firstLine="0"/>
        <w:jc w:val="center"/>
      </w:pPr>
      <w:r w:rsidRPr="00DD4A12">
        <w:rPr>
          <w:noProof/>
        </w:rPr>
        <w:drawing>
          <wp:inline distT="0" distB="0" distL="0" distR="0" wp14:anchorId="3918473E" wp14:editId="7371D655">
            <wp:extent cx="3915321" cy="4848902"/>
            <wp:effectExtent l="0" t="0" r="9525" b="8890"/>
            <wp:docPr id="276628749" name="Obrázok 1" descr="Obrázok, na ktorom je mobilný telefón, text, snímka obrazovky, mobilné zariaden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8749" name="Obrázok 1" descr="Obrázok, na ktorom je mobilný telefón, text, snímka obrazovky, mobilné zariadenie&#10;&#10;Automaticky generovaný popis"/>
                    <pic:cNvPicPr/>
                  </pic:nvPicPr>
                  <pic:blipFill>
                    <a:blip r:embed="rId22"/>
                    <a:stretch>
                      <a:fillRect/>
                    </a:stretch>
                  </pic:blipFill>
                  <pic:spPr>
                    <a:xfrm>
                      <a:off x="0" y="0"/>
                      <a:ext cx="3915321" cy="4848902"/>
                    </a:xfrm>
                    <a:prstGeom prst="rect">
                      <a:avLst/>
                    </a:prstGeom>
                  </pic:spPr>
                </pic:pic>
              </a:graphicData>
            </a:graphic>
          </wp:inline>
        </w:drawing>
      </w:r>
    </w:p>
    <w:p w14:paraId="5B660D82" w14:textId="3BA7F84C" w:rsidR="00CA76EB" w:rsidRPr="000545ED" w:rsidRDefault="00CA76EB" w:rsidP="00CA76EB">
      <w:pPr>
        <w:ind w:left="360" w:firstLine="0"/>
        <w:jc w:val="center"/>
        <w:rPr>
          <w:i/>
          <w:iCs/>
        </w:rPr>
      </w:pPr>
      <w:r w:rsidRPr="000545ED">
        <w:rPr>
          <w:i/>
          <w:iCs/>
          <w:highlight w:val="yellow"/>
        </w:rPr>
        <w:t xml:space="preserve">Obrázok </w:t>
      </w:r>
      <w:r w:rsidR="00CB77C2" w:rsidRPr="000545ED">
        <w:rPr>
          <w:i/>
          <w:iCs/>
          <w:highlight w:val="yellow"/>
        </w:rPr>
        <w:t>5</w:t>
      </w:r>
      <w:r w:rsidRPr="000545ED">
        <w:rPr>
          <w:i/>
          <w:iCs/>
          <w:highlight w:val="yellow"/>
        </w:rPr>
        <w:t>. Definovanie užívateľského rozhrania</w:t>
      </w:r>
    </w:p>
    <w:p w14:paraId="036AA5C7" w14:textId="75FC4D90" w:rsidR="00CA76EB" w:rsidRPr="00DD4A12" w:rsidRDefault="00CA76EB" w:rsidP="000545ED">
      <w:r w:rsidRPr="00DD4A12">
        <w:t>Zistenia z výskumu môžu slúžiť ako dobrá referenčná hodnota pre vývoj používateľského zážitku pri návrhu užívateľského rozhrania mobilných nákupných aplikácií.</w:t>
      </w:r>
    </w:p>
    <w:p w14:paraId="255ABEFA" w14:textId="748F33FC" w:rsidR="00FB50EB" w:rsidRPr="00DD4A12" w:rsidRDefault="00AF27E7" w:rsidP="002471DA">
      <w:pPr>
        <w:pStyle w:val="Nadpis3"/>
      </w:pPr>
      <w:bookmarkStart w:id="78" w:name="_Toc162902738"/>
      <w:r>
        <w:t xml:space="preserve">1.5.4 </w:t>
      </w:r>
      <w:r w:rsidR="008B01D0" w:rsidRPr="00DD4A12">
        <w:t>Aplikácie na vytváranie nákupného zoznamu</w:t>
      </w:r>
      <w:bookmarkEnd w:id="78"/>
    </w:p>
    <w:p w14:paraId="4DDBC2B9" w14:textId="6FC36F58" w:rsidR="008B01D0" w:rsidRDefault="008B01D0" w:rsidP="008B01D0">
      <w:r w:rsidRPr="00DD4A12">
        <w:t xml:space="preserve">V Tabuľke </w:t>
      </w:r>
      <w:r w:rsidR="00DF5115" w:rsidRPr="00DD4A12">
        <w:t>4</w:t>
      </w:r>
      <w:r w:rsidRPr="00DD4A12">
        <w:t xml:space="preserve"> Katuk (2019) </w:t>
      </w:r>
      <w:r w:rsidR="008D3695" w:rsidRPr="00DD4A12">
        <w:t xml:space="preserve">porovnal </w:t>
      </w:r>
      <w:commentRangeStart w:id="79"/>
      <w:commentRangeEnd w:id="79"/>
      <w:r w:rsidR="004D5102" w:rsidRPr="000545ED">
        <w:commentReference w:id="79"/>
      </w:r>
      <w:r w:rsidRPr="00DD4A12">
        <w:t>mobilné aplikácie, ktoré pomáhajú spotrebiteľom pri ich nákupoch potravín.</w:t>
      </w:r>
    </w:p>
    <w:p w14:paraId="64C0B1B2" w14:textId="77777777" w:rsidR="000545ED" w:rsidRPr="00DD4A12" w:rsidRDefault="000545ED" w:rsidP="008B01D0"/>
    <w:p w14:paraId="34CDAC36" w14:textId="6A1EEABE" w:rsidR="006E5472" w:rsidRPr="00A959D8" w:rsidRDefault="006E5472" w:rsidP="00DF5115">
      <w:pPr>
        <w:ind w:firstLine="0"/>
        <w:rPr>
          <w:i/>
          <w:iCs/>
        </w:rPr>
      </w:pPr>
      <w:r w:rsidRPr="00A959D8">
        <w:rPr>
          <w:i/>
          <w:iCs/>
          <w:highlight w:val="yellow"/>
        </w:rPr>
        <w:lastRenderedPageBreak/>
        <w:t xml:space="preserve">Tabuľka </w:t>
      </w:r>
      <w:r w:rsidR="00DF5115" w:rsidRPr="00A959D8">
        <w:rPr>
          <w:i/>
          <w:iCs/>
          <w:highlight w:val="yellow"/>
        </w:rPr>
        <w:t>4</w:t>
      </w:r>
      <w:r w:rsidRPr="00A959D8">
        <w:rPr>
          <w:i/>
          <w:iCs/>
          <w:highlight w:val="yellow"/>
        </w:rPr>
        <w:t>. Zoznam aplikácii podľa Katuka</w:t>
      </w:r>
    </w:p>
    <w:tbl>
      <w:tblPr>
        <w:tblStyle w:val="Mriekatabuky"/>
        <w:tblW w:w="0" w:type="auto"/>
        <w:tblInd w:w="-5" w:type="dxa"/>
        <w:tblLook w:val="04A0" w:firstRow="1" w:lastRow="0" w:firstColumn="1" w:lastColumn="0" w:noHBand="0" w:noVBand="1"/>
      </w:tblPr>
      <w:tblGrid>
        <w:gridCol w:w="2977"/>
        <w:gridCol w:w="5522"/>
      </w:tblGrid>
      <w:tr w:rsidR="00591EBD" w:rsidRPr="00DD4A12" w14:paraId="47CC1625" w14:textId="77777777" w:rsidTr="00591EBD">
        <w:tc>
          <w:tcPr>
            <w:tcW w:w="2977" w:type="dxa"/>
          </w:tcPr>
          <w:p w14:paraId="577E739F" w14:textId="4090BE74" w:rsidR="008B01D0" w:rsidRPr="00DD4A12" w:rsidRDefault="008B01D0" w:rsidP="006E5472">
            <w:pPr>
              <w:ind w:firstLine="0"/>
            </w:pPr>
            <w:r w:rsidRPr="00DD4A12">
              <w:t>Názov</w:t>
            </w:r>
          </w:p>
        </w:tc>
        <w:tc>
          <w:tcPr>
            <w:tcW w:w="5522" w:type="dxa"/>
          </w:tcPr>
          <w:p w14:paraId="2926926D" w14:textId="79283B85" w:rsidR="008B01D0" w:rsidRPr="00DD4A12" w:rsidRDefault="008B01D0" w:rsidP="006E5472">
            <w:pPr>
              <w:ind w:firstLine="0"/>
            </w:pPr>
            <w:r w:rsidRPr="00DD4A12">
              <w:t>Popis</w:t>
            </w:r>
          </w:p>
        </w:tc>
      </w:tr>
      <w:tr w:rsidR="00591EBD" w:rsidRPr="00DD4A12" w14:paraId="4FF24B6F" w14:textId="77777777" w:rsidTr="00591EBD">
        <w:tc>
          <w:tcPr>
            <w:tcW w:w="2977" w:type="dxa"/>
          </w:tcPr>
          <w:p w14:paraId="7B7A6C45" w14:textId="20D5BB09" w:rsidR="008B01D0" w:rsidRPr="00DD4A12" w:rsidRDefault="008B01D0" w:rsidP="00591EBD">
            <w:pPr>
              <w:ind w:firstLine="0"/>
            </w:pPr>
            <w:r w:rsidRPr="00DD4A12">
              <w:t>Smart</w:t>
            </w:r>
            <w:r w:rsidR="00F4256A" w:rsidRPr="00DD4A12">
              <w:t xml:space="preserve"> </w:t>
            </w:r>
            <w:r w:rsidRPr="00DD4A12">
              <w:t>Grocer</w:t>
            </w:r>
            <w:r w:rsidR="00F4256A" w:rsidRPr="00DD4A12">
              <w:t xml:space="preserve"> (Jain, 2018)</w:t>
            </w:r>
          </w:p>
        </w:tc>
        <w:tc>
          <w:tcPr>
            <w:tcW w:w="5522" w:type="dxa"/>
          </w:tcPr>
          <w:p w14:paraId="0BFC2833" w14:textId="255BB5DC" w:rsidR="008B01D0" w:rsidRPr="00DD4A12" w:rsidRDefault="008B01D0" w:rsidP="008B01D0">
            <w:pPr>
              <w:ind w:left="360" w:firstLine="0"/>
            </w:pPr>
            <w:r w:rsidRPr="00DD4A12">
              <w:t xml:space="preserve">Smart Grocer poskytuje personalizovaný systém  nákupného zoznamu tým, že zbiera históriu nákupov a rozpočet </w:t>
            </w:r>
            <w:r w:rsidR="00675794">
              <w:t>po</w:t>
            </w:r>
            <w:r w:rsidRPr="00DD4A12">
              <w:t>užívateľov a udržiava informácie o zásobách potravín vrátane položiek, ktoré brzy vyprší, a položiek na predaj v preferovanom potravinovom obchode.</w:t>
            </w:r>
          </w:p>
          <w:p w14:paraId="22639118" w14:textId="5DCB539A" w:rsidR="008B01D0" w:rsidRPr="00DD4A12" w:rsidDel="004D5102" w:rsidRDefault="008B01D0" w:rsidP="004D5102">
            <w:pPr>
              <w:ind w:left="360" w:firstLine="0"/>
              <w:rPr>
                <w:del w:id="80" w:author="Sinus" w:date="2024-02-11T20:02:00Z"/>
              </w:rPr>
            </w:pPr>
            <w:r w:rsidRPr="00DD4A12">
              <w:t xml:space="preserve">Systém môže automaticky generovať nákupný zoznam na základe receptu, ktorý </w:t>
            </w:r>
            <w:r w:rsidR="00675794">
              <w:t>po</w:t>
            </w:r>
            <w:r w:rsidRPr="00DD4A12">
              <w:t>užívatelia vybrali po vytvorení</w:t>
            </w:r>
            <w:r w:rsidR="00497095">
              <w:t xml:space="preserve"> </w:t>
            </w:r>
          </w:p>
          <w:p w14:paraId="22988350" w14:textId="60C208DA" w:rsidR="008B01D0" w:rsidRPr="00DD4A12" w:rsidRDefault="008B01D0" w:rsidP="008B01D0">
            <w:pPr>
              <w:ind w:left="360" w:firstLine="0"/>
            </w:pPr>
            <w:r w:rsidRPr="00DD4A12">
              <w:t>týždenného plánu jedál.</w:t>
            </w:r>
          </w:p>
        </w:tc>
      </w:tr>
      <w:tr w:rsidR="00591EBD" w:rsidRPr="00DD4A12" w14:paraId="480ABBD7" w14:textId="77777777" w:rsidTr="00591EBD">
        <w:tc>
          <w:tcPr>
            <w:tcW w:w="2977" w:type="dxa"/>
          </w:tcPr>
          <w:p w14:paraId="1D44C415" w14:textId="51951AEA" w:rsidR="008B01D0" w:rsidRPr="00DD4A12" w:rsidRDefault="008B01D0" w:rsidP="00497095">
            <w:pPr>
              <w:ind w:firstLine="0"/>
              <w:jc w:val="left"/>
            </w:pPr>
            <w:r w:rsidRPr="00DD4A12">
              <w:t>MyNutriCart</w:t>
            </w:r>
            <w:r w:rsidR="003D36EB" w:rsidRPr="00DD4A12">
              <w:t xml:space="preserve"> (López, 2017)</w:t>
            </w:r>
          </w:p>
        </w:tc>
        <w:tc>
          <w:tcPr>
            <w:tcW w:w="5522" w:type="dxa"/>
          </w:tcPr>
          <w:p w14:paraId="72231C8A" w14:textId="123BFDD6" w:rsidR="008B01D0" w:rsidRPr="00DD4A12" w:rsidRDefault="008B01D0" w:rsidP="008B01D0">
            <w:pPr>
              <w:ind w:left="360" w:firstLine="0"/>
            </w:pPr>
            <w:r w:rsidRPr="00DD4A12">
              <w:t xml:space="preserve">MyNutriCart je systém, ktorý si kládol za cieľ zlepšiť potraviny zakúpené v potravinových obchodoch s ohľadom na rozpočet </w:t>
            </w:r>
            <w:r w:rsidR="00675794">
              <w:t>po</w:t>
            </w:r>
            <w:r w:rsidRPr="00DD4A12">
              <w:t xml:space="preserve">užívateľa a zároveň dosiahnuť zdravú stravu odporúčanú Smernicami pre Američanov v oblasti výživy. Systém môže generovať nákupný zoznam zdravých potravín, ktoré zodpovedajú zdravotnému stavu </w:t>
            </w:r>
            <w:r w:rsidR="00675794">
              <w:t>po</w:t>
            </w:r>
            <w:r w:rsidRPr="00DD4A12">
              <w:t>užívateľov a členov rodiny.</w:t>
            </w:r>
          </w:p>
        </w:tc>
      </w:tr>
      <w:tr w:rsidR="00591EBD" w:rsidRPr="00DD4A12" w14:paraId="77852CC0" w14:textId="77777777" w:rsidTr="00591EBD">
        <w:tc>
          <w:tcPr>
            <w:tcW w:w="2977" w:type="dxa"/>
          </w:tcPr>
          <w:p w14:paraId="5ED4FB8C" w14:textId="0B1114BB" w:rsidR="008B01D0" w:rsidRPr="00DD4A12" w:rsidRDefault="008B01D0" w:rsidP="00497095">
            <w:pPr>
              <w:ind w:firstLine="0"/>
              <w:jc w:val="left"/>
            </w:pPr>
            <w:r w:rsidRPr="00DD4A12">
              <w:t>The Smart Shopping List</w:t>
            </w:r>
            <w:r w:rsidR="00CC57DA" w:rsidRPr="00DD4A12">
              <w:t xml:space="preserve"> (DeSimone, 2017)</w:t>
            </w:r>
          </w:p>
        </w:tc>
        <w:tc>
          <w:tcPr>
            <w:tcW w:w="5522" w:type="dxa"/>
          </w:tcPr>
          <w:p w14:paraId="1E736586" w14:textId="59046CA6" w:rsidR="008B01D0" w:rsidRPr="00DD4A12" w:rsidRDefault="008B01D0" w:rsidP="008B01D0">
            <w:pPr>
              <w:ind w:left="360" w:firstLine="0"/>
            </w:pPr>
            <w:r w:rsidRPr="00DD4A12">
              <w:t>The Smart Shopping List uľahčuje vytváranie nákupného zoznamu poskytovaním základných funkcií pridávania, odoberania alebo odškrtnutia položiek z</w:t>
            </w:r>
          </w:p>
          <w:p w14:paraId="2BC31EE6" w14:textId="2285AAD9" w:rsidR="008B01D0" w:rsidRPr="00DD4A12" w:rsidRDefault="008B01D0" w:rsidP="008B01D0">
            <w:pPr>
              <w:ind w:left="360" w:firstLine="0"/>
            </w:pPr>
            <w:r w:rsidRPr="00DD4A12">
              <w:t xml:space="preserve">nákupného zoznamu. Slúži tiež ako systém odporúčaní, ktorý odporúča </w:t>
            </w:r>
            <w:r w:rsidR="00675794">
              <w:t>po</w:t>
            </w:r>
            <w:r w:rsidRPr="00DD4A12">
              <w:t>užívateľom potravinový obchod, ktorý by mohol mať najlepšie ponuky na základe zoznamu potravín uvedeného v zozname. Poskytuje tiež pripomienku o možných chýbajúcich alebo zabudnutých položkách.</w:t>
            </w:r>
          </w:p>
        </w:tc>
      </w:tr>
      <w:tr w:rsidR="00591EBD" w:rsidRPr="00DD4A12" w14:paraId="4EF8BBC8" w14:textId="77777777" w:rsidTr="00591EBD">
        <w:tc>
          <w:tcPr>
            <w:tcW w:w="2977" w:type="dxa"/>
          </w:tcPr>
          <w:p w14:paraId="79E9B958" w14:textId="77777777" w:rsidR="00497095" w:rsidRDefault="008B01D0" w:rsidP="00497095">
            <w:pPr>
              <w:ind w:firstLine="0"/>
              <w:jc w:val="left"/>
            </w:pPr>
            <w:r w:rsidRPr="00DD4A12">
              <w:t>AR-Assisted Mobile Grocery Shopping</w:t>
            </w:r>
            <w:r w:rsidR="00CC57DA" w:rsidRPr="00DD4A12">
              <w:t xml:space="preserve"> </w:t>
            </w:r>
          </w:p>
          <w:p w14:paraId="4B12C1BA" w14:textId="5C531216" w:rsidR="008B01D0" w:rsidRPr="00DD4A12" w:rsidRDefault="00CC57DA" w:rsidP="00497095">
            <w:pPr>
              <w:ind w:firstLine="0"/>
              <w:jc w:val="left"/>
            </w:pPr>
            <w:r w:rsidRPr="00DD4A12">
              <w:t>(Ahn, 2015)</w:t>
            </w:r>
          </w:p>
        </w:tc>
        <w:tc>
          <w:tcPr>
            <w:tcW w:w="5522" w:type="dxa"/>
          </w:tcPr>
          <w:p w14:paraId="35E931D3" w14:textId="7CF811D5" w:rsidR="008B01D0" w:rsidRPr="00DD4A12" w:rsidRDefault="008B01D0" w:rsidP="008B01D0">
            <w:pPr>
              <w:ind w:left="360" w:firstLine="0"/>
            </w:pPr>
            <w:r w:rsidRPr="00DD4A12">
              <w:t xml:space="preserve">AR-Assisted Mobile Grocery Shopping app poskytuje </w:t>
            </w:r>
            <w:r w:rsidR="00675794">
              <w:t>po</w:t>
            </w:r>
            <w:r w:rsidRPr="00DD4A12">
              <w:t xml:space="preserve">užívateľom podporu pri navigácii po uliciach potravín v obchode. Technológia rozšírenej </w:t>
            </w:r>
            <w:r w:rsidRPr="00DD4A12">
              <w:lastRenderedPageBreak/>
              <w:t>reality je použitá na označenie potravín farbami na ulici, aby ukázala zdravé a nezdravé potraviny. Aplikácia skracuje čas</w:t>
            </w:r>
          </w:p>
          <w:p w14:paraId="299EDFB4" w14:textId="53D111C3" w:rsidR="008B01D0" w:rsidRPr="00DD4A12" w:rsidRDefault="00675794" w:rsidP="008B01D0">
            <w:pPr>
              <w:ind w:left="360" w:firstLine="0"/>
            </w:pPr>
            <w:r>
              <w:t>po</w:t>
            </w:r>
            <w:r w:rsidR="008B01D0" w:rsidRPr="00DD4A12">
              <w:t>užívateľov pri hľadaní zdravých a nezdravých potravín počas nákupov potravín.</w:t>
            </w:r>
          </w:p>
        </w:tc>
      </w:tr>
    </w:tbl>
    <w:p w14:paraId="5C692EA3" w14:textId="77777777" w:rsidR="00DF5115" w:rsidRPr="00DD4A12" w:rsidRDefault="00DF5115" w:rsidP="00623821">
      <w:pPr>
        <w:ind w:firstLine="0"/>
      </w:pPr>
    </w:p>
    <w:p w14:paraId="62AC0ACD" w14:textId="489FF028" w:rsidR="005A3389" w:rsidRPr="00DD4A12" w:rsidRDefault="00FB50EB">
      <w:pPr>
        <w:ind w:firstLine="0"/>
      </w:pPr>
      <w:r w:rsidRPr="00DD4A12">
        <w:br w:type="page"/>
      </w:r>
      <w:bookmarkStart w:id="81" w:name="_Toc309047440"/>
      <w:bookmarkStart w:id="82" w:name="_Toc309047486"/>
      <w:bookmarkStart w:id="83" w:name="_Toc309047603"/>
      <w:bookmarkStart w:id="84" w:name="_Toc339279017"/>
    </w:p>
    <w:p w14:paraId="1E719C44" w14:textId="16E4CD7E" w:rsidR="00A06321" w:rsidRPr="00DD4A12" w:rsidRDefault="00FF638D" w:rsidP="00C17163">
      <w:pPr>
        <w:pStyle w:val="Nadpis1"/>
      </w:pPr>
      <w:bookmarkStart w:id="85" w:name="_Toc162902739"/>
      <w:r w:rsidRPr="00DD4A12">
        <w:lastRenderedPageBreak/>
        <w:t>2</w:t>
      </w:r>
      <w:r w:rsidRPr="00DD4A12">
        <w:tab/>
        <w:t>C</w:t>
      </w:r>
      <w:r w:rsidR="00363F29" w:rsidRPr="00DD4A12">
        <w:t>iele</w:t>
      </w:r>
      <w:r w:rsidRPr="00DD4A12">
        <w:t xml:space="preserve"> </w:t>
      </w:r>
      <w:r w:rsidR="0088142C" w:rsidRPr="00DD4A12">
        <w:t>záverečnej p</w:t>
      </w:r>
      <w:r w:rsidR="00A06321" w:rsidRPr="00DD4A12">
        <w:t>ráce</w:t>
      </w:r>
      <w:bookmarkEnd w:id="81"/>
      <w:bookmarkEnd w:id="82"/>
      <w:bookmarkEnd w:id="83"/>
      <w:bookmarkEnd w:id="84"/>
      <w:bookmarkEnd w:id="85"/>
    </w:p>
    <w:p w14:paraId="1AD6332E" w14:textId="3D3E5E15" w:rsidR="00B31082" w:rsidRPr="00DD4A12" w:rsidRDefault="00B31082" w:rsidP="00725262">
      <w:pPr>
        <w:rPr>
          <w:lang w:eastAsia="sk-SK"/>
        </w:rPr>
      </w:pPr>
      <w:bookmarkStart w:id="86" w:name="_Toc309047441"/>
      <w:bookmarkStart w:id="87" w:name="_Toc309047487"/>
      <w:bookmarkStart w:id="88" w:name="_Toc309047604"/>
      <w:r w:rsidRPr="00DD4A12">
        <w:rPr>
          <w:lang w:eastAsia="sk-SK"/>
        </w:rPr>
        <w:t>Cieľom tejto bakalárskej</w:t>
      </w:r>
      <w:r w:rsidR="00725262" w:rsidRPr="00DD4A12">
        <w:rPr>
          <w:lang w:eastAsia="sk-SK"/>
        </w:rPr>
        <w:t xml:space="preserve"> práce je vytvoriť aplikáciu  na operačný systém Android, ktorá bude plniť funkciu nákupného zoznamu. Pre výmenu dát bude aplikácia komunikovať s</w:t>
      </w:r>
      <w:r w:rsidR="00A16A93" w:rsidRPr="00DD4A12">
        <w:rPr>
          <w:lang w:eastAsia="sk-SK"/>
        </w:rPr>
        <w:t xml:space="preserve"> Apache </w:t>
      </w:r>
      <w:r w:rsidR="00725262" w:rsidRPr="00DD4A12">
        <w:rPr>
          <w:lang w:eastAsia="sk-SK"/>
        </w:rPr>
        <w:t>serverom</w:t>
      </w:r>
      <w:r w:rsidR="00A16A93" w:rsidRPr="00DD4A12">
        <w:rPr>
          <w:lang w:eastAsia="sk-SK"/>
        </w:rPr>
        <w:t>, ktorý bude pristupovať k MySQL databáze</w:t>
      </w:r>
      <w:r w:rsidR="00725262" w:rsidRPr="00DD4A12">
        <w:rPr>
          <w:lang w:eastAsia="sk-SK"/>
        </w:rPr>
        <w:t>.</w:t>
      </w:r>
    </w:p>
    <w:p w14:paraId="5B079EF5" w14:textId="081AE0D5" w:rsidR="00292A63" w:rsidRPr="00DD4A12" w:rsidRDefault="00A959D8" w:rsidP="00497095">
      <w:pPr>
        <w:rPr>
          <w:lang w:eastAsia="sk-SK"/>
        </w:rPr>
      </w:pPr>
      <w:r w:rsidRPr="00A959D8">
        <w:rPr>
          <w:highlight w:val="yellow"/>
          <w:lang w:eastAsia="sk-SK"/>
        </w:rPr>
        <w:t>B</w:t>
      </w:r>
      <w:r w:rsidR="00497095" w:rsidRPr="00A959D8">
        <w:rPr>
          <w:highlight w:val="yellow"/>
          <w:lang w:eastAsia="sk-SK"/>
        </w:rPr>
        <w:t xml:space="preserve">oli stanovené </w:t>
      </w:r>
      <w:r w:rsidRPr="00A959D8">
        <w:rPr>
          <w:highlight w:val="yellow"/>
          <w:lang w:eastAsia="sk-SK"/>
        </w:rPr>
        <w:t xml:space="preserve">nasledovné </w:t>
      </w:r>
      <w:r w:rsidR="00497095" w:rsidRPr="00A959D8">
        <w:rPr>
          <w:highlight w:val="yellow"/>
          <w:lang w:eastAsia="sk-SK"/>
        </w:rPr>
        <w:t>p</w:t>
      </w:r>
      <w:r w:rsidR="002D3765" w:rsidRPr="00A959D8">
        <w:rPr>
          <w:highlight w:val="yellow"/>
          <w:lang w:eastAsia="sk-SK"/>
        </w:rPr>
        <w:t>od</w:t>
      </w:r>
      <w:r w:rsidR="003B22F6" w:rsidRPr="00A959D8">
        <w:rPr>
          <w:highlight w:val="yellow"/>
          <w:lang w:eastAsia="sk-SK"/>
        </w:rPr>
        <w:t>c</w:t>
      </w:r>
      <w:r w:rsidR="002D3765" w:rsidRPr="00A959D8">
        <w:rPr>
          <w:highlight w:val="yellow"/>
          <w:lang w:eastAsia="sk-SK"/>
        </w:rPr>
        <w:t>iele</w:t>
      </w:r>
      <w:r w:rsidRPr="00A959D8">
        <w:rPr>
          <w:highlight w:val="yellow"/>
          <w:lang w:eastAsia="sk-SK"/>
        </w:rPr>
        <w:t xml:space="preserve">, v súlade s postupnosťou </w:t>
      </w:r>
      <w:r w:rsidR="00497095" w:rsidRPr="00A959D8">
        <w:rPr>
          <w:highlight w:val="yellow"/>
          <w:lang w:eastAsia="sk-SK"/>
        </w:rPr>
        <w:t xml:space="preserve">krokov </w:t>
      </w:r>
      <w:r w:rsidRPr="00A959D8">
        <w:rPr>
          <w:highlight w:val="yellow"/>
          <w:lang w:eastAsia="sk-SK"/>
        </w:rPr>
        <w:t>k dosiahnutiu zadefinovaného hlavného cieľa práce:</w:t>
      </w:r>
    </w:p>
    <w:p w14:paraId="4813FFD0" w14:textId="0A300DFE" w:rsidR="004D5102" w:rsidRPr="00497095" w:rsidRDefault="004D5102" w:rsidP="00497095">
      <w:pPr>
        <w:pStyle w:val="Odsekzoznamu"/>
        <w:numPr>
          <w:ilvl w:val="0"/>
          <w:numId w:val="40"/>
        </w:numPr>
        <w:ind w:left="714" w:hanging="357"/>
        <w:jc w:val="left"/>
        <w:rPr>
          <w:b w:val="0"/>
          <w:bCs w:val="0"/>
          <w:i w:val="0"/>
          <w:iCs w:val="0"/>
          <w:lang w:eastAsia="sk-SK"/>
        </w:rPr>
      </w:pPr>
      <w:r w:rsidRPr="00497095">
        <w:rPr>
          <w:b w:val="0"/>
          <w:bCs w:val="0"/>
          <w:i w:val="0"/>
          <w:iCs w:val="0"/>
          <w:lang w:eastAsia="sk-SK"/>
        </w:rPr>
        <w:t>návrh konceptu aplikácie pre tvorbu nákupných zoznamov</w:t>
      </w:r>
      <w:r w:rsidR="00A959D8">
        <w:rPr>
          <w:b w:val="0"/>
          <w:bCs w:val="0"/>
          <w:i w:val="0"/>
          <w:iCs w:val="0"/>
          <w:lang w:eastAsia="sk-SK"/>
        </w:rPr>
        <w:t>,</w:t>
      </w:r>
    </w:p>
    <w:p w14:paraId="7D18426F" w14:textId="70958F1B" w:rsidR="003827A7" w:rsidRPr="00497095" w:rsidRDefault="004D5102" w:rsidP="00497095">
      <w:pPr>
        <w:pStyle w:val="Odsekzoznamu"/>
        <w:numPr>
          <w:ilvl w:val="0"/>
          <w:numId w:val="40"/>
        </w:numPr>
        <w:ind w:left="714" w:hanging="357"/>
        <w:jc w:val="left"/>
        <w:rPr>
          <w:b w:val="0"/>
          <w:bCs w:val="0"/>
          <w:i w:val="0"/>
          <w:iCs w:val="0"/>
          <w:lang w:eastAsia="sk-SK"/>
        </w:rPr>
      </w:pPr>
      <w:r w:rsidRPr="00497095">
        <w:rPr>
          <w:b w:val="0"/>
          <w:bCs w:val="0"/>
          <w:i w:val="0"/>
          <w:iCs w:val="0"/>
          <w:lang w:eastAsia="sk-SK"/>
        </w:rPr>
        <w:t>definícia dátovej vrstvy</w:t>
      </w:r>
      <w:r w:rsidR="00A959D8">
        <w:rPr>
          <w:b w:val="0"/>
          <w:bCs w:val="0"/>
          <w:i w:val="0"/>
          <w:iCs w:val="0"/>
          <w:lang w:eastAsia="sk-SK"/>
        </w:rPr>
        <w:t>,</w:t>
      </w:r>
    </w:p>
    <w:p w14:paraId="37E69A1E" w14:textId="4CDA4CE6" w:rsidR="004D5102" w:rsidRPr="00497095" w:rsidRDefault="004D5102" w:rsidP="00497095">
      <w:pPr>
        <w:pStyle w:val="Odsekzoznamu"/>
        <w:numPr>
          <w:ilvl w:val="0"/>
          <w:numId w:val="40"/>
        </w:numPr>
        <w:ind w:left="714" w:hanging="357"/>
        <w:jc w:val="left"/>
        <w:rPr>
          <w:b w:val="0"/>
          <w:bCs w:val="0"/>
          <w:i w:val="0"/>
          <w:iCs w:val="0"/>
          <w:lang w:eastAsia="sk-SK"/>
        </w:rPr>
      </w:pPr>
      <w:r w:rsidRPr="00497095">
        <w:rPr>
          <w:b w:val="0"/>
          <w:bCs w:val="0"/>
          <w:i w:val="0"/>
          <w:iCs w:val="0"/>
          <w:lang w:eastAsia="sk-SK"/>
        </w:rPr>
        <w:t xml:space="preserve">vytvorenie skriptov </w:t>
      </w:r>
      <w:r w:rsidRPr="00A959D8">
        <w:rPr>
          <w:b w:val="0"/>
          <w:bCs w:val="0"/>
          <w:i w:val="0"/>
          <w:iCs w:val="0"/>
          <w:color w:val="C00000"/>
          <w:lang w:eastAsia="sk-SK"/>
        </w:rPr>
        <w:t xml:space="preserve">obluhujúcich </w:t>
      </w:r>
      <w:r w:rsidRPr="00497095">
        <w:rPr>
          <w:b w:val="0"/>
          <w:bCs w:val="0"/>
          <w:i w:val="0"/>
          <w:iCs w:val="0"/>
          <w:lang w:eastAsia="sk-SK"/>
        </w:rPr>
        <w:t>endpointy pr</w:t>
      </w:r>
      <w:r w:rsidR="0018743E" w:rsidRPr="00497095">
        <w:rPr>
          <w:b w:val="0"/>
          <w:bCs w:val="0"/>
          <w:i w:val="0"/>
          <w:iCs w:val="0"/>
          <w:lang w:eastAsia="sk-SK"/>
        </w:rPr>
        <w:t xml:space="preserve">e </w:t>
      </w:r>
      <w:r w:rsidRPr="00497095">
        <w:rPr>
          <w:b w:val="0"/>
          <w:bCs w:val="0"/>
          <w:i w:val="0"/>
          <w:iCs w:val="0"/>
          <w:lang w:eastAsia="sk-SK"/>
        </w:rPr>
        <w:t>prácu s</w:t>
      </w:r>
      <w:r w:rsidR="00A959D8">
        <w:rPr>
          <w:b w:val="0"/>
          <w:bCs w:val="0"/>
          <w:i w:val="0"/>
          <w:iCs w:val="0"/>
          <w:lang w:eastAsia="sk-SK"/>
        </w:rPr>
        <w:t> </w:t>
      </w:r>
      <w:r w:rsidRPr="00497095">
        <w:rPr>
          <w:b w:val="0"/>
          <w:bCs w:val="0"/>
          <w:i w:val="0"/>
          <w:iCs w:val="0"/>
          <w:lang w:eastAsia="sk-SK"/>
        </w:rPr>
        <w:t>údajmi</w:t>
      </w:r>
      <w:r w:rsidR="00A959D8">
        <w:rPr>
          <w:b w:val="0"/>
          <w:bCs w:val="0"/>
          <w:i w:val="0"/>
          <w:iCs w:val="0"/>
          <w:lang w:eastAsia="sk-SK"/>
        </w:rPr>
        <w:t>,</w:t>
      </w:r>
    </w:p>
    <w:p w14:paraId="3157264F" w14:textId="72913EDA" w:rsidR="00292A63" w:rsidRPr="00497095" w:rsidRDefault="00292A63" w:rsidP="00497095">
      <w:pPr>
        <w:pStyle w:val="Odsekzoznamu"/>
        <w:numPr>
          <w:ilvl w:val="0"/>
          <w:numId w:val="40"/>
        </w:numPr>
        <w:ind w:left="714" w:hanging="357"/>
        <w:jc w:val="left"/>
        <w:rPr>
          <w:b w:val="0"/>
          <w:bCs w:val="0"/>
          <w:i w:val="0"/>
          <w:iCs w:val="0"/>
          <w:lang w:eastAsia="sk-SK"/>
        </w:rPr>
      </w:pPr>
      <w:r w:rsidRPr="00497095">
        <w:rPr>
          <w:b w:val="0"/>
          <w:bCs w:val="0"/>
          <w:i w:val="0"/>
          <w:iCs w:val="0"/>
          <w:lang w:eastAsia="sk-SK"/>
        </w:rPr>
        <w:t>implementácia spojenia v mobilnej aplikácii s Apache serverom,</w:t>
      </w:r>
    </w:p>
    <w:p w14:paraId="33A29F44" w14:textId="1EBE67EE" w:rsidR="00292A63" w:rsidRPr="00497095" w:rsidRDefault="00292A63" w:rsidP="00497095">
      <w:pPr>
        <w:pStyle w:val="Odsekzoznamu"/>
        <w:numPr>
          <w:ilvl w:val="0"/>
          <w:numId w:val="40"/>
        </w:numPr>
        <w:ind w:left="714" w:hanging="357"/>
        <w:jc w:val="left"/>
        <w:rPr>
          <w:b w:val="0"/>
          <w:bCs w:val="0"/>
          <w:i w:val="0"/>
          <w:iCs w:val="0"/>
          <w:lang w:eastAsia="sk-SK"/>
        </w:rPr>
      </w:pPr>
      <w:r w:rsidRPr="00497095">
        <w:rPr>
          <w:b w:val="0"/>
          <w:bCs w:val="0"/>
          <w:i w:val="0"/>
          <w:iCs w:val="0"/>
          <w:lang w:eastAsia="sk-SK"/>
        </w:rPr>
        <w:t xml:space="preserve">návrh </w:t>
      </w:r>
      <w:r w:rsidR="004D5102" w:rsidRPr="00497095">
        <w:rPr>
          <w:b w:val="0"/>
          <w:bCs w:val="0"/>
          <w:i w:val="0"/>
          <w:iCs w:val="0"/>
          <w:lang w:eastAsia="sk-SK"/>
        </w:rPr>
        <w:t>po</w:t>
      </w:r>
      <w:r w:rsidRPr="00497095">
        <w:rPr>
          <w:b w:val="0"/>
          <w:bCs w:val="0"/>
          <w:i w:val="0"/>
          <w:iCs w:val="0"/>
          <w:lang w:eastAsia="sk-SK"/>
        </w:rPr>
        <w:t>užívateľského rozhrania mobilnej aplikácie,</w:t>
      </w:r>
    </w:p>
    <w:p w14:paraId="4BB744BF" w14:textId="3CB1F2AA" w:rsidR="00292A63" w:rsidRPr="00497095" w:rsidRDefault="00292A63" w:rsidP="00497095">
      <w:pPr>
        <w:pStyle w:val="Odsekzoznamu"/>
        <w:numPr>
          <w:ilvl w:val="0"/>
          <w:numId w:val="40"/>
        </w:numPr>
        <w:ind w:left="714" w:hanging="357"/>
        <w:jc w:val="left"/>
        <w:rPr>
          <w:b w:val="0"/>
          <w:bCs w:val="0"/>
          <w:i w:val="0"/>
          <w:iCs w:val="0"/>
          <w:lang w:eastAsia="sk-SK"/>
        </w:rPr>
      </w:pPr>
      <w:r w:rsidRPr="00497095">
        <w:rPr>
          <w:b w:val="0"/>
          <w:bCs w:val="0"/>
          <w:i w:val="0"/>
          <w:iCs w:val="0"/>
          <w:lang w:eastAsia="sk-SK"/>
        </w:rPr>
        <w:t xml:space="preserve">implementácia </w:t>
      </w:r>
      <w:r w:rsidR="004D5102" w:rsidRPr="00497095">
        <w:rPr>
          <w:b w:val="0"/>
          <w:bCs w:val="0"/>
          <w:i w:val="0"/>
          <w:iCs w:val="0"/>
          <w:lang w:eastAsia="sk-SK"/>
        </w:rPr>
        <w:t>aplikácie,</w:t>
      </w:r>
    </w:p>
    <w:p w14:paraId="4E28BB45" w14:textId="713B579B" w:rsidR="00FB5004" w:rsidRPr="00497095" w:rsidRDefault="004D5102" w:rsidP="00497095">
      <w:pPr>
        <w:pStyle w:val="Odsekzoznamu"/>
        <w:numPr>
          <w:ilvl w:val="0"/>
          <w:numId w:val="40"/>
        </w:numPr>
        <w:ind w:left="714" w:hanging="357"/>
        <w:jc w:val="left"/>
        <w:rPr>
          <w:b w:val="0"/>
          <w:bCs w:val="0"/>
          <w:i w:val="0"/>
          <w:iCs w:val="0"/>
          <w:lang w:eastAsia="sk-SK"/>
        </w:rPr>
      </w:pPr>
      <w:bookmarkStart w:id="89" w:name="_Toc339279018"/>
      <w:bookmarkStart w:id="90" w:name="_Toc309047444"/>
      <w:bookmarkStart w:id="91" w:name="_Toc309047490"/>
      <w:bookmarkStart w:id="92" w:name="_Toc309047607"/>
      <w:bookmarkStart w:id="93" w:name="_Toc339279022"/>
      <w:bookmarkEnd w:id="86"/>
      <w:bookmarkEnd w:id="87"/>
      <w:bookmarkEnd w:id="88"/>
      <w:r w:rsidRPr="00497095">
        <w:rPr>
          <w:b w:val="0"/>
          <w:bCs w:val="0"/>
          <w:i w:val="0"/>
          <w:iCs w:val="0"/>
          <w:lang w:eastAsia="sk-SK"/>
        </w:rPr>
        <w:t>testovanie aplikácie a testovanie používateľského rozhrania ľudským používateľmi.</w:t>
      </w:r>
    </w:p>
    <w:p w14:paraId="74A1A31C" w14:textId="77777777" w:rsidR="00FB5004" w:rsidRPr="00DD4A12" w:rsidRDefault="00FB5004">
      <w:pPr>
        <w:ind w:firstLine="0"/>
        <w:rPr>
          <w:lang w:eastAsia="sk-SK"/>
        </w:rPr>
      </w:pPr>
      <w:r w:rsidRPr="00DD4A12">
        <w:rPr>
          <w:lang w:eastAsia="sk-SK"/>
        </w:rPr>
        <w:br w:type="page"/>
      </w:r>
    </w:p>
    <w:p w14:paraId="2F7793E7" w14:textId="04A922BD" w:rsidR="00A959D8" w:rsidRDefault="00A959D8" w:rsidP="00387499">
      <w:pPr>
        <w:pStyle w:val="Nadpis1"/>
      </w:pPr>
      <w:bookmarkStart w:id="94" w:name="_Toc115533887"/>
      <w:bookmarkStart w:id="95" w:name="_Toc162902740"/>
      <w:bookmarkStart w:id="96" w:name="_Hlk162897124"/>
      <w:bookmarkEnd w:id="89"/>
      <w:r>
        <w:lastRenderedPageBreak/>
        <w:t>3</w:t>
      </w:r>
      <w:r>
        <w:tab/>
        <w:t>Návrh a metodika</w:t>
      </w:r>
      <w:bookmarkEnd w:id="94"/>
      <w:bookmarkEnd w:id="95"/>
    </w:p>
    <w:p w14:paraId="4ABA8644" w14:textId="67A65006" w:rsidR="00A959D8" w:rsidRDefault="00A959D8" w:rsidP="00A959D8">
      <w:pPr>
        <w:pStyle w:val="Nadpis2"/>
        <w:jc w:val="left"/>
      </w:pPr>
      <w:bookmarkStart w:id="97" w:name="_Toc115533888"/>
      <w:bookmarkStart w:id="98" w:name="_Toc162902741"/>
      <w:bookmarkEnd w:id="96"/>
      <w:r>
        <w:t xml:space="preserve">3.1 </w:t>
      </w:r>
      <w:r>
        <w:tab/>
        <w:t>Návrh softvéru</w:t>
      </w:r>
      <w:bookmarkEnd w:id="97"/>
      <w:bookmarkEnd w:id="98"/>
    </w:p>
    <w:p w14:paraId="7D59EF13" w14:textId="0B61B8E1" w:rsidR="001051CC" w:rsidRPr="00E40094" w:rsidRDefault="00E40094" w:rsidP="00E40094">
      <w:r w:rsidRPr="00C0299E">
        <w:rPr>
          <w:highlight w:val="lightGray"/>
        </w:rPr>
        <w:t xml:space="preserve">Cieľom aplikácie je vytvoriť systém, ktorý umožňuje každému používateľovi možnosť vytvoriť a spravovať vlastný účet. </w:t>
      </w:r>
      <w:r w:rsidR="00E76004" w:rsidRPr="00C0299E">
        <w:rPr>
          <w:highlight w:val="lightGray"/>
        </w:rPr>
        <w:t>Po úspešnom prihlásení používateľa do aplikácie by mal užívateľ vidieť všetky nákupné zoznamy, ku ktorým má prístup.</w:t>
      </w:r>
      <w:r w:rsidR="001051CC" w:rsidRPr="00C0299E">
        <w:rPr>
          <w:highlight w:val="lightGray"/>
        </w:rPr>
        <w:t xml:space="preserve"> Buď tie, ktoré sám vytvoril alebo tie, ktoré mu boli nezdieľané inými užívateľmi. Tieto zoznamy môže ľubovoľne upravovať, mazať alebo pridávať nové. </w:t>
      </w:r>
      <w:r w:rsidR="00E76004" w:rsidRPr="00C0299E">
        <w:rPr>
          <w:highlight w:val="lightGray"/>
        </w:rPr>
        <w:t xml:space="preserve">Súčasťou zoznamu sú položky zoznamu. Tie môžu byť </w:t>
      </w:r>
      <w:r w:rsidR="001051CC" w:rsidRPr="00C0299E">
        <w:rPr>
          <w:highlight w:val="lightGray"/>
        </w:rPr>
        <w:t>priradené priamo do zoznamu alebo zoskupené do kategórii. Kategória je teda nejaká skupina položiek zoznamu, ktorú užívateľ môže vytvárať, mazať, pridávať, presúvať a odstraňovať z nej položky. Každý zoznam spolu s položkami a kategóriami môže používateľ zdieľať s inými používateľmi.</w:t>
      </w:r>
    </w:p>
    <w:p w14:paraId="02FBDEE0" w14:textId="77777777" w:rsidR="00E40094" w:rsidRPr="00E40094" w:rsidRDefault="00E40094" w:rsidP="00E40094"/>
    <w:p w14:paraId="25BB2442" w14:textId="297DD2B5" w:rsidR="00104879" w:rsidRPr="00A959D8" w:rsidRDefault="00A959D8" w:rsidP="002A7B58">
      <w:pPr>
        <w:pStyle w:val="Nadpis3"/>
        <w:rPr>
          <w:highlight w:val="yellow"/>
        </w:rPr>
      </w:pPr>
      <w:bookmarkStart w:id="99" w:name="_Toc162902742"/>
      <w:r>
        <w:t xml:space="preserve">3.1.1 </w:t>
      </w:r>
      <w:r>
        <w:tab/>
      </w:r>
      <w:r w:rsidR="00104879" w:rsidRPr="00DD4A12">
        <w:t>Funkčné požiadavky</w:t>
      </w:r>
      <w:bookmarkEnd w:id="99"/>
    </w:p>
    <w:p w14:paraId="2A7F2929" w14:textId="5B8C21D8" w:rsidR="00104879" w:rsidRPr="00DD4A12" w:rsidRDefault="00104879" w:rsidP="00A959D8">
      <w:r w:rsidRPr="002A7B58">
        <w:t>Od aplikácie sú očakávanie nasledovné funkčné požiadavky:</w:t>
      </w:r>
    </w:p>
    <w:p w14:paraId="691B71FF" w14:textId="04B758AC"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umožniť používateľom registrovať sa.</w:t>
      </w:r>
    </w:p>
    <w:p w14:paraId="5CF12185" w14:textId="0238DD4C"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umožniť používateľom prihlásiť sa.</w:t>
      </w:r>
    </w:p>
    <w:p w14:paraId="3410AC6C" w14:textId="43AE0C03"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umožniť vytvoriť nákupný zoznam.</w:t>
      </w:r>
    </w:p>
    <w:p w14:paraId="75BE5765" w14:textId="1FD8F3C8" w:rsidR="00104879" w:rsidRPr="001334E1" w:rsidRDefault="00104879" w:rsidP="001334E1">
      <w:pPr>
        <w:pStyle w:val="Odsekzoznamu"/>
        <w:numPr>
          <w:ilvl w:val="0"/>
          <w:numId w:val="40"/>
        </w:numPr>
        <w:ind w:left="714" w:hanging="357"/>
        <w:jc w:val="both"/>
        <w:rPr>
          <w:b w:val="0"/>
          <w:bCs w:val="0"/>
          <w:i w:val="0"/>
          <w:iCs w:val="0"/>
          <w:lang w:eastAsia="sk-SK"/>
        </w:rPr>
      </w:pPr>
      <w:r w:rsidRPr="001334E1">
        <w:rPr>
          <w:b w:val="0"/>
          <w:bCs w:val="0"/>
          <w:i w:val="0"/>
          <w:iCs w:val="0"/>
          <w:lang w:eastAsia="sk-SK"/>
        </w:rPr>
        <w:t>Aplikácia by mala vytvoriť kategórie v nákupnom zozname.</w:t>
      </w:r>
    </w:p>
    <w:p w14:paraId="00EA0BF4" w14:textId="30317E12"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umožniť pridať položky do nákupného zoznamu.</w:t>
      </w:r>
    </w:p>
    <w:p w14:paraId="04FFD43B" w14:textId="2747F729"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umožniť editovať a odstraňovať položky nákupného zoznamu.</w:t>
      </w:r>
    </w:p>
    <w:p w14:paraId="2488B56A" w14:textId="3C9CF731"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umožniť zdieľať nákupný zoznam iným používateľom.</w:t>
      </w:r>
    </w:p>
    <w:p w14:paraId="230B188E" w14:textId="5255178B" w:rsidR="00104879" w:rsidRPr="00DD4A12" w:rsidRDefault="00A959D8" w:rsidP="002471DA">
      <w:pPr>
        <w:pStyle w:val="Nadpis3"/>
      </w:pPr>
      <w:bookmarkStart w:id="100" w:name="_Toc162902743"/>
      <w:r>
        <w:t xml:space="preserve">3.1.2 </w:t>
      </w:r>
      <w:r>
        <w:tab/>
      </w:r>
      <w:r w:rsidR="00104879" w:rsidRPr="00DD4A12">
        <w:t>Nefunkčné požiadavky</w:t>
      </w:r>
      <w:bookmarkEnd w:id="100"/>
    </w:p>
    <w:p w14:paraId="7BB9CD0F" w14:textId="5C4AC742" w:rsidR="00104879" w:rsidRPr="00DD4A12" w:rsidRDefault="00104879" w:rsidP="00A959D8">
      <w:r w:rsidRPr="00DD4A12">
        <w:t>K očakávaným nefunkčným požiadavkám aplikácie patria:</w:t>
      </w:r>
    </w:p>
    <w:p w14:paraId="65204BDC" w14:textId="417A30DE"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fungovať na akomkoľvek zariadení s operačným systémom Android.</w:t>
      </w:r>
      <w:r w:rsidR="00C36630" w:rsidRPr="00A959D8">
        <w:rPr>
          <w:b w:val="0"/>
          <w:bCs w:val="0"/>
          <w:i w:val="0"/>
          <w:iCs w:val="0"/>
          <w:lang w:eastAsia="sk-SK"/>
        </w:rPr>
        <w:t xml:space="preserve"> </w:t>
      </w:r>
    </w:p>
    <w:p w14:paraId="11BD1472" w14:textId="504BC671" w:rsidR="00F67825" w:rsidRPr="00A959D8" w:rsidRDefault="00F67825"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byť stále dostupná pre používateľov, aby mohli zaznamenávať alebo upravovať svoje nákupy.</w:t>
      </w:r>
    </w:p>
    <w:p w14:paraId="16D040D7" w14:textId="0E8D106D" w:rsidR="00F67825" w:rsidRPr="00A959D8" w:rsidRDefault="00F67825"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mať silné zabezpečenie, aby bolo ťažké pre neoprávnené osoby získať prístup k osobným údajom a nákupným zoznamom používateľov.</w:t>
      </w:r>
    </w:p>
    <w:p w14:paraId="454A0229" w14:textId="56C94275" w:rsidR="00F67825" w:rsidRPr="00A959D8" w:rsidRDefault="00F67825"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mať schopnosť spracovať veľké množstvo nákupných zoznamov alebo veľkého počtu používateľov.</w:t>
      </w:r>
    </w:p>
    <w:p w14:paraId="169F38C2" w14:textId="250A6AB6" w:rsidR="00136676" w:rsidRPr="00DD4A12" w:rsidRDefault="00A959D8" w:rsidP="00A959D8">
      <w:pPr>
        <w:pStyle w:val="Nadpis2"/>
        <w:jc w:val="left"/>
      </w:pPr>
      <w:bookmarkStart w:id="101" w:name="_Toc162902744"/>
      <w:r>
        <w:lastRenderedPageBreak/>
        <w:t xml:space="preserve">3.2 </w:t>
      </w:r>
      <w:r w:rsidR="00136676" w:rsidRPr="00DD4A12">
        <w:t>Definovanie aktérov a prípadov použitia</w:t>
      </w:r>
      <w:bookmarkEnd w:id="101"/>
    </w:p>
    <w:p w14:paraId="0BCD0EDB" w14:textId="3FAE55E5" w:rsidR="00A959D8" w:rsidRDefault="00A54730" w:rsidP="00DE2225">
      <w:pPr>
        <w:rPr>
          <w:i/>
          <w:iCs/>
        </w:rPr>
      </w:pPr>
      <w:r w:rsidRPr="00DD4A12">
        <w:t xml:space="preserve">Vo všeobecnosti sú aktérmi vonkajšími entitami alebo systémami, ktoré interagujú so systémom alebo aplikáciou. V tomto konkrétnom prípade je jediným aktérom používateľ, ktorý má definované špecifikácie prípadov použitia v tabuľke </w:t>
      </w:r>
      <w:r w:rsidR="00473B88" w:rsidRPr="00DD4A12">
        <w:t>5</w:t>
      </w:r>
      <w:r w:rsidRPr="00DD4A12">
        <w:t>.</w:t>
      </w:r>
      <w:r w:rsidR="00E40094">
        <w:t xml:space="preserve"> </w:t>
      </w:r>
    </w:p>
    <w:p w14:paraId="58071EC8" w14:textId="77777777" w:rsidR="00A959D8" w:rsidRDefault="00A959D8" w:rsidP="00A959D8">
      <w:pPr>
        <w:ind w:firstLine="0"/>
        <w:jc w:val="left"/>
        <w:rPr>
          <w:i/>
          <w:iCs/>
        </w:rPr>
      </w:pPr>
    </w:p>
    <w:p w14:paraId="28C30EE4" w14:textId="54BFAAC5" w:rsidR="00A54730" w:rsidRPr="00A959D8" w:rsidRDefault="00A54730" w:rsidP="00A959D8">
      <w:pPr>
        <w:ind w:firstLine="0"/>
        <w:jc w:val="left"/>
        <w:rPr>
          <w:i/>
          <w:iCs/>
        </w:rPr>
      </w:pPr>
      <w:r w:rsidRPr="00A959D8">
        <w:rPr>
          <w:i/>
          <w:iCs/>
        </w:rPr>
        <w:t xml:space="preserve">Tabuľka </w:t>
      </w:r>
      <w:r w:rsidR="002643D6" w:rsidRPr="00A959D8">
        <w:rPr>
          <w:i/>
          <w:iCs/>
        </w:rPr>
        <w:t>5</w:t>
      </w:r>
      <w:r w:rsidRPr="00A959D8">
        <w:rPr>
          <w:i/>
          <w:iCs/>
        </w:rPr>
        <w:t xml:space="preserve"> Špecifikácia prípadov použitia pre používateľa</w:t>
      </w:r>
    </w:p>
    <w:tbl>
      <w:tblPr>
        <w:tblStyle w:val="Mriekatabuky"/>
        <w:tblW w:w="0" w:type="auto"/>
        <w:tblLook w:val="04A0" w:firstRow="1" w:lastRow="0" w:firstColumn="1" w:lastColumn="0" w:noHBand="0" w:noVBand="1"/>
      </w:tblPr>
      <w:tblGrid>
        <w:gridCol w:w="3681"/>
        <w:gridCol w:w="4813"/>
      </w:tblGrid>
      <w:tr w:rsidR="00847F15" w:rsidRPr="00A959D8" w14:paraId="5602242B" w14:textId="77777777" w:rsidTr="00A959D8">
        <w:tc>
          <w:tcPr>
            <w:tcW w:w="3681" w:type="dxa"/>
          </w:tcPr>
          <w:p w14:paraId="20941399" w14:textId="0431E749" w:rsidR="00847F15" w:rsidRPr="00A959D8" w:rsidRDefault="00847F15" w:rsidP="00847F15">
            <w:pPr>
              <w:ind w:firstLine="0"/>
              <w:rPr>
                <w:b/>
                <w:bCs/>
              </w:rPr>
            </w:pPr>
            <w:r w:rsidRPr="00A959D8">
              <w:rPr>
                <w:b/>
                <w:bCs/>
              </w:rPr>
              <w:t>Názov</w:t>
            </w:r>
          </w:p>
        </w:tc>
        <w:tc>
          <w:tcPr>
            <w:tcW w:w="4813" w:type="dxa"/>
          </w:tcPr>
          <w:p w14:paraId="6BC09432" w14:textId="10B7DBE6" w:rsidR="00847F15" w:rsidRPr="00A959D8" w:rsidRDefault="00847F15" w:rsidP="00847F15">
            <w:pPr>
              <w:ind w:firstLine="0"/>
              <w:rPr>
                <w:b/>
                <w:bCs/>
              </w:rPr>
            </w:pPr>
            <w:r w:rsidRPr="00A959D8">
              <w:rPr>
                <w:b/>
                <w:bCs/>
              </w:rPr>
              <w:t>Popis</w:t>
            </w:r>
          </w:p>
        </w:tc>
      </w:tr>
      <w:tr w:rsidR="00847F15" w:rsidRPr="00DD4A12" w14:paraId="3269B5B9" w14:textId="77777777" w:rsidTr="00A959D8">
        <w:tc>
          <w:tcPr>
            <w:tcW w:w="3681" w:type="dxa"/>
          </w:tcPr>
          <w:p w14:paraId="2B3275F1" w14:textId="1CCC944F" w:rsidR="00847F15" w:rsidRPr="00DD4A12" w:rsidRDefault="00847F15" w:rsidP="00847F15">
            <w:pPr>
              <w:ind w:firstLine="0"/>
            </w:pPr>
            <w:r w:rsidRPr="00DD4A12">
              <w:t>Registrovať sa</w:t>
            </w:r>
          </w:p>
        </w:tc>
        <w:tc>
          <w:tcPr>
            <w:tcW w:w="4813" w:type="dxa"/>
          </w:tcPr>
          <w:p w14:paraId="49E35CBE" w14:textId="769BFF72" w:rsidR="00847F15" w:rsidRPr="00DD4A12" w:rsidRDefault="00A54730" w:rsidP="00847F15">
            <w:pPr>
              <w:ind w:firstLine="0"/>
            </w:pPr>
            <w:r w:rsidRPr="00DD4A12">
              <w:t>Ako používateľ chcem mať možnosť registrovať sa</w:t>
            </w:r>
          </w:p>
        </w:tc>
      </w:tr>
      <w:tr w:rsidR="00847F15" w:rsidRPr="00DD4A12" w14:paraId="0923652F" w14:textId="77777777" w:rsidTr="00A959D8">
        <w:tc>
          <w:tcPr>
            <w:tcW w:w="3681" w:type="dxa"/>
          </w:tcPr>
          <w:p w14:paraId="1C6D45BD" w14:textId="6DDF88A1" w:rsidR="00847F15" w:rsidRPr="00DD4A12" w:rsidRDefault="00847F15" w:rsidP="00847F15">
            <w:pPr>
              <w:ind w:firstLine="0"/>
            </w:pPr>
            <w:r w:rsidRPr="00DD4A12">
              <w:t>Prihlásiť sa</w:t>
            </w:r>
          </w:p>
        </w:tc>
        <w:tc>
          <w:tcPr>
            <w:tcW w:w="4813" w:type="dxa"/>
          </w:tcPr>
          <w:p w14:paraId="27191ABC" w14:textId="01CBC8CF" w:rsidR="00847F15" w:rsidRPr="00DD4A12" w:rsidRDefault="00A54730" w:rsidP="00847F15">
            <w:pPr>
              <w:ind w:firstLine="0"/>
            </w:pPr>
            <w:r w:rsidRPr="00DD4A12">
              <w:t>Ako používateľ chcem mať možnosť prihlásiť sa</w:t>
            </w:r>
          </w:p>
        </w:tc>
      </w:tr>
      <w:tr w:rsidR="00847F15" w:rsidRPr="00DD4A12" w14:paraId="2027A8FC" w14:textId="77777777" w:rsidTr="00A959D8">
        <w:tc>
          <w:tcPr>
            <w:tcW w:w="3681" w:type="dxa"/>
          </w:tcPr>
          <w:p w14:paraId="28F552E8" w14:textId="77777777" w:rsidR="00847F15" w:rsidRPr="00DD4A12" w:rsidRDefault="00847F15" w:rsidP="00847F15">
            <w:pPr>
              <w:ind w:firstLine="0"/>
            </w:pPr>
            <w:r w:rsidRPr="00DD4A12">
              <w:t>Vytvoriť nákupný zoznam</w:t>
            </w:r>
          </w:p>
          <w:p w14:paraId="2DED691C" w14:textId="6C5937B7" w:rsidR="00847F15" w:rsidRPr="00DD4A12" w:rsidRDefault="00847F15" w:rsidP="00847F15">
            <w:pPr>
              <w:ind w:firstLine="0"/>
            </w:pPr>
          </w:p>
        </w:tc>
        <w:tc>
          <w:tcPr>
            <w:tcW w:w="4813" w:type="dxa"/>
          </w:tcPr>
          <w:p w14:paraId="07E61105" w14:textId="28B53327" w:rsidR="00847F15" w:rsidRPr="00DD4A12" w:rsidRDefault="00A54730" w:rsidP="00847F15">
            <w:pPr>
              <w:ind w:firstLine="0"/>
            </w:pPr>
            <w:r w:rsidRPr="00DD4A12">
              <w:t>Ako používateľ chcem mať možnosť vytvoriť nákupný zoznam</w:t>
            </w:r>
          </w:p>
        </w:tc>
      </w:tr>
      <w:tr w:rsidR="00A54730" w:rsidRPr="00DD4A12" w14:paraId="33059CC8" w14:textId="77777777" w:rsidTr="00A959D8">
        <w:tc>
          <w:tcPr>
            <w:tcW w:w="3681" w:type="dxa"/>
          </w:tcPr>
          <w:p w14:paraId="12DBC152" w14:textId="3E0DEA95" w:rsidR="00A54730" w:rsidRPr="00DD4A12" w:rsidRDefault="00A54730" w:rsidP="00A54730">
            <w:pPr>
              <w:ind w:firstLine="0"/>
            </w:pPr>
            <w:r w:rsidRPr="00DD4A12">
              <w:t>Editovať nákupný zoznam</w:t>
            </w:r>
          </w:p>
        </w:tc>
        <w:tc>
          <w:tcPr>
            <w:tcW w:w="4813" w:type="dxa"/>
          </w:tcPr>
          <w:p w14:paraId="13941566" w14:textId="2A48B6BD" w:rsidR="00A54730" w:rsidRPr="00DD4A12" w:rsidRDefault="00A54730" w:rsidP="00A54730">
            <w:pPr>
              <w:ind w:firstLine="0"/>
            </w:pPr>
            <w:r w:rsidRPr="00DD4A12">
              <w:t>Ako používateľ chcem mať možnosť editovať nákupný zoznam</w:t>
            </w:r>
          </w:p>
        </w:tc>
      </w:tr>
      <w:tr w:rsidR="00A54730" w:rsidRPr="00DD4A12" w14:paraId="0C934C97" w14:textId="77777777" w:rsidTr="00A959D8">
        <w:tc>
          <w:tcPr>
            <w:tcW w:w="3681" w:type="dxa"/>
          </w:tcPr>
          <w:p w14:paraId="2C8A9FEB" w14:textId="26EA4B39" w:rsidR="00A54730" w:rsidRPr="00DD4A12" w:rsidRDefault="00A54730" w:rsidP="00A54730">
            <w:pPr>
              <w:ind w:firstLine="0"/>
            </w:pPr>
            <w:r w:rsidRPr="00DD4A12">
              <w:t>Zmazať nákupný zoznam</w:t>
            </w:r>
          </w:p>
        </w:tc>
        <w:tc>
          <w:tcPr>
            <w:tcW w:w="4813" w:type="dxa"/>
          </w:tcPr>
          <w:p w14:paraId="5D25C213" w14:textId="39E4E0BA" w:rsidR="00A54730" w:rsidRPr="00DD4A12" w:rsidRDefault="00A54730" w:rsidP="00A54730">
            <w:pPr>
              <w:ind w:firstLine="0"/>
            </w:pPr>
            <w:r w:rsidRPr="00DD4A12">
              <w:t>Ako používateľ chcem mať možnosť zmazať  nákupný zoznam</w:t>
            </w:r>
          </w:p>
        </w:tc>
      </w:tr>
      <w:tr w:rsidR="00A54730" w:rsidRPr="00DD4A12" w14:paraId="524CB17C" w14:textId="77777777" w:rsidTr="00A959D8">
        <w:tc>
          <w:tcPr>
            <w:tcW w:w="3681" w:type="dxa"/>
          </w:tcPr>
          <w:p w14:paraId="09EDEFBC" w14:textId="1C7ED7CA" w:rsidR="00A54730" w:rsidRPr="00DD4A12" w:rsidRDefault="00A54730" w:rsidP="00A54730">
            <w:pPr>
              <w:ind w:firstLine="0"/>
            </w:pPr>
            <w:r w:rsidRPr="00DD4A12">
              <w:t>Zdieľať nákupný zoznam</w:t>
            </w:r>
          </w:p>
        </w:tc>
        <w:tc>
          <w:tcPr>
            <w:tcW w:w="4813" w:type="dxa"/>
          </w:tcPr>
          <w:p w14:paraId="0812BF97" w14:textId="463828EF" w:rsidR="00A54730" w:rsidRPr="00DD4A12" w:rsidRDefault="00A54730" w:rsidP="00A54730">
            <w:pPr>
              <w:ind w:firstLine="0"/>
            </w:pPr>
            <w:r w:rsidRPr="00DD4A12">
              <w:t>Ako používateľ chcem mať možnosť zdieľať nákupný zoznam</w:t>
            </w:r>
          </w:p>
        </w:tc>
      </w:tr>
      <w:tr w:rsidR="00A54730" w:rsidRPr="00DD4A12" w14:paraId="76B5C871" w14:textId="77777777" w:rsidTr="00A959D8">
        <w:tc>
          <w:tcPr>
            <w:tcW w:w="3681" w:type="dxa"/>
          </w:tcPr>
          <w:p w14:paraId="6341D3A3" w14:textId="63642122" w:rsidR="00A54730" w:rsidRPr="00DD4A12" w:rsidRDefault="00A54730" w:rsidP="00A54730">
            <w:pPr>
              <w:ind w:firstLine="0"/>
            </w:pPr>
            <w:r w:rsidRPr="00DD4A12">
              <w:t>Vytvoriť kategóriu alebo podkategóriu v zozname</w:t>
            </w:r>
          </w:p>
        </w:tc>
        <w:tc>
          <w:tcPr>
            <w:tcW w:w="4813" w:type="dxa"/>
          </w:tcPr>
          <w:p w14:paraId="6F60FC23" w14:textId="472F3158" w:rsidR="00A54730" w:rsidRPr="00DD4A12" w:rsidRDefault="00A54730" w:rsidP="00A54730">
            <w:pPr>
              <w:ind w:firstLine="0"/>
            </w:pPr>
            <w:r w:rsidRPr="00DD4A12">
              <w:t>Ako používateľ chcem mať možnosť vytvoriť kategóriu alebo podkategóriu v nákupnom zozname</w:t>
            </w:r>
          </w:p>
        </w:tc>
      </w:tr>
      <w:tr w:rsidR="00A54730" w:rsidRPr="00DD4A12" w14:paraId="61AC2726" w14:textId="77777777" w:rsidTr="00A959D8">
        <w:tc>
          <w:tcPr>
            <w:tcW w:w="3681" w:type="dxa"/>
          </w:tcPr>
          <w:p w14:paraId="36D78F76" w14:textId="27F41EDE" w:rsidR="00A54730" w:rsidRPr="00DD4A12" w:rsidRDefault="00A54730" w:rsidP="00A54730">
            <w:pPr>
              <w:ind w:firstLine="0"/>
            </w:pPr>
            <w:r w:rsidRPr="00DD4A12">
              <w:t>Zmazať kategóriu alebo podkategóriu v zozname</w:t>
            </w:r>
          </w:p>
        </w:tc>
        <w:tc>
          <w:tcPr>
            <w:tcW w:w="4813" w:type="dxa"/>
          </w:tcPr>
          <w:p w14:paraId="06A777D0" w14:textId="6263FE11" w:rsidR="00A54730" w:rsidRPr="00DD4A12" w:rsidRDefault="00A54730" w:rsidP="00A54730">
            <w:pPr>
              <w:ind w:firstLine="0"/>
            </w:pPr>
            <w:r w:rsidRPr="00DD4A12">
              <w:t>Ako používateľ chcem mať možnosť zmazať kategóriu alebo podkategóriu v nákupnom zozname</w:t>
            </w:r>
          </w:p>
        </w:tc>
      </w:tr>
      <w:tr w:rsidR="00A54730" w:rsidRPr="00DD4A12" w14:paraId="1C5E5489" w14:textId="77777777" w:rsidTr="00A959D8">
        <w:tc>
          <w:tcPr>
            <w:tcW w:w="3681" w:type="dxa"/>
          </w:tcPr>
          <w:p w14:paraId="4AD908A9" w14:textId="472BB7A3" w:rsidR="00A54730" w:rsidRPr="00DD4A12" w:rsidRDefault="00A54730" w:rsidP="00A54730">
            <w:pPr>
              <w:ind w:firstLine="0"/>
            </w:pPr>
            <w:r w:rsidRPr="00DD4A12">
              <w:t>Editovať kategóriu alebo podkategóriu v zozname</w:t>
            </w:r>
          </w:p>
        </w:tc>
        <w:tc>
          <w:tcPr>
            <w:tcW w:w="4813" w:type="dxa"/>
          </w:tcPr>
          <w:p w14:paraId="032E256C" w14:textId="776D336E" w:rsidR="00A54730" w:rsidRPr="00DD4A12" w:rsidRDefault="00A54730" w:rsidP="00A54730">
            <w:pPr>
              <w:ind w:firstLine="0"/>
            </w:pPr>
            <w:r w:rsidRPr="00DD4A12">
              <w:t>Ako používateľ chcem mať možnosť editovať kategóriu alebo podkategóriu v nákupnom zozname</w:t>
            </w:r>
          </w:p>
        </w:tc>
      </w:tr>
      <w:tr w:rsidR="00A54730" w:rsidRPr="00DD4A12" w14:paraId="55DA63A6" w14:textId="77777777" w:rsidTr="00A959D8">
        <w:tc>
          <w:tcPr>
            <w:tcW w:w="3681" w:type="dxa"/>
          </w:tcPr>
          <w:p w14:paraId="77A2DE08" w14:textId="5C0ED49C" w:rsidR="00A54730" w:rsidRPr="00DD4A12" w:rsidRDefault="00A54730" w:rsidP="00A54730">
            <w:pPr>
              <w:ind w:firstLine="0"/>
            </w:pPr>
            <w:r w:rsidRPr="00DD4A12">
              <w:t>Pridať položky zoznamu</w:t>
            </w:r>
          </w:p>
        </w:tc>
        <w:tc>
          <w:tcPr>
            <w:tcW w:w="4813" w:type="dxa"/>
          </w:tcPr>
          <w:p w14:paraId="3E2CC04F" w14:textId="5A610A68" w:rsidR="00A54730" w:rsidRPr="00DD4A12" w:rsidRDefault="00A54730" w:rsidP="00A54730">
            <w:pPr>
              <w:ind w:firstLine="0"/>
            </w:pPr>
            <w:r w:rsidRPr="00DD4A12">
              <w:t>Ako používateľ chcem mať možnosť pridať položky zoznamu</w:t>
            </w:r>
          </w:p>
        </w:tc>
      </w:tr>
      <w:tr w:rsidR="00A54730" w:rsidRPr="00DD4A12" w14:paraId="52D21BEA" w14:textId="77777777" w:rsidTr="00A959D8">
        <w:tc>
          <w:tcPr>
            <w:tcW w:w="3681" w:type="dxa"/>
          </w:tcPr>
          <w:p w14:paraId="542A99D5" w14:textId="53F85BF7" w:rsidR="00A54730" w:rsidRPr="00DD4A12" w:rsidRDefault="00A54730" w:rsidP="00A54730">
            <w:pPr>
              <w:ind w:firstLine="0"/>
            </w:pPr>
            <w:r w:rsidRPr="00DD4A12">
              <w:t>Odstrániť položky zoznamu</w:t>
            </w:r>
          </w:p>
        </w:tc>
        <w:tc>
          <w:tcPr>
            <w:tcW w:w="4813" w:type="dxa"/>
          </w:tcPr>
          <w:p w14:paraId="015C73C6" w14:textId="6CD46614" w:rsidR="00A54730" w:rsidRPr="00DD4A12" w:rsidRDefault="00A54730" w:rsidP="00A54730">
            <w:pPr>
              <w:ind w:firstLine="0"/>
            </w:pPr>
            <w:r w:rsidRPr="00DD4A12">
              <w:t>Ako používateľ chcem mať možnosť odstrániť položky zoznamu</w:t>
            </w:r>
          </w:p>
        </w:tc>
      </w:tr>
      <w:tr w:rsidR="00A54730" w:rsidRPr="00DD4A12" w14:paraId="3A00F01C" w14:textId="77777777" w:rsidTr="00A959D8">
        <w:tc>
          <w:tcPr>
            <w:tcW w:w="3681" w:type="dxa"/>
          </w:tcPr>
          <w:p w14:paraId="09551B8A" w14:textId="11147A36" w:rsidR="00A54730" w:rsidRPr="00DD4A12" w:rsidRDefault="00A54730" w:rsidP="00A54730">
            <w:pPr>
              <w:ind w:firstLine="0"/>
            </w:pPr>
            <w:r w:rsidRPr="00DD4A12">
              <w:lastRenderedPageBreak/>
              <w:t>Editovať položky zoznamu</w:t>
            </w:r>
          </w:p>
        </w:tc>
        <w:tc>
          <w:tcPr>
            <w:tcW w:w="4813" w:type="dxa"/>
          </w:tcPr>
          <w:p w14:paraId="210E3B2D" w14:textId="5FB49A69" w:rsidR="00A54730" w:rsidRPr="00DD4A12" w:rsidRDefault="00A54730" w:rsidP="00A54730">
            <w:pPr>
              <w:ind w:firstLine="0"/>
            </w:pPr>
            <w:r w:rsidRPr="00DD4A12">
              <w:t>Ako používateľ chcem mať možnosť editovať položky zoznamu</w:t>
            </w:r>
          </w:p>
        </w:tc>
      </w:tr>
    </w:tbl>
    <w:p w14:paraId="359DF287" w14:textId="77777777" w:rsidR="00C13FA7" w:rsidRPr="00DD4A12" w:rsidRDefault="00C13FA7" w:rsidP="00C13FA7">
      <w:pPr>
        <w:ind w:firstLine="0"/>
      </w:pPr>
    </w:p>
    <w:p w14:paraId="70C8E7F3" w14:textId="0CC4BFA1" w:rsidR="00466DFE" w:rsidRPr="00DD4A12" w:rsidRDefault="00466DFE" w:rsidP="00A959D8">
      <w:r w:rsidRPr="00DD4A12">
        <w:t>Na obrázku 6 je nakreslený diagram prípadov použitia.</w:t>
      </w:r>
    </w:p>
    <w:p w14:paraId="57A6248C" w14:textId="14D90B5C" w:rsidR="00466DFE" w:rsidRPr="00DD4A12" w:rsidRDefault="00466DFE" w:rsidP="00466DFE">
      <w:pPr>
        <w:ind w:firstLine="0"/>
        <w:jc w:val="center"/>
      </w:pPr>
      <w:r w:rsidRPr="00DD4A12">
        <w:rPr>
          <w:noProof/>
        </w:rPr>
        <w:drawing>
          <wp:inline distT="0" distB="0" distL="0" distR="0" wp14:anchorId="16B3E0EC" wp14:editId="36B9FD9F">
            <wp:extent cx="4185438" cy="4438650"/>
            <wp:effectExtent l="0" t="0" r="5715" b="0"/>
            <wp:docPr id="1230905127" name="Obrázok 2" descr="Obrázok, na ktorom je text, snímka obrazovky, diagram,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05127" name="Obrázok 2" descr="Obrázok, na ktorom je text, snímka obrazovky, diagram, rad&#10;&#10;Automaticky generovaný popi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0536" cy="4444057"/>
                    </a:xfrm>
                    <a:prstGeom prst="rect">
                      <a:avLst/>
                    </a:prstGeom>
                    <a:noFill/>
                    <a:ln>
                      <a:noFill/>
                    </a:ln>
                  </pic:spPr>
                </pic:pic>
              </a:graphicData>
            </a:graphic>
          </wp:inline>
        </w:drawing>
      </w:r>
    </w:p>
    <w:p w14:paraId="73C1A5F1" w14:textId="4C5978BA" w:rsidR="00466DFE" w:rsidRPr="00A959D8" w:rsidRDefault="00466DFE" w:rsidP="00466DFE">
      <w:pPr>
        <w:ind w:firstLine="0"/>
        <w:jc w:val="center"/>
        <w:rPr>
          <w:i/>
          <w:iCs/>
        </w:rPr>
      </w:pPr>
      <w:r w:rsidRPr="00A959D8">
        <w:rPr>
          <w:i/>
          <w:iCs/>
        </w:rPr>
        <w:t>Obrázok 6 Diagram prípadov použitia</w:t>
      </w:r>
    </w:p>
    <w:p w14:paraId="51E771B6" w14:textId="77777777" w:rsidR="00466DFE" w:rsidRPr="00DD4A12" w:rsidRDefault="00466DFE" w:rsidP="00466DFE">
      <w:pPr>
        <w:ind w:firstLine="0"/>
        <w:jc w:val="center"/>
      </w:pPr>
    </w:p>
    <w:p w14:paraId="05160271" w14:textId="2DACB75C" w:rsidR="006C3F75" w:rsidRPr="00DD4A12" w:rsidRDefault="00891688" w:rsidP="00891688">
      <w:pPr>
        <w:pStyle w:val="Nadpis2"/>
        <w:jc w:val="left"/>
      </w:pPr>
      <w:bookmarkStart w:id="102" w:name="_Toc162902745"/>
      <w:r>
        <w:t>3.3</w:t>
      </w:r>
      <w:r>
        <w:tab/>
      </w:r>
      <w:r w:rsidR="00466DFE" w:rsidRPr="00DD4A12">
        <w:t>Architektúr</w:t>
      </w:r>
      <w:r w:rsidR="002E7084" w:rsidRPr="00DD4A12">
        <w:t>a</w:t>
      </w:r>
      <w:bookmarkEnd w:id="102"/>
    </w:p>
    <w:p w14:paraId="121C4156" w14:textId="00AC54AC" w:rsidR="002F3CB4" w:rsidRPr="00DD4A12" w:rsidRDefault="00A97415" w:rsidP="002F3CB4">
      <w:r w:rsidRPr="00DD4A12">
        <w:t>Návrh architektúry pozostáva z viacerých vrstiev</w:t>
      </w:r>
      <w:r w:rsidR="00904E3A" w:rsidRPr="00DD4A12">
        <w:t>, ktoré sú na obrázku 7</w:t>
      </w:r>
      <w:r w:rsidRPr="00DD4A12">
        <w:t xml:space="preserve">. </w:t>
      </w:r>
      <w:r w:rsidR="00891688">
        <w:t>Medzi ne patria</w:t>
      </w:r>
      <w:r w:rsidRPr="00DD4A12">
        <w:t>:</w:t>
      </w:r>
    </w:p>
    <w:p w14:paraId="525431FB" w14:textId="2F8561C1" w:rsidR="002F3CB4" w:rsidRPr="002F3CB4" w:rsidRDefault="002F3CB4" w:rsidP="002F3CB4">
      <w:pPr>
        <w:pStyle w:val="Odsekzoznamu"/>
        <w:numPr>
          <w:ilvl w:val="0"/>
          <w:numId w:val="40"/>
        </w:numPr>
        <w:ind w:left="714" w:hanging="357"/>
        <w:jc w:val="both"/>
        <w:rPr>
          <w:b w:val="0"/>
          <w:bCs w:val="0"/>
          <w:i w:val="0"/>
          <w:iCs w:val="0"/>
          <w:lang w:eastAsia="sk-SK"/>
        </w:rPr>
      </w:pPr>
      <w:r w:rsidRPr="00891688">
        <w:rPr>
          <w:b w:val="0"/>
          <w:bCs w:val="0"/>
          <w:i w:val="0"/>
          <w:iCs w:val="0"/>
          <w:lang w:eastAsia="sk-SK"/>
        </w:rPr>
        <w:t>Android aplikácia</w:t>
      </w:r>
      <w:r w:rsidR="0060578A">
        <w:rPr>
          <w:b w:val="0"/>
          <w:bCs w:val="0"/>
          <w:i w:val="0"/>
          <w:iCs w:val="0"/>
          <w:lang w:eastAsia="sk-SK"/>
        </w:rPr>
        <w:t>,</w:t>
      </w:r>
    </w:p>
    <w:p w14:paraId="3E568815" w14:textId="61032FF8" w:rsidR="00A97415" w:rsidRPr="00F70EAA" w:rsidRDefault="009949B9" w:rsidP="00891688">
      <w:pPr>
        <w:pStyle w:val="Odsekzoznamu"/>
        <w:numPr>
          <w:ilvl w:val="0"/>
          <w:numId w:val="40"/>
        </w:numPr>
        <w:ind w:left="714" w:hanging="357"/>
        <w:jc w:val="both"/>
        <w:rPr>
          <w:b w:val="0"/>
          <w:bCs w:val="0"/>
          <w:i w:val="0"/>
          <w:iCs w:val="0"/>
          <w:highlight w:val="lightGray"/>
          <w:lang w:eastAsia="sk-SK"/>
        </w:rPr>
      </w:pPr>
      <w:r w:rsidRPr="00F70EAA">
        <w:rPr>
          <w:b w:val="0"/>
          <w:bCs w:val="0"/>
          <w:i w:val="0"/>
          <w:iCs w:val="0"/>
          <w:highlight w:val="lightGray"/>
          <w:lang w:eastAsia="sk-SK"/>
        </w:rPr>
        <w:t>Backendová vrstva spolu s endpointami (API) backendového rozhrania</w:t>
      </w:r>
      <w:r w:rsidR="00A97415" w:rsidRPr="00F70EAA">
        <w:rPr>
          <w:b w:val="0"/>
          <w:bCs w:val="0"/>
          <w:i w:val="0"/>
          <w:iCs w:val="0"/>
          <w:highlight w:val="lightGray"/>
          <w:lang w:eastAsia="sk-SK"/>
        </w:rPr>
        <w:t>,</w:t>
      </w:r>
    </w:p>
    <w:p w14:paraId="3B312530" w14:textId="1DCB1A48" w:rsidR="00A97415" w:rsidRPr="00891688" w:rsidRDefault="0060578A" w:rsidP="00891688">
      <w:pPr>
        <w:pStyle w:val="Odsekzoznamu"/>
        <w:numPr>
          <w:ilvl w:val="0"/>
          <w:numId w:val="40"/>
        </w:numPr>
        <w:ind w:left="714" w:hanging="357"/>
        <w:jc w:val="both"/>
        <w:rPr>
          <w:b w:val="0"/>
          <w:bCs w:val="0"/>
          <w:i w:val="0"/>
          <w:iCs w:val="0"/>
          <w:lang w:eastAsia="sk-SK"/>
        </w:rPr>
      </w:pPr>
      <w:r w:rsidRPr="00891688">
        <w:rPr>
          <w:b w:val="0"/>
          <w:bCs w:val="0"/>
          <w:i w:val="0"/>
          <w:iCs w:val="0"/>
          <w:lang w:eastAsia="sk-SK"/>
        </w:rPr>
        <w:t>D</w:t>
      </w:r>
      <w:r w:rsidR="00A97415" w:rsidRPr="00891688">
        <w:rPr>
          <w:b w:val="0"/>
          <w:bCs w:val="0"/>
          <w:i w:val="0"/>
          <w:iCs w:val="0"/>
          <w:lang w:eastAsia="sk-SK"/>
        </w:rPr>
        <w:t>atabáz</w:t>
      </w:r>
      <w:r>
        <w:rPr>
          <w:b w:val="0"/>
          <w:bCs w:val="0"/>
          <w:i w:val="0"/>
          <w:iCs w:val="0"/>
          <w:lang w:eastAsia="sk-SK"/>
        </w:rPr>
        <w:t>a.</w:t>
      </w:r>
    </w:p>
    <w:p w14:paraId="36F83F14" w14:textId="573CF76D" w:rsidR="00622AF3" w:rsidRPr="00622AF3" w:rsidRDefault="00622AF3" w:rsidP="00622AF3">
      <w:pPr>
        <w:pStyle w:val="Odsekzoznamu"/>
        <w:numPr>
          <w:ilvl w:val="0"/>
          <w:numId w:val="0"/>
        </w:numPr>
        <w:spacing w:before="100" w:beforeAutospacing="1" w:after="100" w:afterAutospacing="1" w:line="240" w:lineRule="auto"/>
        <w:ind w:left="720"/>
        <w:jc w:val="left"/>
        <w:rPr>
          <w:lang w:val="en-US"/>
        </w:rPr>
      </w:pPr>
      <w:r>
        <w:rPr>
          <w:noProof/>
        </w:rPr>
        <w:lastRenderedPageBreak/>
        <w:drawing>
          <wp:inline distT="0" distB="0" distL="0" distR="0" wp14:anchorId="71291823" wp14:editId="14E2AE14">
            <wp:extent cx="5248275" cy="1543050"/>
            <wp:effectExtent l="0" t="0" r="9525" b="0"/>
            <wp:docPr id="554612021" name="Obrázok 3" descr="Obrázok, na ktorom je snímka obrazovky, diagram, dizajn,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12021" name="Obrázok 3" descr="Obrázok, na ktorom je snímka obrazovky, diagram, dizajn, písmo&#10;&#10;Automaticky generovaný pop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8275" cy="1543050"/>
                    </a:xfrm>
                    <a:prstGeom prst="rect">
                      <a:avLst/>
                    </a:prstGeom>
                    <a:noFill/>
                    <a:ln>
                      <a:noFill/>
                    </a:ln>
                  </pic:spPr>
                </pic:pic>
              </a:graphicData>
            </a:graphic>
          </wp:inline>
        </w:drawing>
      </w:r>
    </w:p>
    <w:p w14:paraId="40F0FF87" w14:textId="4405728C" w:rsidR="00622AF3" w:rsidRPr="00622AF3" w:rsidRDefault="00622AF3" w:rsidP="00622AF3">
      <w:pPr>
        <w:pStyle w:val="Odsekzoznamu"/>
        <w:numPr>
          <w:ilvl w:val="0"/>
          <w:numId w:val="0"/>
        </w:numPr>
        <w:spacing w:before="100" w:beforeAutospacing="1" w:after="100" w:afterAutospacing="1" w:line="240" w:lineRule="auto"/>
        <w:ind w:left="720"/>
        <w:jc w:val="left"/>
        <w:rPr>
          <w:lang w:val="en-US"/>
        </w:rPr>
      </w:pPr>
    </w:p>
    <w:p w14:paraId="6E856E9D" w14:textId="71A664E4" w:rsidR="00904E3A" w:rsidRPr="00DD4A12" w:rsidRDefault="00904E3A" w:rsidP="00904E3A">
      <w:pPr>
        <w:ind w:firstLine="0"/>
        <w:jc w:val="center"/>
      </w:pPr>
    </w:p>
    <w:p w14:paraId="3FB3AE2D" w14:textId="27F92EA4" w:rsidR="00904E3A" w:rsidRPr="00891688" w:rsidRDefault="00904E3A" w:rsidP="00904E3A">
      <w:pPr>
        <w:ind w:firstLine="0"/>
        <w:jc w:val="center"/>
        <w:rPr>
          <w:i/>
          <w:iCs/>
        </w:rPr>
      </w:pPr>
      <w:r w:rsidRPr="00891688">
        <w:rPr>
          <w:i/>
          <w:iCs/>
          <w:highlight w:val="yellow"/>
        </w:rPr>
        <w:t>Obrázok 7 Architektúra riešenia</w:t>
      </w:r>
    </w:p>
    <w:p w14:paraId="0585EA35" w14:textId="4133DA4B" w:rsidR="003100DE" w:rsidRPr="00DD4A12" w:rsidRDefault="00D3520C" w:rsidP="00891688">
      <w:r w:rsidRPr="00DD4A12">
        <w:t>Jedná sa o klasickú klient-server architektúru, v k</w:t>
      </w:r>
      <w:r w:rsidRPr="00F70EAA">
        <w:t>tor</w:t>
      </w:r>
      <w:r w:rsidR="002471DA" w:rsidRPr="00F70EAA">
        <w:t>ej</w:t>
      </w:r>
      <w:r w:rsidRPr="00DD4A12">
        <w:t xml:space="preserve"> klient (aplikácia) pošle požiadavky na server, ktorý následne spracováva tieto požiadavky a poskytuje klientovi odpovede. </w:t>
      </w:r>
      <w:r w:rsidR="002471DA">
        <w:t>Jedná sa o</w:t>
      </w:r>
      <w:r w:rsidRPr="00DD4A12">
        <w:t xml:space="preserve"> typický prístup pri vývoji webových aplikácií, kde klient môže byť webový</w:t>
      </w:r>
      <w:r w:rsidR="005908CB" w:rsidRPr="00DD4A12">
        <w:t xml:space="preserve"> prehliadač alebo</w:t>
      </w:r>
      <w:r w:rsidRPr="00DD4A12">
        <w:t xml:space="preserve"> Android aplikácia.</w:t>
      </w:r>
      <w:r w:rsidR="00021919" w:rsidRPr="00DD4A12">
        <w:t xml:space="preserve"> </w:t>
      </w:r>
      <w:r w:rsidR="005908CB" w:rsidRPr="00DD4A12">
        <w:t xml:space="preserve">Webový server je softvérový program, ktorý prijíma HTTP požiadavky od klientov a poskytuje odpovede. Server môže </w:t>
      </w:r>
      <w:r w:rsidR="002471DA" w:rsidRPr="00DD4A12">
        <w:t>hosťovať</w:t>
      </w:r>
      <w:r w:rsidR="005908CB" w:rsidRPr="00DD4A12">
        <w:t xml:space="preserve"> webové stránky, API alebo iné služby. Pri vývoji Android aplikácií ako klienta je bežné, aby server poskytoval API, ktoré aplikácia využíva na získanie alebo odoslanie dát.</w:t>
      </w:r>
    </w:p>
    <w:p w14:paraId="10A0B6B2" w14:textId="77777777" w:rsidR="00A97415" w:rsidRPr="00DD4A12" w:rsidRDefault="00A97415" w:rsidP="00891688">
      <w:r w:rsidRPr="00DD4A12">
        <w:t>MySQL je relačný databázový systém, ktorý ukladá dáta. Databázový server obsahuje tabuľky, ktoré obsahujú záznamy (riadky) s dátami.</w:t>
      </w:r>
    </w:p>
    <w:p w14:paraId="67931530" w14:textId="2C508CEC" w:rsidR="00A97415" w:rsidRPr="00DD4A12" w:rsidRDefault="00A97415" w:rsidP="00891688">
      <w:r w:rsidRPr="00DD4A12">
        <w:t xml:space="preserve">PHP skripty vytvárajú spojenie s MySQL serverom a vykonávajú SQL </w:t>
      </w:r>
      <w:r w:rsidRPr="002471DA">
        <w:rPr>
          <w:color w:val="C00000"/>
        </w:rPr>
        <w:t xml:space="preserve">dotazy </w:t>
      </w:r>
      <w:r w:rsidRPr="00DD4A12">
        <w:t>na čítanie, aktualizáciu alebo vytváranie údajov v databáze.</w:t>
      </w:r>
    </w:p>
    <w:p w14:paraId="769464DD" w14:textId="4515BF82" w:rsidR="00161A24" w:rsidRPr="00DD4A12" w:rsidRDefault="00161A24" w:rsidP="009F1F29">
      <w:pPr>
        <w:pStyle w:val="Nadpis2"/>
        <w:jc w:val="left"/>
      </w:pPr>
      <w:bookmarkStart w:id="103" w:name="_Toc162902746"/>
      <w:r w:rsidRPr="00DD4A12">
        <w:t xml:space="preserve">3.4 </w:t>
      </w:r>
      <w:r w:rsidR="002471DA">
        <w:tab/>
      </w:r>
      <w:r w:rsidRPr="00DD4A12">
        <w:t>Databázový model</w:t>
      </w:r>
      <w:bookmarkEnd w:id="103"/>
    </w:p>
    <w:p w14:paraId="2D4D9FBD" w14:textId="67259C0E" w:rsidR="00A97415" w:rsidRPr="00DD4A12" w:rsidRDefault="00A97415" w:rsidP="00370C93">
      <w:r w:rsidRPr="00DD4A12">
        <w:t xml:space="preserve">Na obrázku </w:t>
      </w:r>
      <w:r w:rsidR="00F81C51" w:rsidRPr="00DD4A12">
        <w:t>8</w:t>
      </w:r>
      <w:r w:rsidRPr="00DD4A12">
        <w:t xml:space="preserve"> bola navrhnutá databáza pomocou ER diagramu, kde základnými entitami je </w:t>
      </w:r>
      <w:r w:rsidR="00675794">
        <w:t>po</w:t>
      </w:r>
      <w:r w:rsidRPr="00DD4A12">
        <w:t>užívateľ, zoznam, kategória a položky v zozname.</w:t>
      </w:r>
      <w:r w:rsidR="00D95B53" w:rsidRPr="00DD4A12">
        <w:t xml:space="preserve"> Podstatou zdieľania listu medzi </w:t>
      </w:r>
      <w:r w:rsidR="00675794">
        <w:t>po</w:t>
      </w:r>
      <w:r w:rsidR="00D95B53" w:rsidRPr="00DD4A12">
        <w:t xml:space="preserve">užívateľmi predstavuje tabuľka pozvánok, ktorá umožňuje prístup ostatným </w:t>
      </w:r>
      <w:r w:rsidR="00675794">
        <w:t>po</w:t>
      </w:r>
      <w:r w:rsidR="00D95B53" w:rsidRPr="00DD4A12">
        <w:t>užívateľom (okrem vlastníka zoznamu) ku konkrétnemu zoznamu.</w:t>
      </w:r>
    </w:p>
    <w:p w14:paraId="15F5D294" w14:textId="2411610A" w:rsidR="00A97415" w:rsidRPr="00DD4A12" w:rsidRDefault="003F2D50" w:rsidP="00A97415">
      <w:pPr>
        <w:ind w:firstLine="0"/>
        <w:jc w:val="center"/>
      </w:pPr>
      <w:r w:rsidRPr="00DD4A12">
        <w:rPr>
          <w:noProof/>
        </w:rPr>
        <w:lastRenderedPageBreak/>
        <w:drawing>
          <wp:inline distT="0" distB="0" distL="0" distR="0" wp14:anchorId="0982BDF4" wp14:editId="403AFE9A">
            <wp:extent cx="5400040" cy="3312160"/>
            <wp:effectExtent l="0" t="0" r="0" b="2540"/>
            <wp:docPr id="137939752" name="Obrázok 1" descr="Obrázok, na ktorom je text, snímka obrazovky, diagram,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9752" name="Obrázok 1" descr="Obrázok, na ktorom je text, snímka obrazovky, diagram, číslo&#10;&#10;Automaticky generovaný pop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312160"/>
                    </a:xfrm>
                    <a:prstGeom prst="rect">
                      <a:avLst/>
                    </a:prstGeom>
                    <a:noFill/>
                    <a:ln>
                      <a:noFill/>
                    </a:ln>
                  </pic:spPr>
                </pic:pic>
              </a:graphicData>
            </a:graphic>
          </wp:inline>
        </w:drawing>
      </w:r>
    </w:p>
    <w:p w14:paraId="57994089" w14:textId="6E60B43E" w:rsidR="00A97415" w:rsidRPr="002471DA" w:rsidRDefault="00A97415" w:rsidP="000E0A6A">
      <w:pPr>
        <w:ind w:firstLine="0"/>
        <w:jc w:val="center"/>
        <w:rPr>
          <w:i/>
          <w:iCs/>
        </w:rPr>
      </w:pPr>
      <w:r w:rsidRPr="002471DA">
        <w:rPr>
          <w:i/>
          <w:iCs/>
        </w:rPr>
        <w:t xml:space="preserve">Obrázok </w:t>
      </w:r>
      <w:r w:rsidR="00F81C51" w:rsidRPr="002471DA">
        <w:rPr>
          <w:i/>
          <w:iCs/>
        </w:rPr>
        <w:t>8</w:t>
      </w:r>
      <w:r w:rsidRPr="002471DA">
        <w:rPr>
          <w:i/>
          <w:iCs/>
        </w:rPr>
        <w:t xml:space="preserve"> Návrh databázy</w:t>
      </w:r>
    </w:p>
    <w:p w14:paraId="28BA29EC" w14:textId="172088F0" w:rsidR="00A97415" w:rsidRPr="00DD4A12" w:rsidRDefault="00D256C0" w:rsidP="009F1F29">
      <w:pPr>
        <w:pStyle w:val="Nadpis2"/>
        <w:jc w:val="left"/>
      </w:pPr>
      <w:bookmarkStart w:id="104" w:name="_Toc162902747"/>
      <w:r w:rsidRPr="00DD4A12">
        <w:t>3.</w:t>
      </w:r>
      <w:r w:rsidR="003D4FC5" w:rsidRPr="00DD4A12">
        <w:t>5</w:t>
      </w:r>
      <w:r w:rsidRPr="00DD4A12">
        <w:t xml:space="preserve"> </w:t>
      </w:r>
      <w:r w:rsidR="002471DA">
        <w:tab/>
      </w:r>
      <w:r w:rsidR="00291767" w:rsidRPr="00DD4A12">
        <w:t>Návrh užívateľského rozhrania</w:t>
      </w:r>
      <w:bookmarkEnd w:id="104"/>
    </w:p>
    <w:p w14:paraId="79493ABE" w14:textId="399AB4A0" w:rsidR="009D6B1D" w:rsidRPr="00DD4A12" w:rsidRDefault="00A97415" w:rsidP="000E0A6A">
      <w:r w:rsidRPr="00DD4A12">
        <w:t>Pomocou online nástroja Figma bolo navrhnuté užívateľské rozhranie. Keďže v aplikácii bude viacero obrazoviek (tzv. aktivít), bolo nutné navrhnúť každú zvlášť.</w:t>
      </w:r>
    </w:p>
    <w:p w14:paraId="4609404B" w14:textId="492AD51E" w:rsidR="00A97415" w:rsidRPr="00DD4A12" w:rsidRDefault="002471DA" w:rsidP="00921264">
      <w:pPr>
        <w:rPr>
          <w:b/>
          <w:bCs/>
        </w:rPr>
      </w:pPr>
      <w:r w:rsidRPr="002471DA">
        <w:rPr>
          <w:b/>
          <w:bCs/>
          <w:highlight w:val="yellow"/>
        </w:rPr>
        <w:t>a) P</w:t>
      </w:r>
      <w:r w:rsidR="00A97415" w:rsidRPr="002471DA">
        <w:rPr>
          <w:b/>
          <w:bCs/>
          <w:highlight w:val="yellow"/>
        </w:rPr>
        <w:t>rihlasovanie a registrácia</w:t>
      </w:r>
    </w:p>
    <w:p w14:paraId="6BF46266" w14:textId="3F86AA49" w:rsidR="00A97415" w:rsidRPr="00DD4A12" w:rsidRDefault="00A97415" w:rsidP="00A97415">
      <w:r w:rsidRPr="00DD4A12">
        <w:t xml:space="preserve">Tieto aktivity, zobrazené na obrázku </w:t>
      </w:r>
      <w:r w:rsidR="001B7190" w:rsidRPr="00DD4A12">
        <w:t>9</w:t>
      </w:r>
      <w:r w:rsidR="002471DA">
        <w:t>,</w:t>
      </w:r>
      <w:r w:rsidRPr="00DD4A12">
        <w:t xml:space="preserve"> definujú funkčné vlastnosti pre registráciu, prihlásenie a zabudnuté heslo.</w:t>
      </w:r>
    </w:p>
    <w:p w14:paraId="196FC523" w14:textId="3AFEFAC6" w:rsidR="00A97415" w:rsidRPr="00B82469" w:rsidRDefault="00D22CFF" w:rsidP="009D6B1D">
      <w:pPr>
        <w:jc w:val="center"/>
        <w:rPr>
          <w:lang w:val="en-US"/>
        </w:rPr>
      </w:pPr>
      <w:r w:rsidRPr="00D22CFF">
        <w:rPr>
          <w:noProof/>
        </w:rPr>
        <w:lastRenderedPageBreak/>
        <w:drawing>
          <wp:inline distT="0" distB="0" distL="0" distR="0" wp14:anchorId="10DEA1D2" wp14:editId="47F2B08F">
            <wp:extent cx="2172003" cy="4629796"/>
            <wp:effectExtent l="0" t="0" r="0" b="0"/>
            <wp:docPr id="763131262" name="Obrázok 1"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31262" name="Obrázok 1" descr="Obrázok, na ktorom je text, snímka obrazovky, písmo, dizajn&#10;&#10;Automaticky generovaný popis"/>
                    <pic:cNvPicPr/>
                  </pic:nvPicPr>
                  <pic:blipFill>
                    <a:blip r:embed="rId26"/>
                    <a:stretch>
                      <a:fillRect/>
                    </a:stretch>
                  </pic:blipFill>
                  <pic:spPr>
                    <a:xfrm>
                      <a:off x="0" y="0"/>
                      <a:ext cx="2172003" cy="4629796"/>
                    </a:xfrm>
                    <a:prstGeom prst="rect">
                      <a:avLst/>
                    </a:prstGeom>
                  </pic:spPr>
                </pic:pic>
              </a:graphicData>
            </a:graphic>
          </wp:inline>
        </w:drawing>
      </w:r>
      <w:r w:rsidR="009D6B1D" w:rsidRPr="00DD4A12">
        <w:t xml:space="preserve"> </w:t>
      </w:r>
      <w:r w:rsidRPr="00D22CFF">
        <w:drawing>
          <wp:inline distT="0" distB="0" distL="0" distR="0" wp14:anchorId="62E74CFA" wp14:editId="34A389E9">
            <wp:extent cx="2181225" cy="4619625"/>
            <wp:effectExtent l="0" t="0" r="9525" b="9525"/>
            <wp:docPr id="1025664969" name="Obrázok 1"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64969" name="Obrázok 1" descr="Obrázok, na ktorom je text, snímka obrazovky, písmo, dizajn&#10;&#10;Automaticky generovaný popis"/>
                    <pic:cNvPicPr/>
                  </pic:nvPicPr>
                  <pic:blipFill>
                    <a:blip r:embed="rId27"/>
                    <a:stretch>
                      <a:fillRect/>
                    </a:stretch>
                  </pic:blipFill>
                  <pic:spPr>
                    <a:xfrm>
                      <a:off x="0" y="0"/>
                      <a:ext cx="2181530" cy="4620271"/>
                    </a:xfrm>
                    <a:prstGeom prst="rect">
                      <a:avLst/>
                    </a:prstGeom>
                  </pic:spPr>
                </pic:pic>
              </a:graphicData>
            </a:graphic>
          </wp:inline>
        </w:drawing>
      </w:r>
      <w:r w:rsidR="009D6B1D" w:rsidRPr="00DD4A12">
        <w:t xml:space="preserve"> </w:t>
      </w:r>
    </w:p>
    <w:p w14:paraId="6FEAA0B6" w14:textId="56320AA5" w:rsidR="00A97415" w:rsidRPr="002471DA" w:rsidRDefault="00A97415" w:rsidP="009D6B1D">
      <w:pPr>
        <w:jc w:val="center"/>
        <w:rPr>
          <w:i/>
          <w:iCs/>
        </w:rPr>
      </w:pPr>
      <w:r w:rsidRPr="002471DA">
        <w:rPr>
          <w:i/>
          <w:iCs/>
          <w:highlight w:val="yellow"/>
        </w:rPr>
        <w:t xml:space="preserve">Obrázok </w:t>
      </w:r>
      <w:r w:rsidR="001B7190" w:rsidRPr="002471DA">
        <w:rPr>
          <w:i/>
          <w:iCs/>
          <w:highlight w:val="yellow"/>
        </w:rPr>
        <w:t>9</w:t>
      </w:r>
      <w:r w:rsidRPr="002471DA">
        <w:rPr>
          <w:i/>
          <w:iCs/>
          <w:highlight w:val="yellow"/>
        </w:rPr>
        <w:t xml:space="preserve"> Prihlasovanie a registrácia </w:t>
      </w:r>
      <w:r w:rsidR="00D82A8A" w:rsidRPr="002471DA">
        <w:rPr>
          <w:i/>
          <w:iCs/>
          <w:highlight w:val="yellow"/>
        </w:rPr>
        <w:t>po</w:t>
      </w:r>
      <w:r w:rsidRPr="002471DA">
        <w:rPr>
          <w:i/>
          <w:iCs/>
          <w:highlight w:val="yellow"/>
        </w:rPr>
        <w:t>užívateľa</w:t>
      </w:r>
    </w:p>
    <w:p w14:paraId="63A12D2E" w14:textId="77777777" w:rsidR="007F7855" w:rsidRPr="00DD4A12" w:rsidRDefault="007F7855" w:rsidP="009D6B1D">
      <w:pPr>
        <w:jc w:val="center"/>
      </w:pPr>
    </w:p>
    <w:p w14:paraId="17244D85" w14:textId="0CF80E2E" w:rsidR="00A97415" w:rsidRPr="00DD4A12" w:rsidRDefault="002471DA" w:rsidP="009D6B1D">
      <w:pPr>
        <w:rPr>
          <w:b/>
          <w:bCs/>
        </w:rPr>
      </w:pPr>
      <w:r w:rsidRPr="002471DA">
        <w:rPr>
          <w:b/>
          <w:bCs/>
          <w:highlight w:val="yellow"/>
        </w:rPr>
        <w:t xml:space="preserve">b) </w:t>
      </w:r>
      <w:r w:rsidR="00A97415" w:rsidRPr="002471DA">
        <w:rPr>
          <w:b/>
          <w:bCs/>
          <w:highlight w:val="yellow"/>
        </w:rPr>
        <w:t>Profil</w:t>
      </w:r>
    </w:p>
    <w:p w14:paraId="66BEB444" w14:textId="441F3F4B" w:rsidR="00A97415" w:rsidRPr="00DD4A12" w:rsidRDefault="00A97415" w:rsidP="00A97415">
      <w:r w:rsidRPr="00DD4A12">
        <w:t xml:space="preserve">Táto aktivita na obrázku </w:t>
      </w:r>
      <w:r w:rsidR="001B7190" w:rsidRPr="00DD4A12">
        <w:t>10</w:t>
      </w:r>
      <w:r w:rsidRPr="00DD4A12">
        <w:t xml:space="preserve"> zobrazuje základné informácie o </w:t>
      </w:r>
      <w:r w:rsidR="00D82A8A">
        <w:t>po</w:t>
      </w:r>
      <w:r w:rsidRPr="00DD4A12">
        <w:t>užívateľovi s možnosťou editácie profilu a resetovanie hesla.</w:t>
      </w:r>
    </w:p>
    <w:p w14:paraId="3D168373" w14:textId="2957158B" w:rsidR="00A97415" w:rsidRPr="00DD4A12" w:rsidRDefault="00D22CFF" w:rsidP="009D6B1D">
      <w:pPr>
        <w:jc w:val="center"/>
      </w:pPr>
      <w:r w:rsidRPr="00D22CFF">
        <w:rPr>
          <w:noProof/>
        </w:rPr>
        <w:lastRenderedPageBreak/>
        <w:drawing>
          <wp:inline distT="0" distB="0" distL="0" distR="0" wp14:anchorId="1680300A" wp14:editId="4EBFA62E">
            <wp:extent cx="2105319" cy="4610743"/>
            <wp:effectExtent l="0" t="0" r="9525" b="0"/>
            <wp:docPr id="297693591"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93591" name="Obrázok 1" descr="Obrázok, na ktorom je text, snímka obrazovky, písmo&#10;&#10;Automaticky generovaný popis"/>
                    <pic:cNvPicPr/>
                  </pic:nvPicPr>
                  <pic:blipFill>
                    <a:blip r:embed="rId28"/>
                    <a:stretch>
                      <a:fillRect/>
                    </a:stretch>
                  </pic:blipFill>
                  <pic:spPr>
                    <a:xfrm>
                      <a:off x="0" y="0"/>
                      <a:ext cx="2105319" cy="4610743"/>
                    </a:xfrm>
                    <a:prstGeom prst="rect">
                      <a:avLst/>
                    </a:prstGeom>
                  </pic:spPr>
                </pic:pic>
              </a:graphicData>
            </a:graphic>
          </wp:inline>
        </w:drawing>
      </w:r>
    </w:p>
    <w:p w14:paraId="2CC824F5" w14:textId="2C3F8D42" w:rsidR="00C74E36" w:rsidRPr="002471DA" w:rsidRDefault="00A97415" w:rsidP="00715C4A">
      <w:pPr>
        <w:jc w:val="center"/>
        <w:rPr>
          <w:i/>
          <w:iCs/>
        </w:rPr>
      </w:pPr>
      <w:r w:rsidRPr="002471DA">
        <w:rPr>
          <w:i/>
          <w:iCs/>
          <w:highlight w:val="yellow"/>
        </w:rPr>
        <w:t xml:space="preserve">Obrázok </w:t>
      </w:r>
      <w:r w:rsidR="001B7190" w:rsidRPr="002471DA">
        <w:rPr>
          <w:i/>
          <w:iCs/>
          <w:highlight w:val="yellow"/>
        </w:rPr>
        <w:t>10</w:t>
      </w:r>
      <w:r w:rsidRPr="002471DA">
        <w:rPr>
          <w:i/>
          <w:iCs/>
          <w:highlight w:val="yellow"/>
        </w:rPr>
        <w:t xml:space="preserve"> Profil a</w:t>
      </w:r>
      <w:r w:rsidR="0093108F" w:rsidRPr="002471DA">
        <w:rPr>
          <w:i/>
          <w:iCs/>
          <w:highlight w:val="yellow"/>
        </w:rPr>
        <w:t> </w:t>
      </w:r>
      <w:r w:rsidRPr="002471DA">
        <w:rPr>
          <w:i/>
          <w:iCs/>
          <w:highlight w:val="yellow"/>
        </w:rPr>
        <w:t>editácia</w:t>
      </w:r>
    </w:p>
    <w:p w14:paraId="46B664E3" w14:textId="68028E30" w:rsidR="00A97415" w:rsidRPr="00DD4A12" w:rsidRDefault="002471DA" w:rsidP="009D6B1D">
      <w:pPr>
        <w:rPr>
          <w:b/>
          <w:bCs/>
        </w:rPr>
      </w:pPr>
      <w:r w:rsidRPr="002471DA">
        <w:rPr>
          <w:b/>
          <w:bCs/>
          <w:highlight w:val="yellow"/>
        </w:rPr>
        <w:t xml:space="preserve">c) </w:t>
      </w:r>
      <w:r w:rsidR="00A97415" w:rsidRPr="002471DA">
        <w:rPr>
          <w:b/>
          <w:bCs/>
          <w:highlight w:val="yellow"/>
        </w:rPr>
        <w:t>Zoznamy a položky zoznamu</w:t>
      </w:r>
    </w:p>
    <w:p w14:paraId="45BA6BA7" w14:textId="27C09D00" w:rsidR="00A97415" w:rsidRPr="00DD4A12" w:rsidRDefault="00A97415" w:rsidP="00162693">
      <w:r w:rsidRPr="00DD4A12">
        <w:t xml:space="preserve">Návrh pre zoznamy a položky zoznam definovaný na obrázku </w:t>
      </w:r>
      <w:r w:rsidR="00C34E3C" w:rsidRPr="00DD4A12">
        <w:t>11</w:t>
      </w:r>
      <w:r w:rsidRPr="00DD4A12">
        <w:t xml:space="preserve"> zobrazuje zoznamy zoznamov a položky jednotlivých zoznamov. Je to najhlavnejšou časťou aplikácie.</w:t>
      </w:r>
    </w:p>
    <w:p w14:paraId="5F33C133" w14:textId="26445FF2" w:rsidR="00A97415" w:rsidRPr="00DD4A12" w:rsidRDefault="008846EA" w:rsidP="009D6B1D">
      <w:pPr>
        <w:jc w:val="center"/>
      </w:pPr>
      <w:r w:rsidRPr="008846EA">
        <w:rPr>
          <w:noProof/>
        </w:rPr>
        <w:lastRenderedPageBreak/>
        <w:drawing>
          <wp:inline distT="0" distB="0" distL="0" distR="0" wp14:anchorId="2E8B562D" wp14:editId="3275C1A8">
            <wp:extent cx="2152950" cy="4667901"/>
            <wp:effectExtent l="0" t="0" r="0" b="0"/>
            <wp:docPr id="1254587905"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87905" name="Obrázok 1" descr="Obrázok, na ktorom je text, snímka obrazovky, písmo, číslo&#10;&#10;Automaticky generovaný popis"/>
                    <pic:cNvPicPr/>
                  </pic:nvPicPr>
                  <pic:blipFill>
                    <a:blip r:embed="rId29"/>
                    <a:stretch>
                      <a:fillRect/>
                    </a:stretch>
                  </pic:blipFill>
                  <pic:spPr>
                    <a:xfrm>
                      <a:off x="0" y="0"/>
                      <a:ext cx="2152950" cy="4667901"/>
                    </a:xfrm>
                    <a:prstGeom prst="rect">
                      <a:avLst/>
                    </a:prstGeom>
                  </pic:spPr>
                </pic:pic>
              </a:graphicData>
            </a:graphic>
          </wp:inline>
        </w:drawing>
      </w:r>
      <w:r w:rsidR="009D6B1D" w:rsidRPr="00DD4A12">
        <w:t xml:space="preserve"> </w:t>
      </w:r>
      <w:r w:rsidRPr="008846EA">
        <w:rPr>
          <w:noProof/>
        </w:rPr>
        <w:drawing>
          <wp:inline distT="0" distB="0" distL="0" distR="0" wp14:anchorId="4A6086D0" wp14:editId="7420B81F">
            <wp:extent cx="2172003" cy="4591691"/>
            <wp:effectExtent l="0" t="0" r="0" b="0"/>
            <wp:docPr id="1406341052"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41052" name="Obrázok 1" descr="Obrázok, na ktorom je text, snímka obrazovky, číslo, písmo&#10;&#10;Automaticky generovaný popis"/>
                    <pic:cNvPicPr/>
                  </pic:nvPicPr>
                  <pic:blipFill>
                    <a:blip r:embed="rId30"/>
                    <a:stretch>
                      <a:fillRect/>
                    </a:stretch>
                  </pic:blipFill>
                  <pic:spPr>
                    <a:xfrm>
                      <a:off x="0" y="0"/>
                      <a:ext cx="2172003" cy="4591691"/>
                    </a:xfrm>
                    <a:prstGeom prst="rect">
                      <a:avLst/>
                    </a:prstGeom>
                  </pic:spPr>
                </pic:pic>
              </a:graphicData>
            </a:graphic>
          </wp:inline>
        </w:drawing>
      </w:r>
    </w:p>
    <w:p w14:paraId="05B0EF4D" w14:textId="1D1AF58B" w:rsidR="003876A8" w:rsidRPr="002471DA" w:rsidRDefault="00A97415" w:rsidP="003876A8">
      <w:pPr>
        <w:jc w:val="center"/>
        <w:rPr>
          <w:i/>
          <w:iCs/>
        </w:rPr>
      </w:pPr>
      <w:r w:rsidRPr="002471DA">
        <w:rPr>
          <w:i/>
          <w:iCs/>
          <w:highlight w:val="yellow"/>
        </w:rPr>
        <w:t xml:space="preserve">Obrázok </w:t>
      </w:r>
      <w:r w:rsidR="00C34E3C" w:rsidRPr="002471DA">
        <w:rPr>
          <w:i/>
          <w:iCs/>
          <w:highlight w:val="yellow"/>
        </w:rPr>
        <w:t>11</w:t>
      </w:r>
      <w:r w:rsidRPr="002471DA">
        <w:rPr>
          <w:i/>
          <w:iCs/>
          <w:highlight w:val="yellow"/>
        </w:rPr>
        <w:t xml:space="preserve"> Zoznamy</w:t>
      </w:r>
      <w:bookmarkStart w:id="105" w:name="_Toc195670726"/>
      <w:bookmarkStart w:id="106" w:name="_Toc195684474"/>
      <w:bookmarkEnd w:id="90"/>
      <w:bookmarkEnd w:id="91"/>
      <w:bookmarkEnd w:id="92"/>
      <w:bookmarkEnd w:id="93"/>
    </w:p>
    <w:p w14:paraId="71E1F96B" w14:textId="77777777" w:rsidR="002C1398" w:rsidRDefault="00F63319" w:rsidP="002C1398">
      <w:pPr>
        <w:pStyle w:val="Nadpis2"/>
        <w:jc w:val="left"/>
      </w:pPr>
      <w:bookmarkStart w:id="107" w:name="_Toc162902748"/>
      <w:r w:rsidRPr="00DD4A12">
        <w:t xml:space="preserve">3.6 </w:t>
      </w:r>
      <w:r w:rsidR="002471DA">
        <w:tab/>
      </w:r>
      <w:bookmarkEnd w:id="107"/>
      <w:r w:rsidR="002C1398">
        <w:t>Použité technológie</w:t>
      </w:r>
    </w:p>
    <w:p w14:paraId="052A6A25" w14:textId="77777777" w:rsidR="002C1398" w:rsidRDefault="002C1398" w:rsidP="002C1398">
      <w:pPr>
        <w:pStyle w:val="Nadpis3"/>
      </w:pPr>
      <w:bookmarkStart w:id="108" w:name="_Toc162902749"/>
      <w:r>
        <w:t xml:space="preserve">3.6.1 </w:t>
      </w:r>
      <w:r>
        <w:tab/>
        <w:t>JAVA</w:t>
      </w:r>
      <w:bookmarkEnd w:id="108"/>
    </w:p>
    <w:p w14:paraId="4736D30D" w14:textId="77777777" w:rsidR="002C1398" w:rsidRDefault="002C1398" w:rsidP="002C1398">
      <w:r>
        <w:t xml:space="preserve">Java je jedným z najpopulárnejších programovacích jazykov na vývoj Android aplikácií. Android používa vlastnú implementáciu Javy, známu ako Android Runtime (ART), pre vykonávanie Java kódu. </w:t>
      </w:r>
    </w:p>
    <w:p w14:paraId="1D4B69C0" w14:textId="77777777" w:rsidR="002C1398" w:rsidRDefault="002C1398" w:rsidP="002C1398">
      <w:r>
        <w:t>Java je všeobecný programovací jazyk, ktorý podporuje objektovo orientované programovanie (OOP). Z toho dôvodu môže byť využitý pre širokú škálu aplikácií a projektov.</w:t>
      </w:r>
    </w:p>
    <w:p w14:paraId="71249DEC" w14:textId="77777777" w:rsidR="002C1398" w:rsidRDefault="002C1398" w:rsidP="002C1398">
      <w:r>
        <w:t>Java má rozsiahlu komunitu vývojárov a množstvo dostupných knižníc, nástrojov a rámcov (frameworks). V prípade Androidu sú k dispozícii Android SDK (Software Development Kit) a mnoho ďalších nástrojov, ktoré uľahčujú vývoj.</w:t>
      </w:r>
    </w:p>
    <w:p w14:paraId="24CB6943" w14:textId="77777777" w:rsidR="002C1398" w:rsidRDefault="002C1398" w:rsidP="002C1398">
      <w:r>
        <w:t xml:space="preserve">Jedná sa o kompilovaný jazyk, ktorý je kompilovaný do medzičasového kódu (bytecode) a potom interpretovaný Java Virtual Machine (JVM) alebo v prípade </w:t>
      </w:r>
      <w:r>
        <w:lastRenderedPageBreak/>
        <w:t>Androidu do Android Runtime (ART). Tým sa dosahuje vysoký výkon a optimalizácia kódu.</w:t>
      </w:r>
    </w:p>
    <w:p w14:paraId="2A91F300" w14:textId="77777777" w:rsidR="002C1398" w:rsidRDefault="002C1398" w:rsidP="002C1398">
      <w:r>
        <w:t>Okrem vývoja mobilných aplikácií na platforme Android, môže byť Java použitá na vytváranie webových aplikácií, desktopových aplikácií, herných aplikácií a ďalších druhov softvéru.</w:t>
      </w:r>
    </w:p>
    <w:p w14:paraId="3C2421AA" w14:textId="77777777" w:rsidR="002C1398" w:rsidRDefault="002C1398" w:rsidP="002C1398">
      <w:pPr>
        <w:pStyle w:val="Nadpis3"/>
      </w:pPr>
      <w:bookmarkStart w:id="109" w:name="_Toc162902750"/>
      <w:r>
        <w:t xml:space="preserve">3.6.2 </w:t>
      </w:r>
      <w:r>
        <w:tab/>
        <w:t>JSON</w:t>
      </w:r>
      <w:bookmarkEnd w:id="109"/>
    </w:p>
    <w:p w14:paraId="512C485B" w14:textId="77777777" w:rsidR="002C1398" w:rsidRDefault="002C1398" w:rsidP="002C1398">
      <w:r>
        <w:t>JSON (JavaScript Object Notation) je jednoduchý textový formát určený na výmenu údajov. Je to ľahko čitateľný a ľahko zapisovateľný formát, ktorý je populárny pre použitie v dátových výmenách medzi programami. JSON je nezávislý od programovacieho jazyka, čo znamená, že ho môžete používať v rôznych jazykoch.</w:t>
      </w:r>
    </w:p>
    <w:p w14:paraId="2AE09D7B" w14:textId="77777777" w:rsidR="002C1398" w:rsidRDefault="002C1398" w:rsidP="002C1398">
      <w:r>
        <w:t>Formát JSON je založený na dvoch štruktúrach:</w:t>
      </w:r>
    </w:p>
    <w:p w14:paraId="06064A09" w14:textId="77777777" w:rsidR="002C1398" w:rsidRDefault="002C1398" w:rsidP="002C1398">
      <w:pPr>
        <w:pStyle w:val="Odsekzoznamu"/>
        <w:numPr>
          <w:ilvl w:val="0"/>
          <w:numId w:val="58"/>
        </w:numPr>
        <w:tabs>
          <w:tab w:val="left" w:pos="720"/>
        </w:tabs>
        <w:ind w:left="714" w:hanging="357"/>
        <w:jc w:val="both"/>
        <w:rPr>
          <w:b w:val="0"/>
          <w:bCs w:val="0"/>
          <w:i w:val="0"/>
          <w:iCs w:val="0"/>
          <w:lang w:eastAsia="sk-SK"/>
        </w:rPr>
      </w:pPr>
      <w:r>
        <w:rPr>
          <w:b w:val="0"/>
          <w:bCs w:val="0"/>
          <w:i w:val="0"/>
          <w:iCs w:val="0"/>
          <w:lang w:eastAsia="sk-SK"/>
        </w:rPr>
        <w:t>Zoznam (Array): Usporiadaná kolekcia hodnôt, ktoré môžu byť čísla, reťazce, logické hodnoty, zoznamy, objekty alebo null.</w:t>
      </w:r>
    </w:p>
    <w:p w14:paraId="3A52E049" w14:textId="77777777" w:rsidR="002C1398" w:rsidRDefault="002C1398" w:rsidP="002C1398">
      <w:pPr>
        <w:pStyle w:val="Odsekzoznamu"/>
        <w:numPr>
          <w:ilvl w:val="0"/>
          <w:numId w:val="58"/>
        </w:numPr>
        <w:tabs>
          <w:tab w:val="left" w:pos="720"/>
        </w:tabs>
        <w:ind w:left="714" w:hanging="357"/>
        <w:jc w:val="both"/>
        <w:rPr>
          <w:b w:val="0"/>
          <w:bCs w:val="0"/>
          <w:i w:val="0"/>
          <w:iCs w:val="0"/>
          <w:lang w:eastAsia="sk-SK"/>
        </w:rPr>
      </w:pPr>
      <w:r>
        <w:rPr>
          <w:b w:val="0"/>
          <w:bCs w:val="0"/>
          <w:i w:val="0"/>
          <w:iCs w:val="0"/>
          <w:lang w:eastAsia="sk-SK"/>
        </w:rPr>
        <w:t>Objekt (Object): Neusporiadaná kolekcia párov kľúč-hodnota. Kľúče sú reťazce a hodnoty môžu byť čísla, reťazce, logické hodnoty, zoznamy, objekty alebo null.</w:t>
      </w:r>
    </w:p>
    <w:p w14:paraId="18732005" w14:textId="77777777" w:rsidR="002C1398" w:rsidRDefault="002C1398" w:rsidP="002C1398">
      <w:r>
        <w:t>JSON sa často používa pri výmene dát medzi webovými službami a klientmi, pre ukladanie konfiguračných súborov a pre rôzne dátové štruktúry v programovaní. Je ľahko spracovateľný v mnohých programovacích jazykoch, a preto je veľmi obľúbený vo svete vývoja softvéru.</w:t>
      </w:r>
    </w:p>
    <w:p w14:paraId="13A02EF2" w14:textId="77777777" w:rsidR="002C1398" w:rsidRDefault="002C1398" w:rsidP="002C1398">
      <w:pPr>
        <w:pStyle w:val="Nadpis3"/>
      </w:pPr>
      <w:bookmarkStart w:id="110" w:name="_Toc162902751"/>
      <w:r>
        <w:t>3.6.3</w:t>
      </w:r>
      <w:r>
        <w:tab/>
        <w:t>PHP</w:t>
      </w:r>
      <w:bookmarkEnd w:id="110"/>
    </w:p>
    <w:p w14:paraId="0335A633" w14:textId="77777777" w:rsidR="002C1398" w:rsidRDefault="002C1398" w:rsidP="002C1398">
      <w:r>
        <w:t>PHP (Hypertext Preprocessor) je serverový skriptovací jazyk, ktorý je často používaný na vytváranie dynamickej webovej stránky a spracovávanie dát na strane servera. Je to otvorený, skriptovací jazyk so syntaxou podobnou C, Java a Perl, a je jedným z najobľúbenejších jazykov na webovom vývoji.</w:t>
      </w:r>
    </w:p>
    <w:p w14:paraId="3C35B36A" w14:textId="77777777" w:rsidR="002C1398" w:rsidRDefault="002C1398" w:rsidP="002C1398">
      <w:r>
        <w:t>PHP podporuje HTTP metódy ako GET, POST, PUT, DELETE a ďalšie. Pri tvorbe API je často využívaný RESTful prístup, ktorý definuje jasné operácie pre rôzne zdroje.</w:t>
      </w:r>
    </w:p>
    <w:p w14:paraId="7330CEE3" w14:textId="77777777" w:rsidR="002C1398" w:rsidRDefault="002C1398" w:rsidP="002C1398">
      <w:r>
        <w:t>Tvorba API (Application Programming Interface) v PHP môže byť dosiahnutá pomocou viacerých techník a nástrojov.</w:t>
      </w:r>
    </w:p>
    <w:p w14:paraId="327DC218" w14:textId="77777777" w:rsidR="002C1398" w:rsidRDefault="002C1398" w:rsidP="002C1398">
      <w:pPr>
        <w:pStyle w:val="Nadpis3"/>
      </w:pPr>
      <w:bookmarkStart w:id="111" w:name="_Toc162902752"/>
      <w:r>
        <w:t>3.6.4</w:t>
      </w:r>
      <w:r>
        <w:tab/>
        <w:t>MySQL</w:t>
      </w:r>
      <w:bookmarkEnd w:id="111"/>
    </w:p>
    <w:p w14:paraId="1D8BCE4A" w14:textId="77777777" w:rsidR="002C1398" w:rsidRDefault="002C1398" w:rsidP="002C1398">
      <w:r>
        <w:t>Pri výbere typu databázy sa naskytla otázka, či vybrať SQL alebo NoSQL databázu.</w:t>
      </w:r>
    </w:p>
    <w:p w14:paraId="1775AFDF" w14:textId="77777777" w:rsidR="002C1398" w:rsidRDefault="002C1398" w:rsidP="002C1398">
      <w:pPr>
        <w:ind w:firstLine="0"/>
      </w:pPr>
      <w:r>
        <w:lastRenderedPageBreak/>
        <w:t>Výhody relačných SQL databáz oproti nerelačným NoSQL databázam môžu byť v prípade tejto aplikácie nasledovné:</w:t>
      </w:r>
    </w:p>
    <w:p w14:paraId="18E8C053" w14:textId="77777777" w:rsidR="002C1398" w:rsidRDefault="002C1398" w:rsidP="002C1398">
      <w:pPr>
        <w:pStyle w:val="Odsekzoznamu"/>
        <w:numPr>
          <w:ilvl w:val="0"/>
          <w:numId w:val="58"/>
        </w:numPr>
        <w:tabs>
          <w:tab w:val="left" w:pos="720"/>
        </w:tabs>
        <w:ind w:left="714" w:hanging="357"/>
        <w:jc w:val="both"/>
        <w:rPr>
          <w:b w:val="0"/>
          <w:bCs w:val="0"/>
          <w:i w:val="0"/>
          <w:iCs w:val="0"/>
          <w:lang w:eastAsia="sk-SK"/>
        </w:rPr>
      </w:pPr>
      <w:r>
        <w:rPr>
          <w:b w:val="0"/>
          <w:bCs w:val="0"/>
          <w:i w:val="0"/>
          <w:iCs w:val="0"/>
          <w:lang w:eastAsia="sk-SK"/>
        </w:rPr>
        <w:t>Štruktúrované dáta - relačné databázy ako MySQL majú štruktúrovanú schému, ktorá umožňuje presne definovať tabuľky a vzťahy medzi nimi.</w:t>
      </w:r>
    </w:p>
    <w:p w14:paraId="3427007A" w14:textId="77777777" w:rsidR="002C1398" w:rsidRDefault="002C1398" w:rsidP="002C1398">
      <w:pPr>
        <w:pStyle w:val="Odsekzoznamu"/>
        <w:numPr>
          <w:ilvl w:val="0"/>
          <w:numId w:val="58"/>
        </w:numPr>
        <w:tabs>
          <w:tab w:val="left" w:pos="720"/>
        </w:tabs>
        <w:ind w:left="714" w:hanging="357"/>
        <w:jc w:val="both"/>
        <w:rPr>
          <w:b w:val="0"/>
          <w:bCs w:val="0"/>
          <w:i w:val="0"/>
          <w:iCs w:val="0"/>
          <w:lang w:eastAsia="sk-SK"/>
        </w:rPr>
      </w:pPr>
      <w:r>
        <w:rPr>
          <w:b w:val="0"/>
          <w:bCs w:val="0"/>
          <w:i w:val="0"/>
          <w:iCs w:val="0"/>
          <w:lang w:eastAsia="sk-SK"/>
        </w:rPr>
        <w:t>Komplexné dotazy a transakcie - relačné databázy poskytujú robustnú podporu pre zložité SQL dotazy a transakcie, zatiaľ čo NoSQL databázy sa často viac zameriavajú na rýchlosť a škálovateľnosť</w:t>
      </w:r>
    </w:p>
    <w:p w14:paraId="3EC76623" w14:textId="36E8171D" w:rsidR="00C17163" w:rsidRPr="002C1398" w:rsidRDefault="002C1398" w:rsidP="002C1398">
      <w:pPr>
        <w:pStyle w:val="Odsekzoznamu"/>
        <w:numPr>
          <w:ilvl w:val="0"/>
          <w:numId w:val="58"/>
        </w:numPr>
        <w:tabs>
          <w:tab w:val="left" w:pos="720"/>
        </w:tabs>
        <w:ind w:left="714" w:hanging="357"/>
        <w:jc w:val="both"/>
        <w:rPr>
          <w:b w:val="0"/>
          <w:bCs w:val="0"/>
          <w:i w:val="0"/>
          <w:iCs w:val="0"/>
          <w:lang w:eastAsia="sk-SK"/>
        </w:rPr>
      </w:pPr>
      <w:r>
        <w:rPr>
          <w:b w:val="0"/>
          <w:bCs w:val="0"/>
          <w:i w:val="0"/>
          <w:iCs w:val="0"/>
          <w:lang w:eastAsia="sk-SK"/>
        </w:rPr>
        <w:t>Relačné vzťahy medzi dátami – ak sú v aplikácii rôzne typy dát (napr. produkty, kategórie, používatelia), a tieto dáta majú medzi sebou definované vzťahy, relačné databázy sú ideálne na zachovanie týchto vzťahov.</w:t>
      </w:r>
    </w:p>
    <w:p w14:paraId="079A6C0A" w14:textId="147AFC21" w:rsidR="00C74E36" w:rsidRPr="00DD4A12" w:rsidRDefault="00C74E36" w:rsidP="002471DA">
      <w:pPr>
        <w:pStyle w:val="Nadpis3"/>
        <w:numPr>
          <w:ilvl w:val="2"/>
          <w:numId w:val="30"/>
        </w:numPr>
      </w:pPr>
      <w:r w:rsidRPr="00DD4A12">
        <w:br w:type="page"/>
      </w:r>
    </w:p>
    <w:p w14:paraId="0C4EB93D" w14:textId="77777777" w:rsidR="00C74E36" w:rsidRPr="00DD4A12" w:rsidRDefault="00C74E36" w:rsidP="009D6B1D">
      <w:pPr>
        <w:jc w:val="center"/>
      </w:pPr>
    </w:p>
    <w:p w14:paraId="660D5707" w14:textId="77777777" w:rsidR="00C17163" w:rsidRPr="00F85783" w:rsidRDefault="00C17163" w:rsidP="00C17163">
      <w:pPr>
        <w:pStyle w:val="Nadpis1"/>
      </w:pPr>
      <w:bookmarkStart w:id="112" w:name="_Toc115533890"/>
      <w:bookmarkStart w:id="113" w:name="_Toc162902753"/>
      <w:bookmarkStart w:id="114" w:name="_Toc115533891"/>
      <w:r w:rsidRPr="00F85783">
        <w:t>4</w:t>
      </w:r>
      <w:r w:rsidRPr="00F85783">
        <w:tab/>
        <w:t>Výsledky</w:t>
      </w:r>
      <w:bookmarkEnd w:id="112"/>
      <w:bookmarkEnd w:id="113"/>
    </w:p>
    <w:p w14:paraId="4FE40A89" w14:textId="77777777" w:rsidR="00BD326C" w:rsidRPr="00F85783" w:rsidRDefault="00BD326C" w:rsidP="00BD326C">
      <w:pPr>
        <w:pStyle w:val="Nadpis2"/>
      </w:pPr>
      <w:bookmarkStart w:id="115" w:name="_Toc339279023"/>
      <w:bookmarkStart w:id="116" w:name="_Toc162902754"/>
      <w:bookmarkEnd w:id="114"/>
      <w:r w:rsidRPr="00F85783">
        <w:t>4.1</w:t>
      </w:r>
      <w:r w:rsidRPr="00F85783">
        <w:tab/>
      </w:r>
      <w:bookmarkEnd w:id="115"/>
      <w:r>
        <w:t>Implementácia</w:t>
      </w:r>
      <w:bookmarkEnd w:id="116"/>
      <w:r w:rsidRPr="00F85783">
        <w:t xml:space="preserve"> </w:t>
      </w:r>
    </w:p>
    <w:p w14:paraId="13244E2C" w14:textId="0A48F40F" w:rsidR="00BD326C" w:rsidRDefault="00BD326C" w:rsidP="00BD326C">
      <w:pPr>
        <w:pStyle w:val="Nadpis3"/>
      </w:pPr>
      <w:bookmarkStart w:id="117" w:name="_Toc162902755"/>
      <w:r>
        <w:t>4.1.1</w:t>
      </w:r>
      <w:r>
        <w:tab/>
        <w:t>Tvorba endopintov</w:t>
      </w:r>
      <w:bookmarkEnd w:id="117"/>
    </w:p>
    <w:p w14:paraId="580B22BE" w14:textId="54426B89" w:rsidR="00054C40" w:rsidRPr="00F70EAA" w:rsidRDefault="00054C40" w:rsidP="00C17163">
      <w:r w:rsidRPr="00DD4A12">
        <w:t>Pri implementácii endpointov sa vychádzalo z </w:t>
      </w:r>
      <w:r w:rsidR="000965AB">
        <w:t>HTTP</w:t>
      </w:r>
      <w:r w:rsidRPr="00DD4A12">
        <w:t xml:space="preserve"> metód POST a GET.</w:t>
      </w:r>
      <w:r w:rsidR="00C17163">
        <w:t xml:space="preserve"> </w:t>
      </w:r>
      <w:r w:rsidR="000965AB" w:rsidRPr="000965AB">
        <w:t>Metódy POST a GET sú dva hlavné spôsoby, ako prenášať dáta medzi klientom (</w:t>
      </w:r>
      <w:r w:rsidR="000965AB">
        <w:t>aplikácia</w:t>
      </w:r>
      <w:r w:rsidR="000965AB" w:rsidRPr="000965AB">
        <w:t>) a serverom v rámci protokolu HTTP (Hypertext Transfer Protocol)</w:t>
      </w:r>
      <w:r w:rsidR="000965AB">
        <w:t xml:space="preserve">. </w:t>
      </w:r>
      <w:r w:rsidR="000965AB" w:rsidRPr="000965AB">
        <w:t xml:space="preserve">GET posiela dáta cez URL adresu, takže sú viditeľné a majú obmedzenú dĺžku. Používa sa na získanie údajov. Na druhej strane POST posiela dáta v tele požiadavky, čo znamená, že nie sú viditeľné v URL a nemajú obmedzenú dĺžku. To je užitočné pre </w:t>
      </w:r>
      <w:r w:rsidR="000965AB" w:rsidRPr="00F70EAA">
        <w:t>odosielanie väčších objemov dát a citlivých informácií, a pre zmenu stavu na serveri.</w:t>
      </w:r>
      <w:r w:rsidR="00C17163" w:rsidRPr="00F70EAA">
        <w:t xml:space="preserve"> Tabuľka  6 uvádza zoznam endopointov.</w:t>
      </w:r>
    </w:p>
    <w:p w14:paraId="07B14519" w14:textId="42B481D5" w:rsidR="00054C40" w:rsidRPr="00C17163" w:rsidRDefault="00054C40" w:rsidP="00C17163">
      <w:pPr>
        <w:ind w:firstLine="0"/>
        <w:jc w:val="left"/>
        <w:rPr>
          <w:i/>
          <w:iCs/>
        </w:rPr>
      </w:pPr>
      <w:r w:rsidRPr="00F70EAA">
        <w:rPr>
          <w:i/>
          <w:iCs/>
        </w:rPr>
        <w:t xml:space="preserve">Tabuľka </w:t>
      </w:r>
      <w:r w:rsidR="00C17163" w:rsidRPr="00F70EAA">
        <w:rPr>
          <w:i/>
          <w:iCs/>
        </w:rPr>
        <w:t>6 Z</w:t>
      </w:r>
      <w:r w:rsidRPr="00F70EAA">
        <w:rPr>
          <w:i/>
          <w:iCs/>
        </w:rPr>
        <w:t>oznam</w:t>
      </w:r>
      <w:r w:rsidR="00C17163" w:rsidRPr="00F70EAA">
        <w:rPr>
          <w:i/>
          <w:iCs/>
        </w:rPr>
        <w:t xml:space="preserve"> </w:t>
      </w:r>
      <w:r w:rsidRPr="00F70EAA">
        <w:rPr>
          <w:i/>
          <w:iCs/>
        </w:rPr>
        <w:t>endpointov</w:t>
      </w:r>
    </w:p>
    <w:tbl>
      <w:tblPr>
        <w:tblStyle w:val="Mriekatabuky"/>
        <w:tblW w:w="0" w:type="auto"/>
        <w:tblLook w:val="04A0" w:firstRow="1" w:lastRow="0" w:firstColumn="1" w:lastColumn="0" w:noHBand="0" w:noVBand="1"/>
      </w:tblPr>
      <w:tblGrid>
        <w:gridCol w:w="2352"/>
        <w:gridCol w:w="1027"/>
        <w:gridCol w:w="1163"/>
        <w:gridCol w:w="3952"/>
      </w:tblGrid>
      <w:tr w:rsidR="000965AB" w:rsidRPr="00DD4A12" w14:paraId="3B390D25" w14:textId="77777777" w:rsidTr="000965AB">
        <w:tc>
          <w:tcPr>
            <w:tcW w:w="2352" w:type="dxa"/>
          </w:tcPr>
          <w:p w14:paraId="556E9296" w14:textId="6FFC2909" w:rsidR="000965AB" w:rsidRPr="00C17163" w:rsidRDefault="000965AB" w:rsidP="00793AE5">
            <w:pPr>
              <w:ind w:firstLine="0"/>
              <w:rPr>
                <w:b/>
                <w:bCs/>
              </w:rPr>
            </w:pPr>
            <w:r w:rsidRPr="00C17163">
              <w:rPr>
                <w:b/>
                <w:bCs/>
              </w:rPr>
              <w:t>Názov</w:t>
            </w:r>
          </w:p>
        </w:tc>
        <w:tc>
          <w:tcPr>
            <w:tcW w:w="1027" w:type="dxa"/>
          </w:tcPr>
          <w:p w14:paraId="0DFA6215" w14:textId="0B474967" w:rsidR="000965AB" w:rsidRPr="00C17163" w:rsidRDefault="000965AB" w:rsidP="00793AE5">
            <w:pPr>
              <w:ind w:firstLine="0"/>
              <w:rPr>
                <w:b/>
                <w:bCs/>
              </w:rPr>
            </w:pPr>
            <w:r w:rsidRPr="00C17163">
              <w:rPr>
                <w:b/>
                <w:bCs/>
              </w:rPr>
              <w:t>Metóda</w:t>
            </w:r>
          </w:p>
        </w:tc>
        <w:tc>
          <w:tcPr>
            <w:tcW w:w="1163" w:type="dxa"/>
          </w:tcPr>
          <w:p w14:paraId="221D93A8" w14:textId="4FDC30B1" w:rsidR="000965AB" w:rsidRPr="00C17163" w:rsidRDefault="000965AB" w:rsidP="00793AE5">
            <w:pPr>
              <w:ind w:firstLine="0"/>
              <w:rPr>
                <w:b/>
                <w:bCs/>
              </w:rPr>
            </w:pPr>
            <w:r w:rsidRPr="00C17163">
              <w:rPr>
                <w:b/>
                <w:bCs/>
              </w:rPr>
              <w:t>Celok</w:t>
            </w:r>
          </w:p>
        </w:tc>
        <w:tc>
          <w:tcPr>
            <w:tcW w:w="3952" w:type="dxa"/>
          </w:tcPr>
          <w:p w14:paraId="59916E15" w14:textId="2878172B" w:rsidR="000965AB" w:rsidRPr="00C17163" w:rsidRDefault="000965AB" w:rsidP="00793AE5">
            <w:pPr>
              <w:ind w:firstLine="0"/>
              <w:rPr>
                <w:b/>
                <w:bCs/>
              </w:rPr>
            </w:pPr>
            <w:r w:rsidRPr="00C17163">
              <w:rPr>
                <w:b/>
                <w:bCs/>
              </w:rPr>
              <w:t>Popis</w:t>
            </w:r>
          </w:p>
        </w:tc>
      </w:tr>
      <w:tr w:rsidR="000965AB" w:rsidRPr="00DD4A12" w14:paraId="3E21D645" w14:textId="77777777" w:rsidTr="000965AB">
        <w:tc>
          <w:tcPr>
            <w:tcW w:w="2352" w:type="dxa"/>
          </w:tcPr>
          <w:p w14:paraId="16BA2567" w14:textId="0B2179D4" w:rsidR="000965AB" w:rsidRPr="00DD4A12" w:rsidRDefault="000965AB" w:rsidP="00793AE5">
            <w:pPr>
              <w:ind w:firstLine="0"/>
            </w:pPr>
            <w:r w:rsidRPr="00DD4A12">
              <w:t>login</w:t>
            </w:r>
          </w:p>
        </w:tc>
        <w:tc>
          <w:tcPr>
            <w:tcW w:w="1027" w:type="dxa"/>
          </w:tcPr>
          <w:p w14:paraId="7E39958A" w14:textId="5704545E" w:rsidR="000965AB" w:rsidRPr="00DD4A12" w:rsidRDefault="000965AB" w:rsidP="00793AE5">
            <w:pPr>
              <w:ind w:firstLine="0"/>
            </w:pPr>
            <w:r w:rsidRPr="00DD4A12">
              <w:t>POST</w:t>
            </w:r>
          </w:p>
        </w:tc>
        <w:tc>
          <w:tcPr>
            <w:tcW w:w="1163" w:type="dxa"/>
          </w:tcPr>
          <w:p w14:paraId="64018AF7" w14:textId="4F1A6BF6" w:rsidR="000965AB" w:rsidRPr="00DD4A12" w:rsidRDefault="000965AB" w:rsidP="00793AE5">
            <w:pPr>
              <w:ind w:firstLine="0"/>
            </w:pPr>
            <w:r>
              <w:t>účet</w:t>
            </w:r>
          </w:p>
        </w:tc>
        <w:tc>
          <w:tcPr>
            <w:tcW w:w="3952" w:type="dxa"/>
          </w:tcPr>
          <w:p w14:paraId="022AC706" w14:textId="7DCBE879" w:rsidR="000965AB" w:rsidRPr="00DD4A12" w:rsidRDefault="000965AB" w:rsidP="00793AE5">
            <w:pPr>
              <w:ind w:firstLine="0"/>
            </w:pPr>
            <w:r w:rsidRPr="00DD4A12">
              <w:t xml:space="preserve">Prihlásenie </w:t>
            </w:r>
            <w:r w:rsidR="00D82A8A">
              <w:t>po</w:t>
            </w:r>
            <w:r w:rsidRPr="00DD4A12">
              <w:t>užívateľa na základe prihlasovacích údajov</w:t>
            </w:r>
          </w:p>
        </w:tc>
      </w:tr>
      <w:tr w:rsidR="000965AB" w:rsidRPr="00DD4A12" w14:paraId="6BCF0970" w14:textId="77777777" w:rsidTr="000965AB">
        <w:tc>
          <w:tcPr>
            <w:tcW w:w="2352" w:type="dxa"/>
          </w:tcPr>
          <w:p w14:paraId="3325EB89" w14:textId="7557DE6F" w:rsidR="000965AB" w:rsidRPr="00DD4A12" w:rsidRDefault="000965AB" w:rsidP="00793AE5">
            <w:pPr>
              <w:ind w:firstLine="0"/>
            </w:pPr>
            <w:r w:rsidRPr="00DD4A12">
              <w:t>register</w:t>
            </w:r>
          </w:p>
        </w:tc>
        <w:tc>
          <w:tcPr>
            <w:tcW w:w="1027" w:type="dxa"/>
          </w:tcPr>
          <w:p w14:paraId="50C9C8C6" w14:textId="31424C0F" w:rsidR="000965AB" w:rsidRPr="00DD4A12" w:rsidRDefault="000965AB" w:rsidP="00793AE5">
            <w:pPr>
              <w:ind w:firstLine="0"/>
            </w:pPr>
            <w:r w:rsidRPr="00DD4A12">
              <w:t>POST</w:t>
            </w:r>
          </w:p>
        </w:tc>
        <w:tc>
          <w:tcPr>
            <w:tcW w:w="1163" w:type="dxa"/>
          </w:tcPr>
          <w:p w14:paraId="028F856B" w14:textId="37CE0D84" w:rsidR="000965AB" w:rsidRPr="00DD4A12" w:rsidRDefault="000965AB" w:rsidP="00793AE5">
            <w:pPr>
              <w:ind w:firstLine="0"/>
            </w:pPr>
            <w:r>
              <w:t>účet</w:t>
            </w:r>
          </w:p>
        </w:tc>
        <w:tc>
          <w:tcPr>
            <w:tcW w:w="3952" w:type="dxa"/>
          </w:tcPr>
          <w:p w14:paraId="6828443F" w14:textId="12A26E0F" w:rsidR="000965AB" w:rsidRPr="00DD4A12" w:rsidRDefault="000965AB" w:rsidP="00793AE5">
            <w:pPr>
              <w:ind w:firstLine="0"/>
            </w:pPr>
            <w:r w:rsidRPr="00DD4A12">
              <w:t xml:space="preserve">Registrácia </w:t>
            </w:r>
            <w:r w:rsidR="00D82A8A">
              <w:t>po</w:t>
            </w:r>
            <w:r w:rsidRPr="00DD4A12">
              <w:t>užívateľa</w:t>
            </w:r>
          </w:p>
        </w:tc>
      </w:tr>
      <w:tr w:rsidR="000965AB" w:rsidRPr="00DD4A12" w14:paraId="1EC172B1" w14:textId="77777777" w:rsidTr="000965AB">
        <w:tc>
          <w:tcPr>
            <w:tcW w:w="2352" w:type="dxa"/>
          </w:tcPr>
          <w:p w14:paraId="591F667C" w14:textId="06A6CD61" w:rsidR="000965AB" w:rsidRPr="00DD4A12" w:rsidRDefault="000965AB" w:rsidP="00793AE5">
            <w:pPr>
              <w:ind w:firstLine="0"/>
            </w:pPr>
            <w:r w:rsidRPr="00DD4A12">
              <w:t>editAccount</w:t>
            </w:r>
          </w:p>
        </w:tc>
        <w:tc>
          <w:tcPr>
            <w:tcW w:w="1027" w:type="dxa"/>
          </w:tcPr>
          <w:p w14:paraId="24AB79E4" w14:textId="46E2C514" w:rsidR="000965AB" w:rsidRPr="00DD4A12" w:rsidRDefault="000965AB" w:rsidP="00793AE5">
            <w:pPr>
              <w:ind w:firstLine="0"/>
            </w:pPr>
            <w:r w:rsidRPr="00DD4A12">
              <w:t>POST</w:t>
            </w:r>
          </w:p>
        </w:tc>
        <w:tc>
          <w:tcPr>
            <w:tcW w:w="1163" w:type="dxa"/>
          </w:tcPr>
          <w:p w14:paraId="6DEDC300" w14:textId="7213467E" w:rsidR="000965AB" w:rsidRPr="00DD4A12" w:rsidRDefault="000965AB" w:rsidP="00793AE5">
            <w:pPr>
              <w:ind w:firstLine="0"/>
            </w:pPr>
            <w:r>
              <w:t>účet</w:t>
            </w:r>
          </w:p>
        </w:tc>
        <w:tc>
          <w:tcPr>
            <w:tcW w:w="3952" w:type="dxa"/>
          </w:tcPr>
          <w:p w14:paraId="616FF2C6" w14:textId="56FE1EBB" w:rsidR="000965AB" w:rsidRPr="00DD4A12" w:rsidRDefault="000965AB" w:rsidP="00793AE5">
            <w:pPr>
              <w:ind w:firstLine="0"/>
            </w:pPr>
            <w:r w:rsidRPr="00DD4A12">
              <w:t>Editácia účtu</w:t>
            </w:r>
          </w:p>
        </w:tc>
      </w:tr>
      <w:tr w:rsidR="000965AB" w:rsidRPr="00DD4A12" w14:paraId="268A96F8" w14:textId="77777777" w:rsidTr="000965AB">
        <w:tc>
          <w:tcPr>
            <w:tcW w:w="2352" w:type="dxa"/>
          </w:tcPr>
          <w:p w14:paraId="40554E06" w14:textId="1A2023D2" w:rsidR="000965AB" w:rsidRPr="00DD4A12" w:rsidRDefault="000965AB" w:rsidP="00793AE5">
            <w:pPr>
              <w:ind w:firstLine="0"/>
            </w:pPr>
            <w:r w:rsidRPr="00DD4A12">
              <w:t>getAccountDetails</w:t>
            </w:r>
          </w:p>
        </w:tc>
        <w:tc>
          <w:tcPr>
            <w:tcW w:w="1027" w:type="dxa"/>
          </w:tcPr>
          <w:p w14:paraId="239F0A42" w14:textId="5194AC2C" w:rsidR="000965AB" w:rsidRPr="00DD4A12" w:rsidRDefault="000965AB" w:rsidP="00793AE5">
            <w:pPr>
              <w:ind w:firstLine="0"/>
            </w:pPr>
            <w:r w:rsidRPr="00DD4A12">
              <w:t>GET</w:t>
            </w:r>
          </w:p>
        </w:tc>
        <w:tc>
          <w:tcPr>
            <w:tcW w:w="1163" w:type="dxa"/>
          </w:tcPr>
          <w:p w14:paraId="30872DAE" w14:textId="34901781" w:rsidR="000965AB" w:rsidRPr="00DD4A12" w:rsidRDefault="000965AB" w:rsidP="00793AE5">
            <w:pPr>
              <w:ind w:firstLine="0"/>
            </w:pPr>
            <w:r>
              <w:t>účet</w:t>
            </w:r>
          </w:p>
        </w:tc>
        <w:tc>
          <w:tcPr>
            <w:tcW w:w="3952" w:type="dxa"/>
          </w:tcPr>
          <w:p w14:paraId="275943CB" w14:textId="555ECA63" w:rsidR="000965AB" w:rsidRPr="00DD4A12" w:rsidRDefault="000965AB" w:rsidP="00793AE5">
            <w:pPr>
              <w:ind w:firstLine="0"/>
            </w:pPr>
            <w:r w:rsidRPr="00DD4A12">
              <w:t>Získanie dát o účte</w:t>
            </w:r>
          </w:p>
        </w:tc>
      </w:tr>
      <w:tr w:rsidR="000965AB" w:rsidRPr="00DD4A12" w14:paraId="089B429E" w14:textId="77777777" w:rsidTr="000965AB">
        <w:tc>
          <w:tcPr>
            <w:tcW w:w="2352" w:type="dxa"/>
          </w:tcPr>
          <w:p w14:paraId="6815811B" w14:textId="217534FC" w:rsidR="000965AB" w:rsidRPr="00DD4A12" w:rsidRDefault="000965AB" w:rsidP="000965AB">
            <w:pPr>
              <w:ind w:firstLine="0"/>
            </w:pPr>
            <w:r>
              <w:t>createCategory</w:t>
            </w:r>
          </w:p>
        </w:tc>
        <w:tc>
          <w:tcPr>
            <w:tcW w:w="1027" w:type="dxa"/>
          </w:tcPr>
          <w:p w14:paraId="1C06D216" w14:textId="179B4BA0" w:rsidR="000965AB" w:rsidRPr="00DD4A12" w:rsidRDefault="000965AB" w:rsidP="000965AB">
            <w:pPr>
              <w:ind w:firstLine="0"/>
            </w:pPr>
            <w:r>
              <w:t>POST</w:t>
            </w:r>
          </w:p>
        </w:tc>
        <w:tc>
          <w:tcPr>
            <w:tcW w:w="1163" w:type="dxa"/>
          </w:tcPr>
          <w:p w14:paraId="4CB65156" w14:textId="731E3DD6" w:rsidR="000965AB" w:rsidRDefault="000965AB" w:rsidP="000965AB">
            <w:pPr>
              <w:ind w:firstLine="0"/>
            </w:pPr>
            <w:r>
              <w:t>kategória</w:t>
            </w:r>
          </w:p>
        </w:tc>
        <w:tc>
          <w:tcPr>
            <w:tcW w:w="3952" w:type="dxa"/>
          </w:tcPr>
          <w:p w14:paraId="095B24B1" w14:textId="161C2B2A" w:rsidR="000965AB" w:rsidRPr="00DD4A12" w:rsidRDefault="000965AB" w:rsidP="000965AB">
            <w:pPr>
              <w:ind w:firstLine="0"/>
            </w:pPr>
            <w:r>
              <w:t>Vytvorenie novej kategórie v zozname</w:t>
            </w:r>
          </w:p>
        </w:tc>
      </w:tr>
      <w:tr w:rsidR="000965AB" w:rsidRPr="00DD4A12" w14:paraId="4223B16E" w14:textId="77777777" w:rsidTr="000965AB">
        <w:tc>
          <w:tcPr>
            <w:tcW w:w="2352" w:type="dxa"/>
          </w:tcPr>
          <w:p w14:paraId="7798329A" w14:textId="309525DA" w:rsidR="000965AB" w:rsidRDefault="000965AB" w:rsidP="000965AB">
            <w:pPr>
              <w:ind w:firstLine="0"/>
            </w:pPr>
            <w:r>
              <w:t>deleteCategory</w:t>
            </w:r>
          </w:p>
        </w:tc>
        <w:tc>
          <w:tcPr>
            <w:tcW w:w="1027" w:type="dxa"/>
          </w:tcPr>
          <w:p w14:paraId="24DA286C" w14:textId="6A601B82" w:rsidR="000965AB" w:rsidRDefault="000965AB" w:rsidP="000965AB">
            <w:pPr>
              <w:ind w:firstLine="0"/>
            </w:pPr>
            <w:r>
              <w:t>POST</w:t>
            </w:r>
          </w:p>
        </w:tc>
        <w:tc>
          <w:tcPr>
            <w:tcW w:w="1163" w:type="dxa"/>
          </w:tcPr>
          <w:p w14:paraId="604D6F0E" w14:textId="19373F0F" w:rsidR="000965AB" w:rsidRDefault="000965AB" w:rsidP="000965AB">
            <w:pPr>
              <w:ind w:firstLine="0"/>
            </w:pPr>
            <w:r>
              <w:t>kategória</w:t>
            </w:r>
          </w:p>
        </w:tc>
        <w:tc>
          <w:tcPr>
            <w:tcW w:w="3952" w:type="dxa"/>
          </w:tcPr>
          <w:p w14:paraId="15AA524B" w14:textId="4C73ED78" w:rsidR="000965AB" w:rsidRPr="00DD4A12" w:rsidRDefault="000965AB" w:rsidP="000965AB">
            <w:pPr>
              <w:ind w:firstLine="0"/>
            </w:pPr>
            <w:r>
              <w:t>Vymazanie kategórie</w:t>
            </w:r>
          </w:p>
        </w:tc>
      </w:tr>
      <w:tr w:rsidR="000965AB" w:rsidRPr="00DD4A12" w14:paraId="0EC1EE29" w14:textId="77777777" w:rsidTr="000965AB">
        <w:tc>
          <w:tcPr>
            <w:tcW w:w="2352" w:type="dxa"/>
          </w:tcPr>
          <w:p w14:paraId="150BAFC5" w14:textId="2E1005B7" w:rsidR="000965AB" w:rsidRDefault="000965AB" w:rsidP="000965AB">
            <w:pPr>
              <w:ind w:firstLine="0"/>
            </w:pPr>
            <w:r>
              <w:t>getCategories</w:t>
            </w:r>
          </w:p>
        </w:tc>
        <w:tc>
          <w:tcPr>
            <w:tcW w:w="1027" w:type="dxa"/>
          </w:tcPr>
          <w:p w14:paraId="7C62D15C" w14:textId="6DA11935" w:rsidR="000965AB" w:rsidRDefault="000965AB" w:rsidP="000965AB">
            <w:pPr>
              <w:ind w:firstLine="0"/>
            </w:pPr>
            <w:r w:rsidRPr="00DD4A12">
              <w:t>GET</w:t>
            </w:r>
          </w:p>
        </w:tc>
        <w:tc>
          <w:tcPr>
            <w:tcW w:w="1163" w:type="dxa"/>
          </w:tcPr>
          <w:p w14:paraId="7606AA7C" w14:textId="407BBF1A" w:rsidR="000965AB" w:rsidRDefault="000965AB" w:rsidP="000965AB">
            <w:pPr>
              <w:ind w:firstLine="0"/>
            </w:pPr>
            <w:r>
              <w:t>kategória</w:t>
            </w:r>
          </w:p>
        </w:tc>
        <w:tc>
          <w:tcPr>
            <w:tcW w:w="3952" w:type="dxa"/>
          </w:tcPr>
          <w:p w14:paraId="78C73ED2" w14:textId="00B1D4D7" w:rsidR="000965AB" w:rsidRPr="00DD4A12" w:rsidRDefault="000965AB" w:rsidP="000965AB">
            <w:pPr>
              <w:ind w:firstLine="0"/>
            </w:pPr>
            <w:r>
              <w:t>Získanie všetky kategórie zoznamu</w:t>
            </w:r>
          </w:p>
        </w:tc>
      </w:tr>
      <w:tr w:rsidR="000965AB" w:rsidRPr="00DD4A12" w14:paraId="0D9B2D4D" w14:textId="77777777" w:rsidTr="000965AB">
        <w:tc>
          <w:tcPr>
            <w:tcW w:w="2352" w:type="dxa"/>
          </w:tcPr>
          <w:p w14:paraId="5508F591" w14:textId="72C4C97F" w:rsidR="000965AB" w:rsidRDefault="000965AB" w:rsidP="000965AB">
            <w:pPr>
              <w:ind w:firstLine="0"/>
            </w:pPr>
            <w:r>
              <w:t>setCategory</w:t>
            </w:r>
          </w:p>
        </w:tc>
        <w:tc>
          <w:tcPr>
            <w:tcW w:w="1027" w:type="dxa"/>
          </w:tcPr>
          <w:p w14:paraId="53C1A39A" w14:textId="114F85BD" w:rsidR="000965AB" w:rsidRDefault="000965AB" w:rsidP="000965AB">
            <w:pPr>
              <w:ind w:firstLine="0"/>
            </w:pPr>
            <w:r>
              <w:t>POST</w:t>
            </w:r>
          </w:p>
        </w:tc>
        <w:tc>
          <w:tcPr>
            <w:tcW w:w="1163" w:type="dxa"/>
          </w:tcPr>
          <w:p w14:paraId="46AE2250" w14:textId="665F2F05" w:rsidR="000965AB" w:rsidRDefault="000965AB" w:rsidP="000965AB">
            <w:pPr>
              <w:ind w:firstLine="0"/>
            </w:pPr>
            <w:r>
              <w:t>kategória</w:t>
            </w:r>
          </w:p>
        </w:tc>
        <w:tc>
          <w:tcPr>
            <w:tcW w:w="3952" w:type="dxa"/>
          </w:tcPr>
          <w:p w14:paraId="216728F6" w14:textId="4C3ADEDA" w:rsidR="000965AB" w:rsidRPr="00DD4A12" w:rsidRDefault="000965AB" w:rsidP="000965AB">
            <w:pPr>
              <w:ind w:firstLine="0"/>
            </w:pPr>
            <w:r>
              <w:t>Úprava dát kategórie</w:t>
            </w:r>
          </w:p>
        </w:tc>
      </w:tr>
      <w:tr w:rsidR="000965AB" w:rsidRPr="00DD4A12" w14:paraId="5DF9DD01" w14:textId="77777777" w:rsidTr="000965AB">
        <w:tc>
          <w:tcPr>
            <w:tcW w:w="2352" w:type="dxa"/>
          </w:tcPr>
          <w:p w14:paraId="4075CA75" w14:textId="5E633C47" w:rsidR="000965AB" w:rsidRDefault="000965AB" w:rsidP="000965AB">
            <w:pPr>
              <w:ind w:firstLine="0"/>
            </w:pPr>
            <w:r>
              <w:t>acceptInvitation</w:t>
            </w:r>
          </w:p>
        </w:tc>
        <w:tc>
          <w:tcPr>
            <w:tcW w:w="1027" w:type="dxa"/>
          </w:tcPr>
          <w:p w14:paraId="01E4CBFD" w14:textId="463DB2D4" w:rsidR="000965AB" w:rsidRDefault="000965AB" w:rsidP="000965AB">
            <w:pPr>
              <w:ind w:firstLine="0"/>
            </w:pPr>
            <w:r>
              <w:t>POST</w:t>
            </w:r>
          </w:p>
        </w:tc>
        <w:tc>
          <w:tcPr>
            <w:tcW w:w="1163" w:type="dxa"/>
          </w:tcPr>
          <w:p w14:paraId="41726873" w14:textId="51FF3EEA" w:rsidR="000965AB" w:rsidRDefault="000965AB" w:rsidP="000965AB">
            <w:pPr>
              <w:ind w:firstLine="0"/>
            </w:pPr>
            <w:r>
              <w:t>pozvánka</w:t>
            </w:r>
          </w:p>
        </w:tc>
        <w:tc>
          <w:tcPr>
            <w:tcW w:w="3952" w:type="dxa"/>
          </w:tcPr>
          <w:p w14:paraId="5D1DDED1" w14:textId="17639561" w:rsidR="000965AB" w:rsidRPr="00DD4A12" w:rsidRDefault="000965AB" w:rsidP="000965AB">
            <w:pPr>
              <w:ind w:firstLine="0"/>
            </w:pPr>
            <w:r>
              <w:t>Prijatie pozvánky</w:t>
            </w:r>
          </w:p>
        </w:tc>
      </w:tr>
      <w:tr w:rsidR="000965AB" w:rsidRPr="00DD4A12" w14:paraId="58FCA825" w14:textId="77777777" w:rsidTr="000965AB">
        <w:tc>
          <w:tcPr>
            <w:tcW w:w="2352" w:type="dxa"/>
          </w:tcPr>
          <w:p w14:paraId="16D256E4" w14:textId="6E3C1AAD" w:rsidR="000965AB" w:rsidRDefault="000965AB" w:rsidP="000965AB">
            <w:pPr>
              <w:ind w:firstLine="0"/>
            </w:pPr>
            <w:r>
              <w:t>createInvitation</w:t>
            </w:r>
          </w:p>
        </w:tc>
        <w:tc>
          <w:tcPr>
            <w:tcW w:w="1027" w:type="dxa"/>
          </w:tcPr>
          <w:p w14:paraId="1E5C27C5" w14:textId="4124AD71" w:rsidR="000965AB" w:rsidRDefault="000965AB" w:rsidP="000965AB">
            <w:pPr>
              <w:ind w:firstLine="0"/>
            </w:pPr>
            <w:r>
              <w:t>POST</w:t>
            </w:r>
          </w:p>
        </w:tc>
        <w:tc>
          <w:tcPr>
            <w:tcW w:w="1163" w:type="dxa"/>
          </w:tcPr>
          <w:p w14:paraId="506E7A38" w14:textId="676D23D4" w:rsidR="000965AB" w:rsidRDefault="000965AB" w:rsidP="000965AB">
            <w:pPr>
              <w:ind w:firstLine="0"/>
            </w:pPr>
            <w:r>
              <w:t>pozvánka</w:t>
            </w:r>
          </w:p>
        </w:tc>
        <w:tc>
          <w:tcPr>
            <w:tcW w:w="3952" w:type="dxa"/>
          </w:tcPr>
          <w:p w14:paraId="3953A563" w14:textId="5431DDB2" w:rsidR="000965AB" w:rsidRPr="00DD4A12" w:rsidRDefault="000965AB" w:rsidP="000965AB">
            <w:pPr>
              <w:ind w:firstLine="0"/>
            </w:pPr>
            <w:r>
              <w:t>Vytvorenie pozvánky</w:t>
            </w:r>
          </w:p>
        </w:tc>
      </w:tr>
      <w:tr w:rsidR="000965AB" w:rsidRPr="00DD4A12" w14:paraId="1088A4B5" w14:textId="77777777" w:rsidTr="000965AB">
        <w:tc>
          <w:tcPr>
            <w:tcW w:w="2352" w:type="dxa"/>
          </w:tcPr>
          <w:p w14:paraId="3A9CFF01" w14:textId="364F654B" w:rsidR="000965AB" w:rsidRDefault="000965AB" w:rsidP="000965AB">
            <w:pPr>
              <w:ind w:firstLine="0"/>
            </w:pPr>
            <w:r>
              <w:t>deleteInvitation</w:t>
            </w:r>
          </w:p>
        </w:tc>
        <w:tc>
          <w:tcPr>
            <w:tcW w:w="1027" w:type="dxa"/>
          </w:tcPr>
          <w:p w14:paraId="33EF9ABD" w14:textId="371E9D18" w:rsidR="000965AB" w:rsidRDefault="000965AB" w:rsidP="000965AB">
            <w:pPr>
              <w:ind w:firstLine="0"/>
            </w:pPr>
            <w:r>
              <w:t>POST</w:t>
            </w:r>
          </w:p>
        </w:tc>
        <w:tc>
          <w:tcPr>
            <w:tcW w:w="1163" w:type="dxa"/>
          </w:tcPr>
          <w:p w14:paraId="0A10022E" w14:textId="61047433" w:rsidR="000965AB" w:rsidRDefault="000965AB" w:rsidP="000965AB">
            <w:pPr>
              <w:ind w:firstLine="0"/>
            </w:pPr>
            <w:r>
              <w:t>pozvánka</w:t>
            </w:r>
          </w:p>
        </w:tc>
        <w:tc>
          <w:tcPr>
            <w:tcW w:w="3952" w:type="dxa"/>
          </w:tcPr>
          <w:p w14:paraId="2330570F" w14:textId="41B1D367" w:rsidR="000965AB" w:rsidRPr="00DD4A12" w:rsidRDefault="000965AB" w:rsidP="000965AB">
            <w:pPr>
              <w:ind w:firstLine="0"/>
            </w:pPr>
            <w:r>
              <w:t>Vymazanie pozvánky</w:t>
            </w:r>
          </w:p>
        </w:tc>
      </w:tr>
      <w:tr w:rsidR="000965AB" w:rsidRPr="00DD4A12" w14:paraId="3A0229ED" w14:textId="77777777" w:rsidTr="000965AB">
        <w:tc>
          <w:tcPr>
            <w:tcW w:w="2352" w:type="dxa"/>
          </w:tcPr>
          <w:p w14:paraId="1186D8FA" w14:textId="49680C41" w:rsidR="000965AB" w:rsidRDefault="000965AB" w:rsidP="000965AB">
            <w:pPr>
              <w:ind w:firstLine="0"/>
            </w:pPr>
            <w:r>
              <w:t>getInvitations</w:t>
            </w:r>
          </w:p>
        </w:tc>
        <w:tc>
          <w:tcPr>
            <w:tcW w:w="1027" w:type="dxa"/>
          </w:tcPr>
          <w:p w14:paraId="7D3EA357" w14:textId="057D9609" w:rsidR="000965AB" w:rsidRDefault="000965AB" w:rsidP="000965AB">
            <w:pPr>
              <w:ind w:firstLine="0"/>
            </w:pPr>
            <w:r>
              <w:t>GET</w:t>
            </w:r>
          </w:p>
        </w:tc>
        <w:tc>
          <w:tcPr>
            <w:tcW w:w="1163" w:type="dxa"/>
          </w:tcPr>
          <w:p w14:paraId="670D4D78" w14:textId="02EAAFDC" w:rsidR="000965AB" w:rsidRDefault="000965AB" w:rsidP="000965AB">
            <w:pPr>
              <w:ind w:firstLine="0"/>
            </w:pPr>
            <w:r>
              <w:t>pozvánka</w:t>
            </w:r>
          </w:p>
        </w:tc>
        <w:tc>
          <w:tcPr>
            <w:tcW w:w="3952" w:type="dxa"/>
          </w:tcPr>
          <w:p w14:paraId="0461E105" w14:textId="4F677E3A" w:rsidR="000965AB" w:rsidRPr="00DD4A12" w:rsidRDefault="000965AB" w:rsidP="000965AB">
            <w:pPr>
              <w:ind w:firstLine="0"/>
            </w:pPr>
            <w:r>
              <w:t>Získanie pozvánok pre daný zoznam</w:t>
            </w:r>
          </w:p>
        </w:tc>
      </w:tr>
      <w:tr w:rsidR="000965AB" w:rsidRPr="00DD4A12" w14:paraId="7FEC72E9" w14:textId="77777777" w:rsidTr="000965AB">
        <w:tc>
          <w:tcPr>
            <w:tcW w:w="2352" w:type="dxa"/>
          </w:tcPr>
          <w:p w14:paraId="04C70250" w14:textId="28E2D1DD" w:rsidR="000965AB" w:rsidRDefault="000965AB" w:rsidP="000965AB">
            <w:pPr>
              <w:ind w:firstLine="0"/>
            </w:pPr>
            <w:r>
              <w:t>getMyInvitations</w:t>
            </w:r>
          </w:p>
        </w:tc>
        <w:tc>
          <w:tcPr>
            <w:tcW w:w="1027" w:type="dxa"/>
          </w:tcPr>
          <w:p w14:paraId="61B06597" w14:textId="5A68DCF5" w:rsidR="000965AB" w:rsidRDefault="000965AB" w:rsidP="000965AB">
            <w:pPr>
              <w:ind w:firstLine="0"/>
            </w:pPr>
            <w:r>
              <w:t>GET</w:t>
            </w:r>
          </w:p>
        </w:tc>
        <w:tc>
          <w:tcPr>
            <w:tcW w:w="1163" w:type="dxa"/>
          </w:tcPr>
          <w:p w14:paraId="47364A57" w14:textId="00692A8C" w:rsidR="000965AB" w:rsidRDefault="000965AB" w:rsidP="000965AB">
            <w:pPr>
              <w:ind w:firstLine="0"/>
            </w:pPr>
            <w:r>
              <w:t>pozvánka</w:t>
            </w:r>
          </w:p>
        </w:tc>
        <w:tc>
          <w:tcPr>
            <w:tcW w:w="3952" w:type="dxa"/>
          </w:tcPr>
          <w:p w14:paraId="08CEC872" w14:textId="7C64F1EA" w:rsidR="000965AB" w:rsidRPr="00DD4A12" w:rsidRDefault="000965AB" w:rsidP="000965AB">
            <w:pPr>
              <w:ind w:firstLine="0"/>
            </w:pPr>
            <w:r>
              <w:t xml:space="preserve">Získanie všetkých pozvánok pre daného </w:t>
            </w:r>
            <w:r w:rsidR="00D82A8A">
              <w:t>po</w:t>
            </w:r>
            <w:r>
              <w:t>užívateľa</w:t>
            </w:r>
          </w:p>
        </w:tc>
      </w:tr>
      <w:tr w:rsidR="006D457B" w:rsidRPr="00DD4A12" w14:paraId="6A40BA54" w14:textId="77777777" w:rsidTr="000965AB">
        <w:tc>
          <w:tcPr>
            <w:tcW w:w="2352" w:type="dxa"/>
          </w:tcPr>
          <w:p w14:paraId="08243AEF" w14:textId="40E48F4C" w:rsidR="006D457B" w:rsidRDefault="006D457B" w:rsidP="000965AB">
            <w:pPr>
              <w:ind w:firstLine="0"/>
            </w:pPr>
            <w:r w:rsidRPr="00DD4A12">
              <w:t>createItem</w:t>
            </w:r>
          </w:p>
        </w:tc>
        <w:tc>
          <w:tcPr>
            <w:tcW w:w="1027" w:type="dxa"/>
          </w:tcPr>
          <w:p w14:paraId="70F5AAC1" w14:textId="1B5A3073" w:rsidR="006D457B" w:rsidRDefault="006D457B" w:rsidP="000965AB">
            <w:pPr>
              <w:ind w:firstLine="0"/>
            </w:pPr>
            <w:r w:rsidRPr="00DD4A12">
              <w:t>POST</w:t>
            </w:r>
          </w:p>
        </w:tc>
        <w:tc>
          <w:tcPr>
            <w:tcW w:w="1163" w:type="dxa"/>
          </w:tcPr>
          <w:p w14:paraId="1BA49657" w14:textId="54DE1711" w:rsidR="006D457B" w:rsidRDefault="006D457B" w:rsidP="000965AB">
            <w:pPr>
              <w:ind w:firstLine="0"/>
            </w:pPr>
            <w:r>
              <w:t>položka</w:t>
            </w:r>
          </w:p>
        </w:tc>
        <w:tc>
          <w:tcPr>
            <w:tcW w:w="3952" w:type="dxa"/>
          </w:tcPr>
          <w:p w14:paraId="1428548F" w14:textId="6E017D72" w:rsidR="006D457B" w:rsidRPr="00DD4A12" w:rsidRDefault="006D457B" w:rsidP="000965AB">
            <w:pPr>
              <w:ind w:firstLine="0"/>
            </w:pPr>
            <w:r w:rsidRPr="00DD4A12">
              <w:t>Vytvorenie položky zoznamu</w:t>
            </w:r>
          </w:p>
        </w:tc>
      </w:tr>
      <w:tr w:rsidR="006D457B" w:rsidRPr="00DD4A12" w14:paraId="769EE14A" w14:textId="77777777" w:rsidTr="000965AB">
        <w:tc>
          <w:tcPr>
            <w:tcW w:w="2352" w:type="dxa"/>
          </w:tcPr>
          <w:p w14:paraId="5417032F" w14:textId="4A367E2B" w:rsidR="006D457B" w:rsidRDefault="006D457B" w:rsidP="000965AB">
            <w:pPr>
              <w:ind w:firstLine="0"/>
            </w:pPr>
            <w:r w:rsidRPr="00DD4A12">
              <w:t>getItems</w:t>
            </w:r>
          </w:p>
        </w:tc>
        <w:tc>
          <w:tcPr>
            <w:tcW w:w="1027" w:type="dxa"/>
          </w:tcPr>
          <w:p w14:paraId="11E1F9BE" w14:textId="279305EC" w:rsidR="006D457B" w:rsidRDefault="006D457B" w:rsidP="000965AB">
            <w:pPr>
              <w:ind w:firstLine="0"/>
            </w:pPr>
            <w:r w:rsidRPr="00DD4A12">
              <w:t>GET</w:t>
            </w:r>
          </w:p>
        </w:tc>
        <w:tc>
          <w:tcPr>
            <w:tcW w:w="1163" w:type="dxa"/>
          </w:tcPr>
          <w:p w14:paraId="2536B56F" w14:textId="7D608E63" w:rsidR="006D457B" w:rsidRDefault="006D457B" w:rsidP="000965AB">
            <w:pPr>
              <w:ind w:firstLine="0"/>
            </w:pPr>
            <w:r>
              <w:t>položka</w:t>
            </w:r>
          </w:p>
        </w:tc>
        <w:tc>
          <w:tcPr>
            <w:tcW w:w="3952" w:type="dxa"/>
          </w:tcPr>
          <w:p w14:paraId="3EDB1AC6" w14:textId="4E570174" w:rsidR="006D457B" w:rsidRPr="00DD4A12" w:rsidRDefault="006D457B" w:rsidP="000965AB">
            <w:pPr>
              <w:ind w:firstLine="0"/>
            </w:pPr>
            <w:r w:rsidRPr="00DD4A12">
              <w:t>Získanie položiek zoznamu</w:t>
            </w:r>
          </w:p>
        </w:tc>
      </w:tr>
      <w:tr w:rsidR="006D457B" w:rsidRPr="00DD4A12" w14:paraId="332DDDB6" w14:textId="77777777" w:rsidTr="000965AB">
        <w:tc>
          <w:tcPr>
            <w:tcW w:w="2352" w:type="dxa"/>
          </w:tcPr>
          <w:p w14:paraId="00AA04C1" w14:textId="7ADFAD5B" w:rsidR="006D457B" w:rsidRPr="00DD4A12" w:rsidRDefault="006D457B" w:rsidP="00DA0F65">
            <w:pPr>
              <w:tabs>
                <w:tab w:val="left" w:pos="1500"/>
              </w:tabs>
              <w:ind w:firstLine="0"/>
            </w:pPr>
            <w:r w:rsidRPr="00DD4A12">
              <w:lastRenderedPageBreak/>
              <w:t>setItem</w:t>
            </w:r>
          </w:p>
        </w:tc>
        <w:tc>
          <w:tcPr>
            <w:tcW w:w="1027" w:type="dxa"/>
          </w:tcPr>
          <w:p w14:paraId="1585055B" w14:textId="720A83AD" w:rsidR="006D457B" w:rsidRPr="00DD4A12" w:rsidRDefault="006D457B" w:rsidP="00793AE5">
            <w:pPr>
              <w:ind w:firstLine="0"/>
            </w:pPr>
            <w:r w:rsidRPr="00DD4A12">
              <w:t>POST</w:t>
            </w:r>
          </w:p>
        </w:tc>
        <w:tc>
          <w:tcPr>
            <w:tcW w:w="1163" w:type="dxa"/>
          </w:tcPr>
          <w:p w14:paraId="350A7CF2" w14:textId="7C435D41" w:rsidR="006D457B" w:rsidRPr="00DD4A12" w:rsidRDefault="006D457B" w:rsidP="00793AE5">
            <w:pPr>
              <w:ind w:firstLine="0"/>
            </w:pPr>
            <w:r>
              <w:t>položka</w:t>
            </w:r>
          </w:p>
        </w:tc>
        <w:tc>
          <w:tcPr>
            <w:tcW w:w="3952" w:type="dxa"/>
          </w:tcPr>
          <w:p w14:paraId="2B2B321A" w14:textId="186A7B5C" w:rsidR="006D457B" w:rsidRPr="00DD4A12" w:rsidRDefault="006D457B" w:rsidP="00793AE5">
            <w:pPr>
              <w:ind w:firstLine="0"/>
            </w:pPr>
            <w:r w:rsidRPr="00DD4A12">
              <w:t>Úprava dát položky v zozname</w:t>
            </w:r>
          </w:p>
        </w:tc>
      </w:tr>
      <w:tr w:rsidR="006D457B" w:rsidRPr="00DD4A12" w14:paraId="09974FCF" w14:textId="77777777" w:rsidTr="000965AB">
        <w:tc>
          <w:tcPr>
            <w:tcW w:w="2352" w:type="dxa"/>
          </w:tcPr>
          <w:p w14:paraId="08F8528C" w14:textId="416C4117" w:rsidR="006D457B" w:rsidRPr="00DD4A12" w:rsidRDefault="006D457B" w:rsidP="00DA0F65">
            <w:pPr>
              <w:tabs>
                <w:tab w:val="left" w:pos="1500"/>
              </w:tabs>
              <w:ind w:firstLine="0"/>
            </w:pPr>
            <w:r>
              <w:t>setItemStatus</w:t>
            </w:r>
          </w:p>
        </w:tc>
        <w:tc>
          <w:tcPr>
            <w:tcW w:w="1027" w:type="dxa"/>
          </w:tcPr>
          <w:p w14:paraId="39837650" w14:textId="22558B15" w:rsidR="006D457B" w:rsidRPr="00DD4A12" w:rsidRDefault="006D457B" w:rsidP="00793AE5">
            <w:pPr>
              <w:ind w:firstLine="0"/>
            </w:pPr>
            <w:r w:rsidRPr="00DD4A12">
              <w:t>POST</w:t>
            </w:r>
          </w:p>
        </w:tc>
        <w:tc>
          <w:tcPr>
            <w:tcW w:w="1163" w:type="dxa"/>
          </w:tcPr>
          <w:p w14:paraId="035EB069" w14:textId="3DFAEED5" w:rsidR="006D457B" w:rsidRDefault="006D457B" w:rsidP="00793AE5">
            <w:pPr>
              <w:ind w:firstLine="0"/>
            </w:pPr>
            <w:r>
              <w:t>položka</w:t>
            </w:r>
          </w:p>
        </w:tc>
        <w:tc>
          <w:tcPr>
            <w:tcW w:w="3952" w:type="dxa"/>
          </w:tcPr>
          <w:p w14:paraId="62A25B59" w14:textId="033C6CA9" w:rsidR="006D457B" w:rsidRPr="00DD4A12" w:rsidRDefault="006D457B" w:rsidP="00793AE5">
            <w:pPr>
              <w:ind w:firstLine="0"/>
            </w:pPr>
            <w:r>
              <w:t>Nastavenie stavu pre položku</w:t>
            </w:r>
          </w:p>
        </w:tc>
      </w:tr>
      <w:tr w:rsidR="006D457B" w:rsidRPr="00DD4A12" w14:paraId="073A334A" w14:textId="77777777" w:rsidTr="000965AB">
        <w:tc>
          <w:tcPr>
            <w:tcW w:w="2352" w:type="dxa"/>
          </w:tcPr>
          <w:p w14:paraId="019F4B2D" w14:textId="47A72950" w:rsidR="006D457B" w:rsidRPr="00DD4A12" w:rsidRDefault="006D457B" w:rsidP="00793AE5">
            <w:pPr>
              <w:ind w:firstLine="0"/>
            </w:pPr>
            <w:r w:rsidRPr="00DD4A12">
              <w:t>createList</w:t>
            </w:r>
          </w:p>
        </w:tc>
        <w:tc>
          <w:tcPr>
            <w:tcW w:w="1027" w:type="dxa"/>
          </w:tcPr>
          <w:p w14:paraId="5713B415" w14:textId="637DC3FF" w:rsidR="006D457B" w:rsidRPr="00DD4A12" w:rsidRDefault="006D457B" w:rsidP="00793AE5">
            <w:pPr>
              <w:ind w:firstLine="0"/>
            </w:pPr>
            <w:r w:rsidRPr="00DD4A12">
              <w:t>POST</w:t>
            </w:r>
          </w:p>
        </w:tc>
        <w:tc>
          <w:tcPr>
            <w:tcW w:w="1163" w:type="dxa"/>
          </w:tcPr>
          <w:p w14:paraId="293CAF25" w14:textId="0A269AD7" w:rsidR="006D457B" w:rsidRPr="00DD4A12" w:rsidRDefault="006D457B" w:rsidP="00793AE5">
            <w:pPr>
              <w:ind w:firstLine="0"/>
            </w:pPr>
            <w:r>
              <w:t>zoznam</w:t>
            </w:r>
          </w:p>
        </w:tc>
        <w:tc>
          <w:tcPr>
            <w:tcW w:w="3952" w:type="dxa"/>
          </w:tcPr>
          <w:p w14:paraId="29F06AB4" w14:textId="04AA0608" w:rsidR="006D457B" w:rsidRPr="00DD4A12" w:rsidRDefault="006D457B" w:rsidP="00793AE5">
            <w:pPr>
              <w:ind w:firstLine="0"/>
            </w:pPr>
            <w:r w:rsidRPr="00DD4A12">
              <w:t>Vytvorenie prázdneho zoznamu</w:t>
            </w:r>
          </w:p>
        </w:tc>
      </w:tr>
      <w:tr w:rsidR="006D457B" w:rsidRPr="00DD4A12" w14:paraId="118186B7" w14:textId="77777777" w:rsidTr="000965AB">
        <w:tc>
          <w:tcPr>
            <w:tcW w:w="2352" w:type="dxa"/>
          </w:tcPr>
          <w:p w14:paraId="5ECE64B0" w14:textId="285E4F1B" w:rsidR="006D457B" w:rsidRPr="00DD4A12" w:rsidRDefault="006D457B" w:rsidP="00793AE5">
            <w:pPr>
              <w:ind w:firstLine="0"/>
            </w:pPr>
            <w:r w:rsidRPr="00DD4A12">
              <w:t>deleteList</w:t>
            </w:r>
          </w:p>
        </w:tc>
        <w:tc>
          <w:tcPr>
            <w:tcW w:w="1027" w:type="dxa"/>
          </w:tcPr>
          <w:p w14:paraId="2EF9A6BB" w14:textId="30C6621B" w:rsidR="006D457B" w:rsidRPr="00DD4A12" w:rsidRDefault="006D457B" w:rsidP="00DA0F65">
            <w:pPr>
              <w:tabs>
                <w:tab w:val="center" w:pos="1307"/>
              </w:tabs>
              <w:ind w:firstLine="0"/>
            </w:pPr>
            <w:r w:rsidRPr="00DD4A12">
              <w:t>POST</w:t>
            </w:r>
          </w:p>
        </w:tc>
        <w:tc>
          <w:tcPr>
            <w:tcW w:w="1163" w:type="dxa"/>
          </w:tcPr>
          <w:p w14:paraId="69AB3EB0" w14:textId="02EA33B8" w:rsidR="006D457B" w:rsidRPr="00DD4A12" w:rsidRDefault="006D457B" w:rsidP="00793AE5">
            <w:pPr>
              <w:ind w:firstLine="0"/>
            </w:pPr>
            <w:r>
              <w:t>zoznam</w:t>
            </w:r>
          </w:p>
        </w:tc>
        <w:tc>
          <w:tcPr>
            <w:tcW w:w="3952" w:type="dxa"/>
          </w:tcPr>
          <w:p w14:paraId="3A7E11E6" w14:textId="5024EED7" w:rsidR="006D457B" w:rsidRPr="00DD4A12" w:rsidRDefault="006D457B" w:rsidP="00793AE5">
            <w:pPr>
              <w:ind w:firstLine="0"/>
            </w:pPr>
            <w:r w:rsidRPr="00DD4A12">
              <w:t>Zmazanie zoznamu</w:t>
            </w:r>
          </w:p>
        </w:tc>
      </w:tr>
      <w:tr w:rsidR="006D457B" w:rsidRPr="00DD4A12" w14:paraId="5BC4841D" w14:textId="77777777" w:rsidTr="000965AB">
        <w:tc>
          <w:tcPr>
            <w:tcW w:w="2352" w:type="dxa"/>
          </w:tcPr>
          <w:p w14:paraId="3119CC02" w14:textId="5C5836E8" w:rsidR="006D457B" w:rsidRPr="00DD4A12" w:rsidRDefault="006D457B" w:rsidP="00793AE5">
            <w:pPr>
              <w:ind w:firstLine="0"/>
            </w:pPr>
            <w:r w:rsidRPr="00DD4A12">
              <w:t>getListDetails</w:t>
            </w:r>
          </w:p>
        </w:tc>
        <w:tc>
          <w:tcPr>
            <w:tcW w:w="1027" w:type="dxa"/>
          </w:tcPr>
          <w:p w14:paraId="45B4450A" w14:textId="3F3F444A" w:rsidR="006D457B" w:rsidRPr="00DD4A12" w:rsidRDefault="006D457B" w:rsidP="00793AE5">
            <w:pPr>
              <w:ind w:firstLine="0"/>
            </w:pPr>
            <w:r w:rsidRPr="00DD4A12">
              <w:t>GET</w:t>
            </w:r>
          </w:p>
        </w:tc>
        <w:tc>
          <w:tcPr>
            <w:tcW w:w="1163" w:type="dxa"/>
          </w:tcPr>
          <w:p w14:paraId="76EB03F9" w14:textId="6DCED004" w:rsidR="006D457B" w:rsidRPr="00DD4A12" w:rsidRDefault="006D457B" w:rsidP="00793AE5">
            <w:pPr>
              <w:ind w:firstLine="0"/>
            </w:pPr>
            <w:r>
              <w:t>zoznam</w:t>
            </w:r>
          </w:p>
        </w:tc>
        <w:tc>
          <w:tcPr>
            <w:tcW w:w="3952" w:type="dxa"/>
          </w:tcPr>
          <w:p w14:paraId="2FC96215" w14:textId="792B94D5" w:rsidR="006D457B" w:rsidRPr="00DD4A12" w:rsidRDefault="006D457B" w:rsidP="00793AE5">
            <w:pPr>
              <w:ind w:firstLine="0"/>
            </w:pPr>
            <w:r w:rsidRPr="00DD4A12">
              <w:t>Získanie dát o zozname</w:t>
            </w:r>
          </w:p>
        </w:tc>
      </w:tr>
      <w:tr w:rsidR="006D457B" w:rsidRPr="00DD4A12" w14:paraId="683BA76D" w14:textId="77777777" w:rsidTr="000965AB">
        <w:tc>
          <w:tcPr>
            <w:tcW w:w="2352" w:type="dxa"/>
          </w:tcPr>
          <w:p w14:paraId="6E18C0FF" w14:textId="626CC675" w:rsidR="006D457B" w:rsidRPr="00DD4A12" w:rsidRDefault="006D457B" w:rsidP="00D8168F">
            <w:pPr>
              <w:ind w:firstLine="0"/>
            </w:pPr>
            <w:r w:rsidRPr="00DD4A12">
              <w:t>getLists</w:t>
            </w:r>
          </w:p>
        </w:tc>
        <w:tc>
          <w:tcPr>
            <w:tcW w:w="1027" w:type="dxa"/>
          </w:tcPr>
          <w:p w14:paraId="46B0F63D" w14:textId="4736B249" w:rsidR="006D457B" w:rsidRPr="00DD4A12" w:rsidRDefault="006D457B" w:rsidP="00D8168F">
            <w:pPr>
              <w:ind w:firstLine="0"/>
            </w:pPr>
            <w:r w:rsidRPr="00DD4A12">
              <w:t>GET</w:t>
            </w:r>
          </w:p>
        </w:tc>
        <w:tc>
          <w:tcPr>
            <w:tcW w:w="1163" w:type="dxa"/>
          </w:tcPr>
          <w:p w14:paraId="0D43BB99" w14:textId="320F0FCF" w:rsidR="006D457B" w:rsidRPr="00DD4A12" w:rsidRDefault="006D457B" w:rsidP="00D8168F">
            <w:pPr>
              <w:ind w:firstLine="0"/>
            </w:pPr>
            <w:r>
              <w:t>zoznam</w:t>
            </w:r>
          </w:p>
        </w:tc>
        <w:tc>
          <w:tcPr>
            <w:tcW w:w="3952" w:type="dxa"/>
          </w:tcPr>
          <w:p w14:paraId="0DE368E4" w14:textId="47A18E40" w:rsidR="006D457B" w:rsidRPr="00DD4A12" w:rsidRDefault="006D457B" w:rsidP="00D8168F">
            <w:pPr>
              <w:ind w:firstLine="0"/>
            </w:pPr>
            <w:r w:rsidRPr="00DD4A12">
              <w:t xml:space="preserve">Získanie zoznamov, ku ktorým môže </w:t>
            </w:r>
            <w:r w:rsidR="00D82A8A">
              <w:t>po</w:t>
            </w:r>
            <w:r w:rsidRPr="00DD4A12">
              <w:t>užívateľ pristupovať</w:t>
            </w:r>
          </w:p>
        </w:tc>
      </w:tr>
      <w:tr w:rsidR="006D457B" w:rsidRPr="00DD4A12" w14:paraId="5D1D14E9" w14:textId="77777777" w:rsidTr="000965AB">
        <w:tc>
          <w:tcPr>
            <w:tcW w:w="2352" w:type="dxa"/>
          </w:tcPr>
          <w:p w14:paraId="5392EE11" w14:textId="2876A460" w:rsidR="006D457B" w:rsidRPr="00DD4A12" w:rsidRDefault="006D457B" w:rsidP="00D8168F">
            <w:pPr>
              <w:ind w:firstLine="0"/>
            </w:pPr>
            <w:r>
              <w:t>set</w:t>
            </w:r>
            <w:r w:rsidRPr="00DD4A12">
              <w:t>List</w:t>
            </w:r>
          </w:p>
        </w:tc>
        <w:tc>
          <w:tcPr>
            <w:tcW w:w="1027" w:type="dxa"/>
          </w:tcPr>
          <w:p w14:paraId="46C3EA7A" w14:textId="36D3D24B" w:rsidR="006D457B" w:rsidRPr="00DD4A12" w:rsidRDefault="006D457B" w:rsidP="00D8168F">
            <w:pPr>
              <w:ind w:firstLine="0"/>
            </w:pPr>
            <w:r w:rsidRPr="00DD4A12">
              <w:t>POST</w:t>
            </w:r>
          </w:p>
        </w:tc>
        <w:tc>
          <w:tcPr>
            <w:tcW w:w="1163" w:type="dxa"/>
          </w:tcPr>
          <w:p w14:paraId="32A76FAA" w14:textId="06DE4767" w:rsidR="006D457B" w:rsidRPr="00DD4A12" w:rsidRDefault="006D457B" w:rsidP="00D8168F">
            <w:pPr>
              <w:ind w:firstLine="0"/>
            </w:pPr>
            <w:r>
              <w:t>zoznam</w:t>
            </w:r>
          </w:p>
        </w:tc>
        <w:tc>
          <w:tcPr>
            <w:tcW w:w="3952" w:type="dxa"/>
          </w:tcPr>
          <w:p w14:paraId="65071E2A" w14:textId="1F4740B0" w:rsidR="006D457B" w:rsidRPr="00DD4A12" w:rsidRDefault="006D457B" w:rsidP="00D8168F">
            <w:pPr>
              <w:ind w:firstLine="0"/>
            </w:pPr>
            <w:r w:rsidRPr="00DD4A12">
              <w:t>Editácia zoznamu</w:t>
            </w:r>
          </w:p>
        </w:tc>
      </w:tr>
    </w:tbl>
    <w:p w14:paraId="3B23F441" w14:textId="77777777" w:rsidR="00054C40" w:rsidRDefault="00054C40" w:rsidP="00C17163">
      <w:pPr>
        <w:ind w:firstLine="0"/>
      </w:pPr>
    </w:p>
    <w:p w14:paraId="25B96226" w14:textId="7F6FE1BB" w:rsidR="00C17163" w:rsidRPr="00DD4A12" w:rsidRDefault="00C17163" w:rsidP="00C17163">
      <w:pPr>
        <w:pStyle w:val="Nadpis3"/>
      </w:pPr>
      <w:bookmarkStart w:id="118" w:name="_Toc162902756"/>
      <w:r>
        <w:t xml:space="preserve">4.1.2 </w:t>
      </w:r>
      <w:r>
        <w:tab/>
        <w:t>Implementácia aplikácie</w:t>
      </w:r>
      <w:bookmarkEnd w:id="118"/>
    </w:p>
    <w:p w14:paraId="2E023CFC" w14:textId="77777777" w:rsidR="00BD7DB2" w:rsidRPr="00DD4A12" w:rsidRDefault="008A40FD" w:rsidP="00BD7DB2">
      <w:r w:rsidRPr="00DD4A12">
        <w:t>Medzi základné triedy patria</w:t>
      </w:r>
      <w:r w:rsidR="00BD7DB2" w:rsidRPr="00DD4A12">
        <w:t>:</w:t>
      </w:r>
    </w:p>
    <w:p w14:paraId="233C8C2C" w14:textId="27F56129" w:rsidR="00A3481E" w:rsidRPr="00DD4A12" w:rsidRDefault="00BD7DB2" w:rsidP="00A3481E">
      <w:pPr>
        <w:ind w:firstLine="0"/>
      </w:pPr>
      <w:r w:rsidRPr="00DD4A12">
        <w:t xml:space="preserve">Network Manager – trieda, </w:t>
      </w:r>
      <w:r w:rsidR="00A3481E" w:rsidRPr="00DD4A12">
        <w:t xml:space="preserve">slúži na správu sieťových požiadaviek. Popisuje funkcionalitu pre vykonávanie HTTP GET a POST požiadaviek na daný server. Pri vykonaní asynchrónnych požiadaviek používajú spoločného execútora (executor), ktorý vykonáva úlohy na samostatnom vlákne. Po dokončení požiadavky vracajú výsledky cez rozhranie ResultCallback. Metóda POST má vstupné parametre odkaz na danú URL adresu, POST dáta vo formáte JSON objektu, a callback. </w:t>
      </w:r>
    </w:p>
    <w:p w14:paraId="2709EF80" w14:textId="071F25EB" w:rsidR="00A3481E" w:rsidRPr="00A7651B" w:rsidRDefault="00A3481E" w:rsidP="00A7651B">
      <w:pPr>
        <w:jc w:val="left"/>
        <w:rPr>
          <w:rFonts w:ascii="Gill Sans MT" w:hAnsi="Gill Sans MT"/>
          <w:sz w:val="20"/>
          <w:szCs w:val="20"/>
        </w:rPr>
      </w:pPr>
      <w:r w:rsidRPr="00A7651B">
        <w:rPr>
          <w:rFonts w:ascii="Gill Sans MT" w:hAnsi="Gill Sans MT"/>
          <w:color w:val="CC7832"/>
          <w:sz w:val="20"/>
          <w:szCs w:val="20"/>
        </w:rPr>
        <w:t xml:space="preserve">public static void </w:t>
      </w:r>
      <w:r w:rsidRPr="00A7651B">
        <w:rPr>
          <w:rFonts w:ascii="Gill Sans MT" w:hAnsi="Gill Sans MT"/>
          <w:color w:val="FFC66D"/>
          <w:sz w:val="20"/>
          <w:szCs w:val="20"/>
        </w:rPr>
        <w:t>performPostRequest</w:t>
      </w:r>
      <w:r w:rsidRPr="00A7651B">
        <w:rPr>
          <w:rFonts w:ascii="Gill Sans MT" w:hAnsi="Gill Sans MT"/>
          <w:sz w:val="20"/>
          <w:szCs w:val="20"/>
        </w:rPr>
        <w:t>(String endpoint</w:t>
      </w:r>
      <w:r w:rsidRPr="00A7651B">
        <w:rPr>
          <w:rFonts w:ascii="Gill Sans MT" w:hAnsi="Gill Sans MT"/>
          <w:color w:val="CC7832"/>
          <w:sz w:val="20"/>
          <w:szCs w:val="20"/>
        </w:rPr>
        <w:t xml:space="preserve">, </w:t>
      </w:r>
      <w:r w:rsidRPr="00A7651B">
        <w:rPr>
          <w:rFonts w:ascii="Gill Sans MT" w:hAnsi="Gill Sans MT"/>
          <w:sz w:val="20"/>
          <w:szCs w:val="20"/>
        </w:rPr>
        <w:t>JSONObject requestData</w:t>
      </w:r>
      <w:r w:rsidRPr="00A7651B">
        <w:rPr>
          <w:rFonts w:ascii="Gill Sans MT" w:hAnsi="Gill Sans MT"/>
          <w:color w:val="CC7832"/>
          <w:sz w:val="20"/>
          <w:szCs w:val="20"/>
        </w:rPr>
        <w:t xml:space="preserve">, </w:t>
      </w:r>
      <w:r w:rsidRPr="00A7651B">
        <w:rPr>
          <w:rFonts w:ascii="Gill Sans MT" w:hAnsi="Gill Sans MT"/>
          <w:sz w:val="20"/>
          <w:szCs w:val="20"/>
        </w:rPr>
        <w:t>ResultCallback callback) {</w:t>
      </w:r>
      <w:r w:rsidRPr="00A7651B">
        <w:rPr>
          <w:rFonts w:ascii="Gill Sans MT" w:hAnsi="Gill Sans MT"/>
          <w:sz w:val="20"/>
          <w:szCs w:val="20"/>
        </w:rPr>
        <w:br/>
        <w:t xml:space="preserve">    </w:t>
      </w:r>
      <w:r w:rsidRPr="00A7651B">
        <w:rPr>
          <w:rFonts w:ascii="Gill Sans MT" w:hAnsi="Gill Sans MT"/>
          <w:i/>
          <w:iCs/>
          <w:color w:val="9876AA"/>
          <w:sz w:val="20"/>
          <w:szCs w:val="20"/>
        </w:rPr>
        <w:t>executor</w:t>
      </w:r>
      <w:r w:rsidRPr="00A7651B">
        <w:rPr>
          <w:rFonts w:ascii="Gill Sans MT" w:hAnsi="Gill Sans MT"/>
          <w:sz w:val="20"/>
          <w:szCs w:val="20"/>
        </w:rPr>
        <w:t>.execute(() -&gt; {</w:t>
      </w:r>
      <w:r w:rsidRPr="00A7651B">
        <w:rPr>
          <w:rFonts w:ascii="Gill Sans MT" w:hAnsi="Gill Sans MT"/>
          <w:sz w:val="20"/>
          <w:szCs w:val="20"/>
        </w:rPr>
        <w:br/>
        <w:t xml:space="preserve">        </w:t>
      </w:r>
      <w:r w:rsidRPr="00A7651B">
        <w:rPr>
          <w:rFonts w:ascii="Gill Sans MT" w:hAnsi="Gill Sans MT"/>
          <w:color w:val="CC7832"/>
          <w:sz w:val="20"/>
          <w:szCs w:val="20"/>
        </w:rPr>
        <w:t xml:space="preserve">try </w:t>
      </w:r>
      <w:r w:rsidRPr="00A7651B">
        <w:rPr>
          <w:rFonts w:ascii="Gill Sans MT" w:hAnsi="Gill Sans MT"/>
          <w:sz w:val="20"/>
          <w:szCs w:val="20"/>
        </w:rPr>
        <w:t>{</w:t>
      </w:r>
      <w:r w:rsidRPr="00A7651B">
        <w:rPr>
          <w:rFonts w:ascii="Gill Sans MT" w:hAnsi="Gill Sans MT"/>
          <w:sz w:val="20"/>
          <w:szCs w:val="20"/>
        </w:rPr>
        <w:br/>
        <w:t xml:space="preserve">            URL url = </w:t>
      </w:r>
      <w:r w:rsidRPr="00A7651B">
        <w:rPr>
          <w:rFonts w:ascii="Gill Sans MT" w:hAnsi="Gill Sans MT"/>
          <w:color w:val="CC7832"/>
          <w:sz w:val="20"/>
          <w:szCs w:val="20"/>
        </w:rPr>
        <w:t xml:space="preserve">new </w:t>
      </w:r>
      <w:r w:rsidRPr="00A7651B">
        <w:rPr>
          <w:rFonts w:ascii="Gill Sans MT" w:hAnsi="Gill Sans MT"/>
          <w:sz w:val="20"/>
          <w:szCs w:val="20"/>
        </w:rPr>
        <w:t>URL(</w:t>
      </w:r>
      <w:r w:rsidRPr="00A7651B">
        <w:rPr>
          <w:rFonts w:ascii="Gill Sans MT" w:hAnsi="Gill Sans MT"/>
          <w:i/>
          <w:iCs/>
          <w:color w:val="9876AA"/>
          <w:sz w:val="20"/>
          <w:szCs w:val="20"/>
        </w:rPr>
        <w:t xml:space="preserve">BASE_URL </w:t>
      </w:r>
      <w:r w:rsidRPr="00A7651B">
        <w:rPr>
          <w:rFonts w:ascii="Gill Sans MT" w:hAnsi="Gill Sans MT"/>
          <w:sz w:val="20"/>
          <w:szCs w:val="20"/>
        </w:rPr>
        <w:t xml:space="preserve">+ </w:t>
      </w:r>
      <w:r w:rsidRPr="00A7651B">
        <w:rPr>
          <w:rFonts w:ascii="Gill Sans MT" w:hAnsi="Gill Sans MT"/>
          <w:color w:val="B389C5"/>
          <w:sz w:val="20"/>
          <w:szCs w:val="20"/>
        </w:rPr>
        <w:t>endpoint</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HttpURLConnection urlConnection = (HttpURLConnection) url.openConnection()</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r w:rsidRPr="00A7651B">
        <w:rPr>
          <w:rFonts w:ascii="Gill Sans MT" w:hAnsi="Gill Sans MT"/>
          <w:sz w:val="20"/>
          <w:szCs w:val="20"/>
        </w:rPr>
        <w:t>urlConnection.setRequestMethod(</w:t>
      </w:r>
      <w:r w:rsidRPr="00A7651B">
        <w:rPr>
          <w:rFonts w:ascii="Gill Sans MT" w:hAnsi="Gill Sans MT"/>
          <w:color w:val="6A8759"/>
          <w:sz w:val="20"/>
          <w:szCs w:val="20"/>
        </w:rPr>
        <w:t>"POST"</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urlConnection.setRequestProperty(</w:t>
      </w:r>
      <w:r w:rsidRPr="00A7651B">
        <w:rPr>
          <w:rFonts w:ascii="Gill Sans MT" w:hAnsi="Gill Sans MT"/>
          <w:color w:val="6A8759"/>
          <w:sz w:val="20"/>
          <w:szCs w:val="20"/>
        </w:rPr>
        <w:t>"Content-Type"</w:t>
      </w:r>
      <w:r w:rsidRPr="00A7651B">
        <w:rPr>
          <w:rFonts w:ascii="Gill Sans MT" w:hAnsi="Gill Sans MT"/>
          <w:color w:val="CC7832"/>
          <w:sz w:val="20"/>
          <w:szCs w:val="20"/>
        </w:rPr>
        <w:t xml:space="preserve">, </w:t>
      </w:r>
      <w:r w:rsidRPr="00A7651B">
        <w:rPr>
          <w:rFonts w:ascii="Gill Sans MT" w:hAnsi="Gill Sans MT"/>
          <w:color w:val="6A8759"/>
          <w:sz w:val="20"/>
          <w:szCs w:val="20"/>
        </w:rPr>
        <w:t>"application/json"</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urlConnection.setDoOutput(</w:t>
      </w:r>
      <w:r w:rsidRPr="00A7651B">
        <w:rPr>
          <w:rFonts w:ascii="Gill Sans MT" w:hAnsi="Gill Sans MT"/>
          <w:color w:val="CC7832"/>
          <w:sz w:val="20"/>
          <w:szCs w:val="20"/>
        </w:rPr>
        <w:t>true</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r w:rsidRPr="00A7651B">
        <w:rPr>
          <w:rFonts w:ascii="Gill Sans MT" w:hAnsi="Gill Sans MT"/>
          <w:sz w:val="20"/>
          <w:szCs w:val="20"/>
        </w:rPr>
        <w:t>OutputStream outputStream = urlConnection.getOutputStream()</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outputStream.write(</w:t>
      </w:r>
      <w:r w:rsidRPr="00A7651B">
        <w:rPr>
          <w:rFonts w:ascii="Gill Sans MT" w:hAnsi="Gill Sans MT"/>
          <w:color w:val="B389C5"/>
          <w:sz w:val="20"/>
          <w:szCs w:val="20"/>
        </w:rPr>
        <w:t>requestData</w:t>
      </w:r>
      <w:r w:rsidRPr="00A7651B">
        <w:rPr>
          <w:rFonts w:ascii="Gill Sans MT" w:hAnsi="Gill Sans MT"/>
          <w:sz w:val="20"/>
          <w:szCs w:val="20"/>
        </w:rPr>
        <w:t>.toString().getBytes())</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outputStream.flush()</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outputStream.close()</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int </w:t>
      </w:r>
      <w:r w:rsidRPr="00A7651B">
        <w:rPr>
          <w:rFonts w:ascii="Gill Sans MT" w:hAnsi="Gill Sans MT"/>
          <w:sz w:val="20"/>
          <w:szCs w:val="20"/>
        </w:rPr>
        <w:t>responseCode = urlConnection.getResponseCode()</w:t>
      </w:r>
      <w:r w:rsidRPr="00A7651B">
        <w:rPr>
          <w:rFonts w:ascii="Gill Sans MT" w:hAnsi="Gill Sans MT"/>
          <w:color w:val="CC7832"/>
          <w:sz w:val="20"/>
          <w:szCs w:val="20"/>
        </w:rPr>
        <w:t>;</w:t>
      </w:r>
      <w:r w:rsidRPr="00A7651B">
        <w:rPr>
          <w:rFonts w:ascii="Gill Sans MT" w:hAnsi="Gill Sans MT"/>
          <w:color w:val="CC7832"/>
          <w:sz w:val="20"/>
          <w:szCs w:val="20"/>
        </w:rPr>
        <w:br/>
        <w:t xml:space="preserve">            if </w:t>
      </w:r>
      <w:r w:rsidRPr="00A7651B">
        <w:rPr>
          <w:rFonts w:ascii="Gill Sans MT" w:hAnsi="Gill Sans MT"/>
          <w:sz w:val="20"/>
          <w:szCs w:val="20"/>
        </w:rPr>
        <w:t>(responseCode == HttpURLConnection.</w:t>
      </w:r>
      <w:r w:rsidRPr="00A7651B">
        <w:rPr>
          <w:rFonts w:ascii="Gill Sans MT" w:hAnsi="Gill Sans MT"/>
          <w:i/>
          <w:iCs/>
          <w:color w:val="9876AA"/>
          <w:sz w:val="20"/>
          <w:szCs w:val="20"/>
        </w:rPr>
        <w:t>HTTP_OK</w:t>
      </w:r>
      <w:r w:rsidRPr="00A7651B">
        <w:rPr>
          <w:rFonts w:ascii="Gill Sans MT" w:hAnsi="Gill Sans MT"/>
          <w:sz w:val="20"/>
          <w:szCs w:val="20"/>
        </w:rPr>
        <w:t>) {</w:t>
      </w:r>
      <w:r w:rsidRPr="00A7651B">
        <w:rPr>
          <w:rFonts w:ascii="Gill Sans MT" w:hAnsi="Gill Sans MT"/>
          <w:sz w:val="20"/>
          <w:szCs w:val="20"/>
        </w:rPr>
        <w:br/>
        <w:t xml:space="preserve">                BufferedReader reader = </w:t>
      </w:r>
      <w:r w:rsidRPr="00A7651B">
        <w:rPr>
          <w:rFonts w:ascii="Gill Sans MT" w:hAnsi="Gill Sans MT"/>
          <w:color w:val="CC7832"/>
          <w:sz w:val="20"/>
          <w:szCs w:val="20"/>
        </w:rPr>
        <w:t xml:space="preserve">new </w:t>
      </w:r>
      <w:r w:rsidRPr="00A7651B">
        <w:rPr>
          <w:rFonts w:ascii="Gill Sans MT" w:hAnsi="Gill Sans MT"/>
          <w:sz w:val="20"/>
          <w:szCs w:val="20"/>
        </w:rPr>
        <w:t>BufferedReader(</w:t>
      </w:r>
      <w:r w:rsidRPr="00A7651B">
        <w:rPr>
          <w:rFonts w:ascii="Gill Sans MT" w:hAnsi="Gill Sans MT"/>
          <w:color w:val="CC7832"/>
          <w:sz w:val="20"/>
          <w:szCs w:val="20"/>
        </w:rPr>
        <w:t xml:space="preserve">new </w:t>
      </w:r>
      <w:r w:rsidRPr="00A7651B">
        <w:rPr>
          <w:rFonts w:ascii="Gill Sans MT" w:hAnsi="Gill Sans MT"/>
          <w:sz w:val="20"/>
          <w:szCs w:val="20"/>
        </w:rPr>
        <w:lastRenderedPageBreak/>
        <w:t>InputStreamReader(urlConnection.getInputStream()))</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 xml:space="preserve">StringBuilder response = </w:t>
      </w:r>
      <w:r w:rsidRPr="00A7651B">
        <w:rPr>
          <w:rFonts w:ascii="Gill Sans MT" w:hAnsi="Gill Sans MT"/>
          <w:color w:val="CC7832"/>
          <w:sz w:val="20"/>
          <w:szCs w:val="20"/>
        </w:rPr>
        <w:t xml:space="preserve">new </w:t>
      </w:r>
      <w:r w:rsidRPr="00A7651B">
        <w:rPr>
          <w:rFonts w:ascii="Gill Sans MT" w:hAnsi="Gill Sans MT"/>
          <w:sz w:val="20"/>
          <w:szCs w:val="20"/>
        </w:rPr>
        <w:t>StringBuilder()</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String line</w:t>
      </w:r>
      <w:r w:rsidRPr="00A7651B">
        <w:rPr>
          <w:rFonts w:ascii="Gill Sans MT" w:hAnsi="Gill Sans MT"/>
          <w:color w:val="CC7832"/>
          <w:sz w:val="20"/>
          <w:szCs w:val="20"/>
        </w:rPr>
        <w:t>;</w:t>
      </w:r>
      <w:r w:rsidRPr="00A7651B">
        <w:rPr>
          <w:rFonts w:ascii="Gill Sans MT" w:hAnsi="Gill Sans MT"/>
          <w:color w:val="CC7832"/>
          <w:sz w:val="20"/>
          <w:szCs w:val="20"/>
        </w:rPr>
        <w:br/>
        <w:t xml:space="preserve">                while </w:t>
      </w:r>
      <w:r w:rsidRPr="00A7651B">
        <w:rPr>
          <w:rFonts w:ascii="Gill Sans MT" w:hAnsi="Gill Sans MT"/>
          <w:sz w:val="20"/>
          <w:szCs w:val="20"/>
        </w:rPr>
        <w:t xml:space="preserve">((line = reader.readLine()) != </w:t>
      </w:r>
      <w:r w:rsidRPr="00A7651B">
        <w:rPr>
          <w:rFonts w:ascii="Gill Sans MT" w:hAnsi="Gill Sans MT"/>
          <w:color w:val="CC7832"/>
          <w:sz w:val="20"/>
          <w:szCs w:val="20"/>
        </w:rPr>
        <w:t>null</w:t>
      </w:r>
      <w:r w:rsidRPr="00A7651B">
        <w:rPr>
          <w:rFonts w:ascii="Gill Sans MT" w:hAnsi="Gill Sans MT"/>
          <w:sz w:val="20"/>
          <w:szCs w:val="20"/>
        </w:rPr>
        <w:t>) {</w:t>
      </w:r>
      <w:r w:rsidRPr="00A7651B">
        <w:rPr>
          <w:rFonts w:ascii="Gill Sans MT" w:hAnsi="Gill Sans MT"/>
          <w:sz w:val="20"/>
          <w:szCs w:val="20"/>
        </w:rPr>
        <w:br/>
        <w:t xml:space="preserve">                    response.append(line)</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w:t>
      </w:r>
      <w:r w:rsidRPr="00A7651B">
        <w:rPr>
          <w:rFonts w:ascii="Gill Sans MT" w:hAnsi="Gill Sans MT"/>
          <w:sz w:val="20"/>
          <w:szCs w:val="20"/>
        </w:rPr>
        <w:br/>
        <w:t xml:space="preserve">                reader.close()</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r w:rsidRPr="00A7651B">
        <w:rPr>
          <w:rFonts w:ascii="Gill Sans MT" w:hAnsi="Gill Sans MT"/>
          <w:i/>
          <w:iCs/>
          <w:color w:val="9876AA"/>
          <w:sz w:val="20"/>
          <w:szCs w:val="20"/>
        </w:rPr>
        <w:t>mainHandler</w:t>
      </w:r>
      <w:r w:rsidRPr="00A7651B">
        <w:rPr>
          <w:rFonts w:ascii="Gill Sans MT" w:hAnsi="Gill Sans MT"/>
          <w:sz w:val="20"/>
          <w:szCs w:val="20"/>
        </w:rPr>
        <w:t xml:space="preserve">.post(() -&gt; </w:t>
      </w:r>
      <w:r w:rsidRPr="00A7651B">
        <w:rPr>
          <w:rFonts w:ascii="Gill Sans MT" w:hAnsi="Gill Sans MT"/>
          <w:color w:val="B389C5"/>
          <w:sz w:val="20"/>
          <w:szCs w:val="20"/>
        </w:rPr>
        <w:t>callback</w:t>
      </w:r>
      <w:r w:rsidRPr="00A7651B">
        <w:rPr>
          <w:rFonts w:ascii="Gill Sans MT" w:hAnsi="Gill Sans MT"/>
          <w:sz w:val="20"/>
          <w:szCs w:val="20"/>
        </w:rPr>
        <w:t>.onSuccess(</w:t>
      </w:r>
      <w:r w:rsidRPr="00A7651B">
        <w:rPr>
          <w:rFonts w:ascii="Gill Sans MT" w:hAnsi="Gill Sans MT"/>
          <w:color w:val="B389C5"/>
          <w:sz w:val="20"/>
          <w:szCs w:val="20"/>
        </w:rPr>
        <w:t>response</w:t>
      </w:r>
      <w:r w:rsidRPr="00A7651B">
        <w:rPr>
          <w:rFonts w:ascii="Gill Sans MT" w:hAnsi="Gill Sans MT"/>
          <w:sz w:val="20"/>
          <w:szCs w:val="20"/>
        </w:rPr>
        <w:t>.toString()))</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 xml:space="preserve">} </w:t>
      </w:r>
      <w:r w:rsidRPr="00A7651B">
        <w:rPr>
          <w:rFonts w:ascii="Gill Sans MT" w:hAnsi="Gill Sans MT"/>
          <w:color w:val="CC7832"/>
          <w:sz w:val="20"/>
          <w:szCs w:val="20"/>
        </w:rPr>
        <w:t xml:space="preserve">else </w:t>
      </w:r>
      <w:r w:rsidRPr="00A7651B">
        <w:rPr>
          <w:rFonts w:ascii="Gill Sans MT" w:hAnsi="Gill Sans MT"/>
          <w:sz w:val="20"/>
          <w:szCs w:val="20"/>
        </w:rPr>
        <w:t>{</w:t>
      </w:r>
      <w:r w:rsidRPr="00A7651B">
        <w:rPr>
          <w:rFonts w:ascii="Gill Sans MT" w:hAnsi="Gill Sans MT"/>
          <w:sz w:val="20"/>
          <w:szCs w:val="20"/>
        </w:rPr>
        <w:br/>
        <w:t xml:space="preserve">                Log.</w:t>
      </w:r>
      <w:r w:rsidRPr="00A7651B">
        <w:rPr>
          <w:rFonts w:ascii="Gill Sans MT" w:hAnsi="Gill Sans MT"/>
          <w:i/>
          <w:iCs/>
          <w:sz w:val="20"/>
          <w:szCs w:val="20"/>
        </w:rPr>
        <w:t>e</w:t>
      </w:r>
      <w:r w:rsidRPr="00A7651B">
        <w:rPr>
          <w:rFonts w:ascii="Gill Sans MT" w:hAnsi="Gill Sans MT"/>
          <w:sz w:val="20"/>
          <w:szCs w:val="20"/>
        </w:rPr>
        <w:t>(</w:t>
      </w:r>
      <w:r w:rsidRPr="00A7651B">
        <w:rPr>
          <w:rFonts w:ascii="Gill Sans MT" w:hAnsi="Gill Sans MT"/>
          <w:i/>
          <w:iCs/>
          <w:color w:val="9876AA"/>
          <w:sz w:val="20"/>
          <w:szCs w:val="20"/>
        </w:rPr>
        <w:t>TAG</w:t>
      </w:r>
      <w:r w:rsidRPr="00A7651B">
        <w:rPr>
          <w:rFonts w:ascii="Gill Sans MT" w:hAnsi="Gill Sans MT"/>
          <w:color w:val="CC7832"/>
          <w:sz w:val="20"/>
          <w:szCs w:val="20"/>
        </w:rPr>
        <w:t xml:space="preserve">, </w:t>
      </w:r>
      <w:r w:rsidRPr="00A7651B">
        <w:rPr>
          <w:rFonts w:ascii="Gill Sans MT" w:hAnsi="Gill Sans MT"/>
          <w:color w:val="6A8759"/>
          <w:sz w:val="20"/>
          <w:szCs w:val="20"/>
        </w:rPr>
        <w:t xml:space="preserve">"HTTP error code: " </w:t>
      </w:r>
      <w:r w:rsidRPr="00A7651B">
        <w:rPr>
          <w:rFonts w:ascii="Gill Sans MT" w:hAnsi="Gill Sans MT"/>
          <w:sz w:val="20"/>
          <w:szCs w:val="20"/>
        </w:rPr>
        <w:t>+ responseCode)</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i/>
          <w:iCs/>
          <w:color w:val="9876AA"/>
          <w:sz w:val="20"/>
          <w:szCs w:val="20"/>
        </w:rPr>
        <w:t>mainHandler</w:t>
      </w:r>
      <w:r w:rsidRPr="00A7651B">
        <w:rPr>
          <w:rFonts w:ascii="Gill Sans MT" w:hAnsi="Gill Sans MT"/>
          <w:sz w:val="20"/>
          <w:szCs w:val="20"/>
        </w:rPr>
        <w:t xml:space="preserve">.post(() -&gt; </w:t>
      </w:r>
      <w:r w:rsidRPr="00A7651B">
        <w:rPr>
          <w:rFonts w:ascii="Gill Sans MT" w:hAnsi="Gill Sans MT"/>
          <w:color w:val="B389C5"/>
          <w:sz w:val="20"/>
          <w:szCs w:val="20"/>
        </w:rPr>
        <w:t>callback</w:t>
      </w:r>
      <w:r w:rsidRPr="00A7651B">
        <w:rPr>
          <w:rFonts w:ascii="Gill Sans MT" w:hAnsi="Gill Sans MT"/>
          <w:sz w:val="20"/>
          <w:szCs w:val="20"/>
        </w:rPr>
        <w:t>.onError(</w:t>
      </w:r>
      <w:r w:rsidRPr="00A7651B">
        <w:rPr>
          <w:rFonts w:ascii="Gill Sans MT" w:hAnsi="Gill Sans MT"/>
          <w:color w:val="6A8759"/>
          <w:sz w:val="20"/>
          <w:szCs w:val="20"/>
        </w:rPr>
        <w:t xml:space="preserve">"HTTP error code: " </w:t>
      </w:r>
      <w:r w:rsidRPr="00A7651B">
        <w:rPr>
          <w:rFonts w:ascii="Gill Sans MT" w:hAnsi="Gill Sans MT"/>
          <w:sz w:val="20"/>
          <w:szCs w:val="20"/>
        </w:rPr>
        <w:t xml:space="preserve">+ </w:t>
      </w:r>
      <w:r w:rsidRPr="00A7651B">
        <w:rPr>
          <w:rFonts w:ascii="Gill Sans MT" w:hAnsi="Gill Sans MT"/>
          <w:color w:val="B389C5"/>
          <w:sz w:val="20"/>
          <w:szCs w:val="20"/>
        </w:rPr>
        <w:t>responseCode</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w:t>
      </w:r>
      <w:r w:rsidRPr="00A7651B">
        <w:rPr>
          <w:rFonts w:ascii="Gill Sans MT" w:hAnsi="Gill Sans MT"/>
          <w:sz w:val="20"/>
          <w:szCs w:val="20"/>
        </w:rPr>
        <w:br/>
      </w:r>
      <w:r w:rsidRPr="00A7651B">
        <w:rPr>
          <w:rFonts w:ascii="Gill Sans MT" w:hAnsi="Gill Sans MT"/>
          <w:sz w:val="20"/>
          <w:szCs w:val="20"/>
        </w:rPr>
        <w:br/>
        <w:t xml:space="preserve">        } </w:t>
      </w:r>
      <w:r w:rsidRPr="00A7651B">
        <w:rPr>
          <w:rFonts w:ascii="Gill Sans MT" w:hAnsi="Gill Sans MT"/>
          <w:color w:val="CC7832"/>
          <w:sz w:val="20"/>
          <w:szCs w:val="20"/>
        </w:rPr>
        <w:t xml:space="preserve">catch </w:t>
      </w:r>
      <w:r w:rsidRPr="00A7651B">
        <w:rPr>
          <w:rFonts w:ascii="Gill Sans MT" w:hAnsi="Gill Sans MT"/>
          <w:sz w:val="20"/>
          <w:szCs w:val="20"/>
        </w:rPr>
        <w:t>(IOException e) {</w:t>
      </w:r>
      <w:r w:rsidRPr="00A7651B">
        <w:rPr>
          <w:rFonts w:ascii="Gill Sans MT" w:hAnsi="Gill Sans MT"/>
          <w:sz w:val="20"/>
          <w:szCs w:val="20"/>
        </w:rPr>
        <w:br/>
        <w:t xml:space="preserve">            Log.</w:t>
      </w:r>
      <w:r w:rsidRPr="00A7651B">
        <w:rPr>
          <w:rFonts w:ascii="Gill Sans MT" w:hAnsi="Gill Sans MT"/>
          <w:i/>
          <w:iCs/>
          <w:sz w:val="20"/>
          <w:szCs w:val="20"/>
        </w:rPr>
        <w:t>e</w:t>
      </w:r>
      <w:r w:rsidRPr="00A7651B">
        <w:rPr>
          <w:rFonts w:ascii="Gill Sans MT" w:hAnsi="Gill Sans MT"/>
          <w:sz w:val="20"/>
          <w:szCs w:val="20"/>
        </w:rPr>
        <w:t>(</w:t>
      </w:r>
      <w:r w:rsidRPr="00A7651B">
        <w:rPr>
          <w:rFonts w:ascii="Gill Sans MT" w:hAnsi="Gill Sans MT"/>
          <w:i/>
          <w:iCs/>
          <w:color w:val="9876AA"/>
          <w:sz w:val="20"/>
          <w:szCs w:val="20"/>
        </w:rPr>
        <w:t>TAG</w:t>
      </w:r>
      <w:r w:rsidRPr="00A7651B">
        <w:rPr>
          <w:rFonts w:ascii="Gill Sans MT" w:hAnsi="Gill Sans MT"/>
          <w:color w:val="CC7832"/>
          <w:sz w:val="20"/>
          <w:szCs w:val="20"/>
        </w:rPr>
        <w:t xml:space="preserve">, </w:t>
      </w:r>
      <w:r w:rsidRPr="00A7651B">
        <w:rPr>
          <w:rFonts w:ascii="Gill Sans MT" w:hAnsi="Gill Sans MT"/>
          <w:color w:val="6A8759"/>
          <w:sz w:val="20"/>
          <w:szCs w:val="20"/>
        </w:rPr>
        <w:t>"Error during POST request"</w:t>
      </w:r>
      <w:r w:rsidRPr="00A7651B">
        <w:rPr>
          <w:rFonts w:ascii="Gill Sans MT" w:hAnsi="Gill Sans MT"/>
          <w:color w:val="CC7832"/>
          <w:sz w:val="20"/>
          <w:szCs w:val="20"/>
        </w:rPr>
        <w:t xml:space="preserve">, </w:t>
      </w:r>
      <w:r w:rsidRPr="00A7651B">
        <w:rPr>
          <w:rFonts w:ascii="Gill Sans MT" w:hAnsi="Gill Sans MT"/>
          <w:sz w:val="20"/>
          <w:szCs w:val="20"/>
        </w:rPr>
        <w:t>e)</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i/>
          <w:iCs/>
          <w:color w:val="9876AA"/>
          <w:sz w:val="20"/>
          <w:szCs w:val="20"/>
        </w:rPr>
        <w:t>mainHandler</w:t>
      </w:r>
      <w:r w:rsidRPr="00A7651B">
        <w:rPr>
          <w:rFonts w:ascii="Gill Sans MT" w:hAnsi="Gill Sans MT"/>
          <w:sz w:val="20"/>
          <w:szCs w:val="20"/>
        </w:rPr>
        <w:t xml:space="preserve">.post(() -&gt; </w:t>
      </w:r>
      <w:r w:rsidRPr="00A7651B">
        <w:rPr>
          <w:rFonts w:ascii="Gill Sans MT" w:hAnsi="Gill Sans MT"/>
          <w:color w:val="B389C5"/>
          <w:sz w:val="20"/>
          <w:szCs w:val="20"/>
        </w:rPr>
        <w:t>callback</w:t>
      </w:r>
      <w:r w:rsidRPr="00A7651B">
        <w:rPr>
          <w:rFonts w:ascii="Gill Sans MT" w:hAnsi="Gill Sans MT"/>
          <w:sz w:val="20"/>
          <w:szCs w:val="20"/>
        </w:rPr>
        <w:t>.onError(</w:t>
      </w:r>
      <w:r w:rsidRPr="00A7651B">
        <w:rPr>
          <w:rFonts w:ascii="Gill Sans MT" w:hAnsi="Gill Sans MT"/>
          <w:color w:val="6A8759"/>
          <w:sz w:val="20"/>
          <w:szCs w:val="20"/>
        </w:rPr>
        <w:t>"Error during POST request"</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w:t>
      </w:r>
      <w:r w:rsidRPr="00A7651B">
        <w:rPr>
          <w:rFonts w:ascii="Gill Sans MT" w:hAnsi="Gill Sans MT"/>
          <w:sz w:val="20"/>
          <w:szCs w:val="20"/>
        </w:rPr>
        <w:br/>
        <w:t xml:space="preserve">    })</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sz w:val="20"/>
          <w:szCs w:val="20"/>
        </w:rPr>
        <w:t>}</w:t>
      </w:r>
    </w:p>
    <w:p w14:paraId="0CFBA558" w14:textId="77777777" w:rsidR="00A3481E" w:rsidRPr="00DD4A12" w:rsidRDefault="00A3481E" w:rsidP="00A3481E">
      <w:pPr>
        <w:ind w:firstLine="0"/>
      </w:pPr>
    </w:p>
    <w:p w14:paraId="30A4E6A9" w14:textId="6B16B519" w:rsidR="00A3481E" w:rsidRPr="00DD4A12" w:rsidRDefault="00A3481E" w:rsidP="00A3481E">
      <w:pPr>
        <w:ind w:firstLine="0"/>
      </w:pPr>
      <w:r w:rsidRPr="00DD4A12">
        <w:t>Metóda GET je podobná</w:t>
      </w:r>
      <w:r w:rsidR="00C17163">
        <w:t>, ale</w:t>
      </w:r>
      <w:r w:rsidRPr="00DD4A12">
        <w:t xml:space="preserve"> s tým rozdielom, že namiesto POST dát prijíma </w:t>
      </w:r>
      <w:r w:rsidR="00DD4A12">
        <w:t xml:space="preserve">objekt mapy (dvojica kľúč – hodnota), </w:t>
      </w:r>
      <w:r w:rsidR="00A313F3">
        <w:t>ktoré pridáva do URL adresy, tak ako je definovaná GET metóda.</w:t>
      </w:r>
    </w:p>
    <w:p w14:paraId="3584A41F" w14:textId="77777777" w:rsidR="00A3481E" w:rsidRPr="00DD4A12" w:rsidRDefault="00A3481E" w:rsidP="00A3481E">
      <w:pPr>
        <w:ind w:firstLine="0"/>
      </w:pPr>
    </w:p>
    <w:p w14:paraId="62E82017" w14:textId="0353033A" w:rsidR="00DD4A12" w:rsidRPr="00213B79" w:rsidRDefault="00DD4A12" w:rsidP="00213B79">
      <w:pPr>
        <w:jc w:val="left"/>
        <w:rPr>
          <w:rFonts w:ascii="Gill Sans MT" w:hAnsi="Gill Sans MT"/>
          <w:sz w:val="20"/>
          <w:szCs w:val="20"/>
        </w:rPr>
      </w:pPr>
      <w:r w:rsidRPr="00213B79">
        <w:rPr>
          <w:rFonts w:ascii="Gill Sans MT" w:hAnsi="Gill Sans MT"/>
          <w:color w:val="CC7832"/>
          <w:sz w:val="20"/>
          <w:szCs w:val="20"/>
        </w:rPr>
        <w:t xml:space="preserve">public static void </w:t>
      </w:r>
      <w:r w:rsidRPr="00213B79">
        <w:rPr>
          <w:rFonts w:ascii="Gill Sans MT" w:hAnsi="Gill Sans MT"/>
          <w:color w:val="FFC66D"/>
          <w:sz w:val="20"/>
          <w:szCs w:val="20"/>
        </w:rPr>
        <w:t>performGetRequest</w:t>
      </w:r>
      <w:r w:rsidRPr="00213B79">
        <w:rPr>
          <w:rFonts w:ascii="Gill Sans MT" w:hAnsi="Gill Sans MT"/>
          <w:sz w:val="20"/>
          <w:szCs w:val="20"/>
        </w:rPr>
        <w:t>(String endpoint</w:t>
      </w:r>
      <w:r w:rsidRPr="00213B79">
        <w:rPr>
          <w:rFonts w:ascii="Gill Sans MT" w:hAnsi="Gill Sans MT"/>
          <w:color w:val="CC7832"/>
          <w:sz w:val="20"/>
          <w:szCs w:val="20"/>
        </w:rPr>
        <w:t xml:space="preserve">, </w:t>
      </w:r>
      <w:r w:rsidRPr="00213B79">
        <w:rPr>
          <w:rFonts w:ascii="Gill Sans MT" w:hAnsi="Gill Sans MT"/>
          <w:sz w:val="20"/>
          <w:szCs w:val="20"/>
        </w:rPr>
        <w:t>Map&lt;String</w:t>
      </w:r>
      <w:r w:rsidRPr="00213B79">
        <w:rPr>
          <w:rFonts w:ascii="Gill Sans MT" w:hAnsi="Gill Sans MT"/>
          <w:color w:val="CC7832"/>
          <w:sz w:val="20"/>
          <w:szCs w:val="20"/>
        </w:rPr>
        <w:t xml:space="preserve">, </w:t>
      </w:r>
      <w:r w:rsidRPr="00213B79">
        <w:rPr>
          <w:rFonts w:ascii="Gill Sans MT" w:hAnsi="Gill Sans MT"/>
          <w:sz w:val="20"/>
          <w:szCs w:val="20"/>
        </w:rPr>
        <w:t>String&gt; queryParams</w:t>
      </w:r>
      <w:r w:rsidRPr="00213B79">
        <w:rPr>
          <w:rFonts w:ascii="Gill Sans MT" w:hAnsi="Gill Sans MT"/>
          <w:color w:val="CC7832"/>
          <w:sz w:val="20"/>
          <w:szCs w:val="20"/>
        </w:rPr>
        <w:t xml:space="preserve">, </w:t>
      </w:r>
      <w:r w:rsidRPr="00213B79">
        <w:rPr>
          <w:rFonts w:ascii="Gill Sans MT" w:hAnsi="Gill Sans MT"/>
          <w:sz w:val="20"/>
          <w:szCs w:val="20"/>
        </w:rPr>
        <w:t>ResultCallback callback) {</w:t>
      </w:r>
      <w:r w:rsidRPr="00213B79">
        <w:rPr>
          <w:rFonts w:ascii="Gill Sans MT" w:hAnsi="Gill Sans MT"/>
          <w:sz w:val="20"/>
          <w:szCs w:val="20"/>
        </w:rPr>
        <w:br/>
        <w:t xml:space="preserve">    </w:t>
      </w:r>
      <w:r w:rsidRPr="00213B79">
        <w:rPr>
          <w:rFonts w:ascii="Gill Sans MT" w:hAnsi="Gill Sans MT"/>
          <w:i/>
          <w:iCs/>
          <w:color w:val="9876AA"/>
          <w:sz w:val="20"/>
          <w:szCs w:val="20"/>
        </w:rPr>
        <w:t>executor</w:t>
      </w:r>
      <w:r w:rsidRPr="00213B79">
        <w:rPr>
          <w:rFonts w:ascii="Gill Sans MT" w:hAnsi="Gill Sans MT"/>
          <w:sz w:val="20"/>
          <w:szCs w:val="20"/>
        </w:rPr>
        <w:t>.execute(() -&gt; {</w:t>
      </w:r>
      <w:r w:rsidRPr="00213B79">
        <w:rPr>
          <w:rFonts w:ascii="Gill Sans MT" w:hAnsi="Gill Sans MT"/>
          <w:sz w:val="20"/>
          <w:szCs w:val="20"/>
        </w:rPr>
        <w:br/>
        <w:t xml:space="preserve">        </w:t>
      </w:r>
      <w:r w:rsidRPr="00213B79">
        <w:rPr>
          <w:rFonts w:ascii="Gill Sans MT" w:hAnsi="Gill Sans MT"/>
          <w:color w:val="CC7832"/>
          <w:sz w:val="20"/>
          <w:szCs w:val="20"/>
        </w:rPr>
        <w:t xml:space="preserve">try </w:t>
      </w:r>
      <w:r w:rsidRPr="00213B79">
        <w:rPr>
          <w:rFonts w:ascii="Gill Sans MT" w:hAnsi="Gill Sans MT"/>
          <w:sz w:val="20"/>
          <w:szCs w:val="20"/>
        </w:rPr>
        <w:t>{</w:t>
      </w:r>
      <w:r w:rsidRPr="00213B79">
        <w:rPr>
          <w:rFonts w:ascii="Gill Sans MT" w:hAnsi="Gill Sans MT"/>
          <w:sz w:val="20"/>
          <w:szCs w:val="20"/>
        </w:rPr>
        <w:br/>
        <w:t xml:space="preserve">            String urlString = </w:t>
      </w:r>
      <w:r w:rsidRPr="00213B79">
        <w:rPr>
          <w:rFonts w:ascii="Gill Sans MT" w:hAnsi="Gill Sans MT"/>
          <w:i/>
          <w:iCs/>
          <w:sz w:val="20"/>
          <w:szCs w:val="20"/>
        </w:rPr>
        <w:t>buildUrl</w:t>
      </w:r>
      <w:r w:rsidRPr="00213B79">
        <w:rPr>
          <w:rFonts w:ascii="Gill Sans MT" w:hAnsi="Gill Sans MT"/>
          <w:sz w:val="20"/>
          <w:szCs w:val="20"/>
        </w:rPr>
        <w:t>(</w:t>
      </w:r>
      <w:r w:rsidRPr="00213B79">
        <w:rPr>
          <w:rFonts w:ascii="Gill Sans MT" w:hAnsi="Gill Sans MT"/>
          <w:i/>
          <w:iCs/>
          <w:color w:val="9876AA"/>
          <w:sz w:val="20"/>
          <w:szCs w:val="20"/>
        </w:rPr>
        <w:t xml:space="preserve">BASE_URL </w:t>
      </w:r>
      <w:r w:rsidRPr="00213B79">
        <w:rPr>
          <w:rFonts w:ascii="Gill Sans MT" w:hAnsi="Gill Sans MT"/>
          <w:sz w:val="20"/>
          <w:szCs w:val="20"/>
        </w:rPr>
        <w:t xml:space="preserve">+ </w:t>
      </w:r>
      <w:r w:rsidRPr="00213B79">
        <w:rPr>
          <w:rFonts w:ascii="Gill Sans MT" w:hAnsi="Gill Sans MT"/>
          <w:color w:val="B389C5"/>
          <w:sz w:val="20"/>
          <w:szCs w:val="20"/>
        </w:rPr>
        <w:t>endpoint</w:t>
      </w:r>
      <w:r w:rsidRPr="00213B79">
        <w:rPr>
          <w:rFonts w:ascii="Gill Sans MT" w:hAnsi="Gill Sans MT"/>
          <w:color w:val="CC7832"/>
          <w:sz w:val="20"/>
          <w:szCs w:val="20"/>
        </w:rPr>
        <w:t xml:space="preserve">, </w:t>
      </w:r>
      <w:r w:rsidRPr="00213B79">
        <w:rPr>
          <w:rFonts w:ascii="Gill Sans MT" w:hAnsi="Gill Sans MT"/>
          <w:color w:val="B389C5"/>
          <w:sz w:val="20"/>
          <w:szCs w:val="20"/>
        </w:rPr>
        <w:t>queryParams</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 xml:space="preserve">URL url = </w:t>
      </w:r>
      <w:r w:rsidRPr="00213B79">
        <w:rPr>
          <w:rFonts w:ascii="Gill Sans MT" w:hAnsi="Gill Sans MT"/>
          <w:color w:val="CC7832"/>
          <w:sz w:val="20"/>
          <w:szCs w:val="20"/>
        </w:rPr>
        <w:t xml:space="preserve">new </w:t>
      </w:r>
      <w:r w:rsidRPr="00213B79">
        <w:rPr>
          <w:rFonts w:ascii="Gill Sans MT" w:hAnsi="Gill Sans MT"/>
          <w:sz w:val="20"/>
          <w:szCs w:val="20"/>
        </w:rPr>
        <w:t>URL(urlString)</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HttpURLConnection urlConnection = (HttpURLConnection) url.openConnection()</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urlConnection.setRequestMethod(</w:t>
      </w:r>
      <w:r w:rsidRPr="00213B79">
        <w:rPr>
          <w:rFonts w:ascii="Gill Sans MT" w:hAnsi="Gill Sans MT"/>
          <w:color w:val="6A8759"/>
          <w:sz w:val="20"/>
          <w:szCs w:val="20"/>
        </w:rPr>
        <w:t>"GET"</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int </w:t>
      </w:r>
      <w:r w:rsidRPr="00213B79">
        <w:rPr>
          <w:rFonts w:ascii="Gill Sans MT" w:hAnsi="Gill Sans MT"/>
          <w:sz w:val="20"/>
          <w:szCs w:val="20"/>
        </w:rPr>
        <w:t>responseCode = urlConnection.getResponseCode()</w:t>
      </w:r>
      <w:r w:rsidRPr="00213B79">
        <w:rPr>
          <w:rFonts w:ascii="Gill Sans MT" w:hAnsi="Gill Sans MT"/>
          <w:color w:val="CC7832"/>
          <w:sz w:val="20"/>
          <w:szCs w:val="20"/>
        </w:rPr>
        <w:t>;</w:t>
      </w:r>
      <w:r w:rsidRPr="00213B79">
        <w:rPr>
          <w:rFonts w:ascii="Gill Sans MT" w:hAnsi="Gill Sans MT"/>
          <w:color w:val="CC7832"/>
          <w:sz w:val="20"/>
          <w:szCs w:val="20"/>
        </w:rPr>
        <w:br/>
        <w:t xml:space="preserve">            if </w:t>
      </w:r>
      <w:r w:rsidRPr="00213B79">
        <w:rPr>
          <w:rFonts w:ascii="Gill Sans MT" w:hAnsi="Gill Sans MT"/>
          <w:sz w:val="20"/>
          <w:szCs w:val="20"/>
        </w:rPr>
        <w:t>(responseCode == HttpURLConnection.</w:t>
      </w:r>
      <w:r w:rsidRPr="00213B79">
        <w:rPr>
          <w:rFonts w:ascii="Gill Sans MT" w:hAnsi="Gill Sans MT"/>
          <w:i/>
          <w:iCs/>
          <w:color w:val="9876AA"/>
          <w:sz w:val="20"/>
          <w:szCs w:val="20"/>
        </w:rPr>
        <w:t>HTTP_OK</w:t>
      </w:r>
      <w:r w:rsidRPr="00213B79">
        <w:rPr>
          <w:rFonts w:ascii="Gill Sans MT" w:hAnsi="Gill Sans MT"/>
          <w:sz w:val="20"/>
          <w:szCs w:val="20"/>
        </w:rPr>
        <w:t>) {</w:t>
      </w:r>
      <w:r w:rsidRPr="00213B79">
        <w:rPr>
          <w:rFonts w:ascii="Gill Sans MT" w:hAnsi="Gill Sans MT"/>
          <w:sz w:val="20"/>
          <w:szCs w:val="20"/>
        </w:rPr>
        <w:br/>
        <w:t xml:space="preserve">                BufferedReader reader = </w:t>
      </w:r>
      <w:r w:rsidRPr="00213B79">
        <w:rPr>
          <w:rFonts w:ascii="Gill Sans MT" w:hAnsi="Gill Sans MT"/>
          <w:color w:val="CC7832"/>
          <w:sz w:val="20"/>
          <w:szCs w:val="20"/>
        </w:rPr>
        <w:t xml:space="preserve">new </w:t>
      </w:r>
      <w:r w:rsidRPr="00213B79">
        <w:rPr>
          <w:rFonts w:ascii="Gill Sans MT" w:hAnsi="Gill Sans MT"/>
          <w:sz w:val="20"/>
          <w:szCs w:val="20"/>
        </w:rPr>
        <w:t>BufferedReader(</w:t>
      </w:r>
      <w:r w:rsidRPr="00213B79">
        <w:rPr>
          <w:rFonts w:ascii="Gill Sans MT" w:hAnsi="Gill Sans MT"/>
          <w:color w:val="CC7832"/>
          <w:sz w:val="20"/>
          <w:szCs w:val="20"/>
        </w:rPr>
        <w:t xml:space="preserve">new </w:t>
      </w:r>
      <w:r w:rsidRPr="00213B79">
        <w:rPr>
          <w:rFonts w:ascii="Gill Sans MT" w:hAnsi="Gill Sans MT"/>
          <w:sz w:val="20"/>
          <w:szCs w:val="20"/>
        </w:rPr>
        <w:t>InputStreamReader(urlConnection.getInputStream()))</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 xml:space="preserve">StringBuilder response = </w:t>
      </w:r>
      <w:r w:rsidRPr="00213B79">
        <w:rPr>
          <w:rFonts w:ascii="Gill Sans MT" w:hAnsi="Gill Sans MT"/>
          <w:color w:val="CC7832"/>
          <w:sz w:val="20"/>
          <w:szCs w:val="20"/>
        </w:rPr>
        <w:t xml:space="preserve">new </w:t>
      </w:r>
      <w:r w:rsidRPr="00213B79">
        <w:rPr>
          <w:rFonts w:ascii="Gill Sans MT" w:hAnsi="Gill Sans MT"/>
          <w:sz w:val="20"/>
          <w:szCs w:val="20"/>
        </w:rPr>
        <w:t>StringBuilder()</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String line</w:t>
      </w:r>
      <w:r w:rsidRPr="00213B79">
        <w:rPr>
          <w:rFonts w:ascii="Gill Sans MT" w:hAnsi="Gill Sans MT"/>
          <w:color w:val="CC7832"/>
          <w:sz w:val="20"/>
          <w:szCs w:val="20"/>
        </w:rPr>
        <w:t>;</w:t>
      </w:r>
      <w:r w:rsidRPr="00213B79">
        <w:rPr>
          <w:rFonts w:ascii="Gill Sans MT" w:hAnsi="Gill Sans MT"/>
          <w:color w:val="CC7832"/>
          <w:sz w:val="20"/>
          <w:szCs w:val="20"/>
        </w:rPr>
        <w:br/>
      </w:r>
      <w:r w:rsidRPr="00213B79">
        <w:rPr>
          <w:rFonts w:ascii="Gill Sans MT" w:hAnsi="Gill Sans MT"/>
          <w:color w:val="CC7832"/>
          <w:sz w:val="20"/>
          <w:szCs w:val="20"/>
        </w:rPr>
        <w:lastRenderedPageBreak/>
        <w:t xml:space="preserve">                while </w:t>
      </w:r>
      <w:r w:rsidRPr="00213B79">
        <w:rPr>
          <w:rFonts w:ascii="Gill Sans MT" w:hAnsi="Gill Sans MT"/>
          <w:sz w:val="20"/>
          <w:szCs w:val="20"/>
        </w:rPr>
        <w:t xml:space="preserve">((line = reader.readLine()) != </w:t>
      </w:r>
      <w:r w:rsidRPr="00213B79">
        <w:rPr>
          <w:rFonts w:ascii="Gill Sans MT" w:hAnsi="Gill Sans MT"/>
          <w:color w:val="CC7832"/>
          <w:sz w:val="20"/>
          <w:szCs w:val="20"/>
        </w:rPr>
        <w:t>null</w:t>
      </w:r>
      <w:r w:rsidRPr="00213B79">
        <w:rPr>
          <w:rFonts w:ascii="Gill Sans MT" w:hAnsi="Gill Sans MT"/>
          <w:sz w:val="20"/>
          <w:szCs w:val="20"/>
        </w:rPr>
        <w:t>) {</w:t>
      </w:r>
      <w:r w:rsidRPr="00213B79">
        <w:rPr>
          <w:rFonts w:ascii="Gill Sans MT" w:hAnsi="Gill Sans MT"/>
          <w:sz w:val="20"/>
          <w:szCs w:val="20"/>
        </w:rPr>
        <w:br/>
        <w:t xml:space="preserve">                    response.append(line)</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w:t>
      </w:r>
      <w:r w:rsidRPr="00213B79">
        <w:rPr>
          <w:rFonts w:ascii="Gill Sans MT" w:hAnsi="Gill Sans MT"/>
          <w:sz w:val="20"/>
          <w:szCs w:val="20"/>
        </w:rPr>
        <w:br/>
        <w:t xml:space="preserve">                reader.close()</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i/>
          <w:iCs/>
          <w:color w:val="9876AA"/>
          <w:sz w:val="20"/>
          <w:szCs w:val="20"/>
        </w:rPr>
        <w:t>mainHandler</w:t>
      </w:r>
      <w:r w:rsidRPr="00213B79">
        <w:rPr>
          <w:rFonts w:ascii="Gill Sans MT" w:hAnsi="Gill Sans MT"/>
          <w:sz w:val="20"/>
          <w:szCs w:val="20"/>
        </w:rPr>
        <w:t xml:space="preserve">.post(() -&gt; </w:t>
      </w:r>
      <w:r w:rsidRPr="00213B79">
        <w:rPr>
          <w:rFonts w:ascii="Gill Sans MT" w:hAnsi="Gill Sans MT"/>
          <w:color w:val="B389C5"/>
          <w:sz w:val="20"/>
          <w:szCs w:val="20"/>
        </w:rPr>
        <w:t>callback</w:t>
      </w:r>
      <w:r w:rsidRPr="00213B79">
        <w:rPr>
          <w:rFonts w:ascii="Gill Sans MT" w:hAnsi="Gill Sans MT"/>
          <w:sz w:val="20"/>
          <w:szCs w:val="20"/>
        </w:rPr>
        <w:t>.onSuccess(</w:t>
      </w:r>
      <w:r w:rsidRPr="00213B79">
        <w:rPr>
          <w:rFonts w:ascii="Gill Sans MT" w:hAnsi="Gill Sans MT"/>
          <w:color w:val="B389C5"/>
          <w:sz w:val="20"/>
          <w:szCs w:val="20"/>
        </w:rPr>
        <w:t>response</w:t>
      </w:r>
      <w:r w:rsidRPr="00213B79">
        <w:rPr>
          <w:rFonts w:ascii="Gill Sans MT" w:hAnsi="Gill Sans MT"/>
          <w:sz w:val="20"/>
          <w:szCs w:val="20"/>
        </w:rPr>
        <w:t>.toString()))</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 xml:space="preserve">} </w:t>
      </w:r>
      <w:r w:rsidRPr="00213B79">
        <w:rPr>
          <w:rFonts w:ascii="Gill Sans MT" w:hAnsi="Gill Sans MT"/>
          <w:color w:val="CC7832"/>
          <w:sz w:val="20"/>
          <w:szCs w:val="20"/>
        </w:rPr>
        <w:t xml:space="preserve">else </w:t>
      </w:r>
      <w:r w:rsidRPr="00213B79">
        <w:rPr>
          <w:rFonts w:ascii="Gill Sans MT" w:hAnsi="Gill Sans MT"/>
          <w:sz w:val="20"/>
          <w:szCs w:val="20"/>
        </w:rPr>
        <w:t>{</w:t>
      </w:r>
      <w:r w:rsidRPr="00213B79">
        <w:rPr>
          <w:rFonts w:ascii="Gill Sans MT" w:hAnsi="Gill Sans MT"/>
          <w:sz w:val="20"/>
          <w:szCs w:val="20"/>
        </w:rPr>
        <w:br/>
        <w:t xml:space="preserve">                Log.</w:t>
      </w:r>
      <w:r w:rsidRPr="00213B79">
        <w:rPr>
          <w:rFonts w:ascii="Gill Sans MT" w:hAnsi="Gill Sans MT"/>
          <w:i/>
          <w:iCs/>
          <w:sz w:val="20"/>
          <w:szCs w:val="20"/>
        </w:rPr>
        <w:t>e</w:t>
      </w:r>
      <w:r w:rsidRPr="00213B79">
        <w:rPr>
          <w:rFonts w:ascii="Gill Sans MT" w:hAnsi="Gill Sans MT"/>
          <w:sz w:val="20"/>
          <w:szCs w:val="20"/>
        </w:rPr>
        <w:t>(</w:t>
      </w:r>
      <w:r w:rsidRPr="00213B79">
        <w:rPr>
          <w:rFonts w:ascii="Gill Sans MT" w:hAnsi="Gill Sans MT"/>
          <w:i/>
          <w:iCs/>
          <w:color w:val="9876AA"/>
          <w:sz w:val="20"/>
          <w:szCs w:val="20"/>
        </w:rPr>
        <w:t>TAG</w:t>
      </w:r>
      <w:r w:rsidRPr="00213B79">
        <w:rPr>
          <w:rFonts w:ascii="Gill Sans MT" w:hAnsi="Gill Sans MT"/>
          <w:color w:val="CC7832"/>
          <w:sz w:val="20"/>
          <w:szCs w:val="20"/>
        </w:rPr>
        <w:t xml:space="preserve">, </w:t>
      </w:r>
      <w:r w:rsidRPr="00213B79">
        <w:rPr>
          <w:rFonts w:ascii="Gill Sans MT" w:hAnsi="Gill Sans MT"/>
          <w:color w:val="6A8759"/>
          <w:sz w:val="20"/>
          <w:szCs w:val="20"/>
        </w:rPr>
        <w:t xml:space="preserve">"HTTP error code: " </w:t>
      </w:r>
      <w:r w:rsidRPr="00213B79">
        <w:rPr>
          <w:rFonts w:ascii="Gill Sans MT" w:hAnsi="Gill Sans MT"/>
          <w:sz w:val="20"/>
          <w:szCs w:val="20"/>
        </w:rPr>
        <w:t>+ responseCode)</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i/>
          <w:iCs/>
          <w:color w:val="9876AA"/>
          <w:sz w:val="20"/>
          <w:szCs w:val="20"/>
        </w:rPr>
        <w:t>mainHandler</w:t>
      </w:r>
      <w:r w:rsidRPr="00213B79">
        <w:rPr>
          <w:rFonts w:ascii="Gill Sans MT" w:hAnsi="Gill Sans MT"/>
          <w:sz w:val="20"/>
          <w:szCs w:val="20"/>
        </w:rPr>
        <w:t xml:space="preserve">.post(() -&gt; </w:t>
      </w:r>
      <w:r w:rsidRPr="00213B79">
        <w:rPr>
          <w:rFonts w:ascii="Gill Sans MT" w:hAnsi="Gill Sans MT"/>
          <w:color w:val="B389C5"/>
          <w:sz w:val="20"/>
          <w:szCs w:val="20"/>
        </w:rPr>
        <w:t>callback</w:t>
      </w:r>
      <w:r w:rsidRPr="00213B79">
        <w:rPr>
          <w:rFonts w:ascii="Gill Sans MT" w:hAnsi="Gill Sans MT"/>
          <w:sz w:val="20"/>
          <w:szCs w:val="20"/>
        </w:rPr>
        <w:t>.onError(</w:t>
      </w:r>
      <w:r w:rsidRPr="00213B79">
        <w:rPr>
          <w:rFonts w:ascii="Gill Sans MT" w:hAnsi="Gill Sans MT"/>
          <w:color w:val="6A8759"/>
          <w:sz w:val="20"/>
          <w:szCs w:val="20"/>
        </w:rPr>
        <w:t xml:space="preserve">"HTTP error code: " </w:t>
      </w:r>
      <w:r w:rsidRPr="00213B79">
        <w:rPr>
          <w:rFonts w:ascii="Gill Sans MT" w:hAnsi="Gill Sans MT"/>
          <w:sz w:val="20"/>
          <w:szCs w:val="20"/>
        </w:rPr>
        <w:t xml:space="preserve">+ </w:t>
      </w:r>
      <w:r w:rsidRPr="00213B79">
        <w:rPr>
          <w:rFonts w:ascii="Gill Sans MT" w:hAnsi="Gill Sans MT"/>
          <w:color w:val="B389C5"/>
          <w:sz w:val="20"/>
          <w:szCs w:val="20"/>
        </w:rPr>
        <w:t>responseCode</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w:t>
      </w:r>
      <w:r w:rsidRPr="00213B79">
        <w:rPr>
          <w:rFonts w:ascii="Gill Sans MT" w:hAnsi="Gill Sans MT"/>
          <w:sz w:val="20"/>
          <w:szCs w:val="20"/>
        </w:rPr>
        <w:br/>
        <w:t xml:space="preserve">        } </w:t>
      </w:r>
      <w:r w:rsidRPr="00213B79">
        <w:rPr>
          <w:rFonts w:ascii="Gill Sans MT" w:hAnsi="Gill Sans MT"/>
          <w:color w:val="CC7832"/>
          <w:sz w:val="20"/>
          <w:szCs w:val="20"/>
        </w:rPr>
        <w:t xml:space="preserve">catch </w:t>
      </w:r>
      <w:r w:rsidRPr="00213B79">
        <w:rPr>
          <w:rFonts w:ascii="Gill Sans MT" w:hAnsi="Gill Sans MT"/>
          <w:sz w:val="20"/>
          <w:szCs w:val="20"/>
        </w:rPr>
        <w:t>(IOException e) {</w:t>
      </w:r>
      <w:r w:rsidRPr="00213B79">
        <w:rPr>
          <w:rFonts w:ascii="Gill Sans MT" w:hAnsi="Gill Sans MT"/>
          <w:sz w:val="20"/>
          <w:szCs w:val="20"/>
        </w:rPr>
        <w:br/>
        <w:t xml:space="preserve">            Log.</w:t>
      </w:r>
      <w:r w:rsidRPr="00213B79">
        <w:rPr>
          <w:rFonts w:ascii="Gill Sans MT" w:hAnsi="Gill Sans MT"/>
          <w:i/>
          <w:iCs/>
          <w:sz w:val="20"/>
          <w:szCs w:val="20"/>
        </w:rPr>
        <w:t>e</w:t>
      </w:r>
      <w:r w:rsidRPr="00213B79">
        <w:rPr>
          <w:rFonts w:ascii="Gill Sans MT" w:hAnsi="Gill Sans MT"/>
          <w:sz w:val="20"/>
          <w:szCs w:val="20"/>
        </w:rPr>
        <w:t>(</w:t>
      </w:r>
      <w:r w:rsidRPr="00213B79">
        <w:rPr>
          <w:rFonts w:ascii="Gill Sans MT" w:hAnsi="Gill Sans MT"/>
          <w:i/>
          <w:iCs/>
          <w:color w:val="9876AA"/>
          <w:sz w:val="20"/>
          <w:szCs w:val="20"/>
        </w:rPr>
        <w:t>TAG</w:t>
      </w:r>
      <w:r w:rsidRPr="00213B79">
        <w:rPr>
          <w:rFonts w:ascii="Gill Sans MT" w:hAnsi="Gill Sans MT"/>
          <w:color w:val="CC7832"/>
          <w:sz w:val="20"/>
          <w:szCs w:val="20"/>
        </w:rPr>
        <w:t xml:space="preserve">, </w:t>
      </w:r>
      <w:r w:rsidRPr="00213B79">
        <w:rPr>
          <w:rFonts w:ascii="Gill Sans MT" w:hAnsi="Gill Sans MT"/>
          <w:color w:val="6A8759"/>
          <w:sz w:val="20"/>
          <w:szCs w:val="20"/>
        </w:rPr>
        <w:t>"Error during GET request"</w:t>
      </w:r>
      <w:r w:rsidRPr="00213B79">
        <w:rPr>
          <w:rFonts w:ascii="Gill Sans MT" w:hAnsi="Gill Sans MT"/>
          <w:color w:val="CC7832"/>
          <w:sz w:val="20"/>
          <w:szCs w:val="20"/>
        </w:rPr>
        <w:t xml:space="preserve">, </w:t>
      </w:r>
      <w:r w:rsidRPr="00213B79">
        <w:rPr>
          <w:rFonts w:ascii="Gill Sans MT" w:hAnsi="Gill Sans MT"/>
          <w:sz w:val="20"/>
          <w:szCs w:val="20"/>
        </w:rPr>
        <w:t>e)</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i/>
          <w:iCs/>
          <w:color w:val="9876AA"/>
          <w:sz w:val="20"/>
          <w:szCs w:val="20"/>
        </w:rPr>
        <w:t>mainHandler</w:t>
      </w:r>
      <w:r w:rsidRPr="00213B79">
        <w:rPr>
          <w:rFonts w:ascii="Gill Sans MT" w:hAnsi="Gill Sans MT"/>
          <w:sz w:val="20"/>
          <w:szCs w:val="20"/>
        </w:rPr>
        <w:t xml:space="preserve">.post(() -&gt; </w:t>
      </w:r>
      <w:r w:rsidRPr="00213B79">
        <w:rPr>
          <w:rFonts w:ascii="Gill Sans MT" w:hAnsi="Gill Sans MT"/>
          <w:color w:val="B389C5"/>
          <w:sz w:val="20"/>
          <w:szCs w:val="20"/>
        </w:rPr>
        <w:t>callback</w:t>
      </w:r>
      <w:r w:rsidRPr="00213B79">
        <w:rPr>
          <w:rFonts w:ascii="Gill Sans MT" w:hAnsi="Gill Sans MT"/>
          <w:sz w:val="20"/>
          <w:szCs w:val="20"/>
        </w:rPr>
        <w:t>.onError(</w:t>
      </w:r>
      <w:r w:rsidRPr="00213B79">
        <w:rPr>
          <w:rFonts w:ascii="Gill Sans MT" w:hAnsi="Gill Sans MT"/>
          <w:color w:val="6A8759"/>
          <w:sz w:val="20"/>
          <w:szCs w:val="20"/>
        </w:rPr>
        <w:t>"Error during GET request"</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w:t>
      </w:r>
      <w:r w:rsidRPr="00213B79">
        <w:rPr>
          <w:rFonts w:ascii="Gill Sans MT" w:hAnsi="Gill Sans MT"/>
          <w:sz w:val="20"/>
          <w:szCs w:val="20"/>
        </w:rPr>
        <w:br/>
        <w:t xml:space="preserve">    })</w:t>
      </w:r>
      <w:r w:rsidRPr="00213B79">
        <w:rPr>
          <w:rFonts w:ascii="Gill Sans MT" w:hAnsi="Gill Sans MT"/>
          <w:color w:val="CC7832"/>
          <w:sz w:val="20"/>
          <w:szCs w:val="20"/>
        </w:rPr>
        <w:t>;</w:t>
      </w:r>
      <w:r w:rsidRPr="00213B79">
        <w:rPr>
          <w:rFonts w:ascii="Gill Sans MT" w:hAnsi="Gill Sans MT"/>
          <w:color w:val="CC7832"/>
          <w:sz w:val="20"/>
          <w:szCs w:val="20"/>
        </w:rPr>
        <w:br/>
      </w:r>
      <w:r w:rsidRPr="00213B79">
        <w:rPr>
          <w:rFonts w:ascii="Gill Sans MT" w:hAnsi="Gill Sans MT"/>
          <w:sz w:val="20"/>
          <w:szCs w:val="20"/>
        </w:rPr>
        <w:t>}</w:t>
      </w:r>
    </w:p>
    <w:p w14:paraId="4643632B" w14:textId="77777777" w:rsidR="00A3481E" w:rsidRPr="00DD4A12" w:rsidRDefault="00A3481E" w:rsidP="00F70EAA">
      <w:pPr>
        <w:ind w:firstLine="0"/>
      </w:pPr>
    </w:p>
    <w:p w14:paraId="432F6A56" w14:textId="049F6ED4" w:rsidR="00BF4F03" w:rsidRDefault="00BD7DB2" w:rsidP="00F70EAA">
      <w:r w:rsidRPr="00DD4A12">
        <w:t>Shared Preferences Manager – trieda</w:t>
      </w:r>
      <w:r w:rsidR="00A3481E" w:rsidRPr="00DD4A12">
        <w:t>,</w:t>
      </w:r>
      <w:r w:rsidRPr="00DD4A12">
        <w:t xml:space="preserve"> ktorá získava a ukladá globálne dáta aplikácie.</w:t>
      </w:r>
      <w:r w:rsidR="00BF4F03">
        <w:t xml:space="preserve"> </w:t>
      </w:r>
      <w:r w:rsidR="00BF4F03" w:rsidRPr="00BF4F03">
        <w:t>Objekt má súkromný konštruktor, čo znamená, že nemôže byť vytvorený inštanciou tejto triedy. To zabezpečuje, že objekt bude vždy použitý ako singleton. Poskytuje metódy na ukladanie a získavanie rôznych typov dát do/z SharedPreferences, ako sú userId, email a heslo. Tieto metódy sú statické, čo umožňuje ich volanie bez potreby vytvorenia inštancie triedy. Taktiež používajú editor SharedPreferences na zmenu hodnôt a ich aplikáciu.</w:t>
      </w:r>
      <w:r w:rsidR="00BF4F03">
        <w:t xml:space="preserve"> </w:t>
      </w:r>
      <w:r w:rsidR="00BF4F03" w:rsidRPr="00BF4F03">
        <w:t>Poskytuje metódu clearData, ktorá vymaže všetky uložené údaje z SharedPreferences.</w:t>
      </w:r>
      <w:r w:rsidR="00BF4F03">
        <w:t xml:space="preserve"> </w:t>
      </w:r>
    </w:p>
    <w:p w14:paraId="7C4F5FDF" w14:textId="77777777" w:rsidR="00F70EAA" w:rsidRDefault="00F70EAA" w:rsidP="00F70EAA"/>
    <w:p w14:paraId="1CD97B51" w14:textId="4B93F03D" w:rsidR="00BF4F03" w:rsidRDefault="00F70EAA" w:rsidP="00F70EAA">
      <w:pPr>
        <w:pStyle w:val="Nadpis3"/>
      </w:pPr>
      <w:r>
        <w:t>4.1.</w:t>
      </w:r>
      <w:r w:rsidR="00A909A2">
        <w:t>3</w:t>
      </w:r>
      <w:r>
        <w:t xml:space="preserve"> </w:t>
      </w:r>
      <w:r w:rsidR="00132872">
        <w:t>Aktivity Aplikácie</w:t>
      </w:r>
      <w:r w:rsidR="00BD7DB2" w:rsidRPr="00DD4A12">
        <w:t xml:space="preserve"> </w:t>
      </w:r>
    </w:p>
    <w:p w14:paraId="38126C6A" w14:textId="6B018B40" w:rsidR="00BF4F03" w:rsidRDefault="00BF4F03" w:rsidP="00BC4840">
      <w:r w:rsidRPr="00DE306D">
        <w:rPr>
          <w:b/>
          <w:bCs/>
        </w:rPr>
        <w:t>MainActivity</w:t>
      </w:r>
      <w:r w:rsidR="00BC4840" w:rsidRPr="00DE306D">
        <w:rPr>
          <w:b/>
          <w:bCs/>
        </w:rPr>
        <w:t xml:space="preserve"> </w:t>
      </w:r>
      <w:r w:rsidR="00BC4840">
        <w:t xml:space="preserve">- </w:t>
      </w:r>
      <w:r w:rsidR="00DE306D">
        <w:t>t</w:t>
      </w:r>
      <w:r w:rsidR="00BC4840">
        <w:t xml:space="preserve">áto aktivita slúži ako hlavné rozhranie aplikácie, kde sa zobrazujú zoznamy a interaguje s nimi. Je zodpovedná za inicializáciu používateľského rozhrania vrátane zoznamu, tlačidiel a interaktívnych prvkov. Používateľ môže kliknúť na ikonu profilu na zobrazenie svojho profilu, tlačidlo pre vytvorenie nového zoznamu alebo tlačidlo pre zobrazenie ich pozvánok. Aktivita tiež spracováva interakcie s používateľom, ako je kliknutie na položku zoznamu pre zobrazenie detailov zoznamu, vytvorenie, úprava alebo odstránenie zoznamu. Okrem toho táto aktivita vykonáva HTTP volania na server na získanie údajov o zoznamoch a aktualizáciu ich stavu. To zahŕňa prihlásenie používateľa, získavanie zoznamov, ich odstránenie a pozývanie ďalších používateľov do </w:t>
      </w:r>
      <w:r w:rsidR="00BC4840">
        <w:lastRenderedPageBreak/>
        <w:t xml:space="preserve">zoznamov. Celkovo táto aktivita zabezpečuje správne fungovanie zobrazenia a interakcie s používateľom v </w:t>
      </w:r>
      <w:r w:rsidR="00BC4840" w:rsidRPr="00066C0D">
        <w:t>aplikácii a zabezpečuje komunikáciu s backendom na získanie a aktualizáciu údajov</w:t>
      </w:r>
      <w:r w:rsidR="00DE306D" w:rsidRPr="00066C0D">
        <w:t xml:space="preserve"> (obrázok 12)</w:t>
      </w:r>
      <w:r w:rsidR="00BC4840" w:rsidRPr="00066C0D">
        <w:t>.</w:t>
      </w:r>
    </w:p>
    <w:p w14:paraId="2C5B6276" w14:textId="35688B07" w:rsidR="00975D09" w:rsidRDefault="00975D09" w:rsidP="004D3393">
      <w:pPr>
        <w:ind w:firstLine="0"/>
        <w:jc w:val="center"/>
      </w:pPr>
      <w:r w:rsidRPr="00975D09">
        <w:rPr>
          <w:noProof/>
        </w:rPr>
        <w:drawing>
          <wp:inline distT="0" distB="0" distL="0" distR="0" wp14:anchorId="06AA5055" wp14:editId="66EF1B04">
            <wp:extent cx="5400040" cy="4579620"/>
            <wp:effectExtent l="0" t="0" r="0" b="0"/>
            <wp:docPr id="1971805196" name="Obrázok 1" descr="Obrázok, na ktorom je text, snímka obrazovky, čísl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05196" name="Obrázok 1" descr="Obrázok, na ktorom je text, snímka obrazovky, číslo, softvér&#10;&#10;Automaticky generovaný popis"/>
                    <pic:cNvPicPr/>
                  </pic:nvPicPr>
                  <pic:blipFill>
                    <a:blip r:embed="rId31"/>
                    <a:stretch>
                      <a:fillRect/>
                    </a:stretch>
                  </pic:blipFill>
                  <pic:spPr>
                    <a:xfrm>
                      <a:off x="0" y="0"/>
                      <a:ext cx="5400040" cy="4579620"/>
                    </a:xfrm>
                    <a:prstGeom prst="rect">
                      <a:avLst/>
                    </a:prstGeom>
                  </pic:spPr>
                </pic:pic>
              </a:graphicData>
            </a:graphic>
          </wp:inline>
        </w:drawing>
      </w:r>
    </w:p>
    <w:p w14:paraId="168ECC57" w14:textId="7997FD22" w:rsidR="00C02F03" w:rsidRPr="00066C0D" w:rsidRDefault="00C02F03" w:rsidP="00DE306D">
      <w:pPr>
        <w:spacing w:before="120" w:after="120"/>
        <w:ind w:firstLine="0"/>
        <w:jc w:val="center"/>
        <w:rPr>
          <w:i/>
          <w:iCs/>
        </w:rPr>
      </w:pPr>
      <w:bookmarkStart w:id="119" w:name="_Hlk162790817"/>
      <w:r w:rsidRPr="00066C0D">
        <w:rPr>
          <w:i/>
          <w:iCs/>
        </w:rPr>
        <w:t>Obrázok</w:t>
      </w:r>
      <w:r w:rsidR="00DE306D" w:rsidRPr="00066C0D">
        <w:rPr>
          <w:i/>
          <w:iCs/>
        </w:rPr>
        <w:t xml:space="preserve"> 12</w:t>
      </w:r>
      <w:r w:rsidRPr="00066C0D">
        <w:rPr>
          <w:i/>
          <w:iCs/>
        </w:rPr>
        <w:t xml:space="preserve"> Ukážka MainActivity</w:t>
      </w:r>
    </w:p>
    <w:bookmarkEnd w:id="119"/>
    <w:p w14:paraId="172E785E" w14:textId="24650D95" w:rsidR="00BF4F03" w:rsidRDefault="00BF4F03" w:rsidP="00BC4840">
      <w:r w:rsidRPr="00066C0D">
        <w:rPr>
          <w:b/>
          <w:bCs/>
        </w:rPr>
        <w:t>LoginActivity</w:t>
      </w:r>
      <w:r w:rsidR="00BC4840" w:rsidRPr="00066C0D">
        <w:rPr>
          <w:b/>
          <w:bCs/>
        </w:rPr>
        <w:t xml:space="preserve"> </w:t>
      </w:r>
      <w:r w:rsidR="00BC4840" w:rsidRPr="00066C0D">
        <w:t xml:space="preserve">- </w:t>
      </w:r>
      <w:r w:rsidR="00DE306D" w:rsidRPr="00066C0D">
        <w:t>t</w:t>
      </w:r>
      <w:r w:rsidR="00BC4840" w:rsidRPr="00066C0D">
        <w:t>áto aktivita slúži na spracovanie prihlasovania používateľov do aplikácie. V inicializačnej metóde onCreate() sa nastavuje používateľské rozhranie s poliami pre zadanie e-mailu a hesla a tlačidlami pre prihlásenie a registráciu. Po kliknutí na tlačidlo prihlásenia sa získajú údaje z polí a vykoná sa HTTP volanie na server pre overenie údajov. Úspešné prihlásenie vytvorí reláciu používateľa a jeho údaje sa uložia do lokálnej pamäti. V prípade chyby sa zobrazí chybová správa. Po úspešnom prihlásení sa aktivita uzavrie s výsledkom RESULT_OK. Používateľ má možnosť kliknúť na tlačidlo pre registráciu, čo ho presmeruje na obrazovku pre registráciu. Ak používateľ stlačí tlačidlo späť, aktivita sa uzavrie a použije sa animácia pre prechod späť na predchádzajúcu obrazovku. Celkovo táto aktivita zabezpečuje proces prihlasovania a navigáciu v</w:t>
      </w:r>
      <w:r w:rsidR="00DE306D" w:rsidRPr="00066C0D">
        <w:t> </w:t>
      </w:r>
      <w:r w:rsidR="00BC4840" w:rsidRPr="00066C0D">
        <w:t>aplikácii</w:t>
      </w:r>
      <w:r w:rsidR="00DE306D" w:rsidRPr="00066C0D">
        <w:t xml:space="preserve"> (obrázok 13)</w:t>
      </w:r>
      <w:r w:rsidR="00BC4840" w:rsidRPr="00066C0D">
        <w:t>.</w:t>
      </w:r>
    </w:p>
    <w:p w14:paraId="6EF9A369" w14:textId="69934BF0" w:rsidR="00975D09" w:rsidRDefault="00792C6E" w:rsidP="00942E94">
      <w:pPr>
        <w:ind w:firstLine="0"/>
        <w:jc w:val="center"/>
      </w:pPr>
      <w:r w:rsidRPr="00792C6E">
        <w:rPr>
          <w:noProof/>
        </w:rPr>
        <w:lastRenderedPageBreak/>
        <w:drawing>
          <wp:inline distT="0" distB="0" distL="0" distR="0" wp14:anchorId="52D52169" wp14:editId="27DC6305">
            <wp:extent cx="5400040" cy="4356100"/>
            <wp:effectExtent l="0" t="0" r="0" b="6350"/>
            <wp:docPr id="195456953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69539" name="Obrázok 1" descr="Obrázok, na ktorom je text, snímka obrazovky, dizajn&#10;&#10;Automaticky generovaný popis"/>
                    <pic:cNvPicPr/>
                  </pic:nvPicPr>
                  <pic:blipFill>
                    <a:blip r:embed="rId32"/>
                    <a:stretch>
                      <a:fillRect/>
                    </a:stretch>
                  </pic:blipFill>
                  <pic:spPr>
                    <a:xfrm>
                      <a:off x="0" y="0"/>
                      <a:ext cx="5400040" cy="4356100"/>
                    </a:xfrm>
                    <a:prstGeom prst="rect">
                      <a:avLst/>
                    </a:prstGeom>
                  </pic:spPr>
                </pic:pic>
              </a:graphicData>
            </a:graphic>
          </wp:inline>
        </w:drawing>
      </w:r>
    </w:p>
    <w:p w14:paraId="547F753F" w14:textId="10E028D3" w:rsidR="00C02F03" w:rsidRPr="00ED5BE5" w:rsidRDefault="00C02F03" w:rsidP="00DE306D">
      <w:pPr>
        <w:spacing w:before="120" w:after="120"/>
        <w:ind w:firstLine="0"/>
        <w:jc w:val="center"/>
        <w:rPr>
          <w:i/>
          <w:iCs/>
        </w:rPr>
      </w:pPr>
      <w:r w:rsidRPr="00ED5BE5">
        <w:rPr>
          <w:i/>
          <w:iCs/>
        </w:rPr>
        <w:t xml:space="preserve">Obrázok </w:t>
      </w:r>
      <w:r w:rsidR="00DE306D" w:rsidRPr="00ED5BE5">
        <w:rPr>
          <w:i/>
          <w:iCs/>
        </w:rPr>
        <w:t>13</w:t>
      </w:r>
      <w:r w:rsidRPr="00ED5BE5">
        <w:rPr>
          <w:i/>
          <w:iCs/>
        </w:rPr>
        <w:t xml:space="preserve"> Ukážka </w:t>
      </w:r>
      <w:r w:rsidR="00673966" w:rsidRPr="00ED5BE5">
        <w:rPr>
          <w:i/>
          <w:iCs/>
        </w:rPr>
        <w:t>LoginActivity</w:t>
      </w:r>
    </w:p>
    <w:p w14:paraId="1CDB3A90" w14:textId="53C6E219" w:rsidR="00BF4F03" w:rsidRDefault="00BF4F03" w:rsidP="00EA6129">
      <w:r w:rsidRPr="00DE306D">
        <w:rPr>
          <w:b/>
          <w:bCs/>
        </w:rPr>
        <w:t>RegisterActivity</w:t>
      </w:r>
      <w:r w:rsidR="00EA6129">
        <w:t xml:space="preserve"> - </w:t>
      </w:r>
      <w:r w:rsidR="00EA6129" w:rsidRPr="00EA6129">
        <w:t>aktivita zabezpečuje registráciu nových používateľov do aplikácie. Po inicializácii používateľského rozhrania, kde sú zadávané údaje ako e-mail, meno a heslo, a následnom kliknutí na tlačidlo registrácie, sa overujú platnosť vstupných údajov. Kontroluje sa platnosť e-mailovej adresy, vstupného mena, dĺžka hesla a zhoda s opakovaným heslom. Ak sú údaje platné, vykonáva sa HTTP volanie na server na registráciu nového používateľa. V prípade úspešnej registrácie sa aktivita ukončí a používateľ je presmerovaný späť na prihlasovaciu obrazovku. V prípade chyby počas registrácie sa zobrazí chybová správa. Používateľ môže kedykoľvek stlačiť tlačidlo späť na zariadení a aktivita sa uzavrie s animáciou pre prechod späť na predchádzajúcu obrazovku.</w:t>
      </w:r>
    </w:p>
    <w:p w14:paraId="6930A75A" w14:textId="700335C9" w:rsidR="00DF369A" w:rsidRPr="00EC12A8" w:rsidRDefault="00975D09" w:rsidP="00EC12A8">
      <w:pPr>
        <w:ind w:firstLine="0"/>
        <w:jc w:val="center"/>
        <w:rPr>
          <w:i/>
          <w:iCs/>
        </w:rPr>
      </w:pPr>
      <w:r w:rsidRPr="00E8366F">
        <w:rPr>
          <w:noProof/>
        </w:rPr>
        <w:lastRenderedPageBreak/>
        <w:drawing>
          <wp:inline distT="0" distB="0" distL="0" distR="0" wp14:anchorId="46B1FD65" wp14:editId="28B0CEBE">
            <wp:extent cx="5400040" cy="4442460"/>
            <wp:effectExtent l="0" t="0" r="0" b="0"/>
            <wp:docPr id="38711324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13249" name="Obrázok 1" descr="Obrázok, na ktorom je text, snímka obrazovky, dizajn&#10;&#10;Automaticky generovaný popis"/>
                    <pic:cNvPicPr/>
                  </pic:nvPicPr>
                  <pic:blipFill>
                    <a:blip r:embed="rId33"/>
                    <a:stretch>
                      <a:fillRect/>
                    </a:stretch>
                  </pic:blipFill>
                  <pic:spPr>
                    <a:xfrm>
                      <a:off x="0" y="0"/>
                      <a:ext cx="5400040" cy="4442460"/>
                    </a:xfrm>
                    <a:prstGeom prst="rect">
                      <a:avLst/>
                    </a:prstGeom>
                  </pic:spPr>
                </pic:pic>
              </a:graphicData>
            </a:graphic>
          </wp:inline>
        </w:drawing>
      </w:r>
      <w:r w:rsidR="00CA2D9C" w:rsidRPr="00E8366F">
        <w:t xml:space="preserve"> </w:t>
      </w:r>
      <w:r w:rsidR="00CA2D9C" w:rsidRPr="00E8366F">
        <w:rPr>
          <w:i/>
          <w:iCs/>
        </w:rPr>
        <w:t xml:space="preserve">Obrázok </w:t>
      </w:r>
      <w:r w:rsidR="00DE306D" w:rsidRPr="00E8366F">
        <w:rPr>
          <w:i/>
          <w:iCs/>
        </w:rPr>
        <w:t>14</w:t>
      </w:r>
      <w:r w:rsidR="00CA2D9C" w:rsidRPr="00E8366F">
        <w:rPr>
          <w:i/>
          <w:iCs/>
        </w:rPr>
        <w:t xml:space="preserve"> Ukážka RegisterActivity</w:t>
      </w:r>
    </w:p>
    <w:p w14:paraId="3C086FE0" w14:textId="43504AC5" w:rsidR="00EA6129" w:rsidRDefault="00BF4F03" w:rsidP="00EA6129">
      <w:r w:rsidRPr="00DE306D">
        <w:rPr>
          <w:b/>
          <w:bCs/>
        </w:rPr>
        <w:t>ProfileActivity</w:t>
      </w:r>
      <w:r w:rsidR="00EA6129">
        <w:t xml:space="preserve"> </w:t>
      </w:r>
      <w:r w:rsidR="00DE306D">
        <w:t>–</w:t>
      </w:r>
      <w:r w:rsidR="00EA6129">
        <w:t xml:space="preserve"> </w:t>
      </w:r>
      <w:r w:rsidR="00DE306D">
        <w:t xml:space="preserve">úlohou tejto </w:t>
      </w:r>
      <w:r w:rsidR="00EA6129">
        <w:t>aktivit</w:t>
      </w:r>
      <w:r w:rsidR="00DE306D">
        <w:t>y je</w:t>
      </w:r>
      <w:r w:rsidR="00EA6129">
        <w:t xml:space="preserve"> sprav</w:t>
      </w:r>
      <w:r w:rsidR="00DE306D">
        <w:t>ovať</w:t>
      </w:r>
      <w:r w:rsidR="00EA6129">
        <w:t xml:space="preserve"> profil používateľa v aplikácii. Po inicializácii používateľského rozhrania, kde sú zobrazované a upravované údaje ako e-mail a meno, a po kliknutí na tlačidlá pre uloženie zmien alebo odhlásenie, sa vykonávajú príslušné akcie.</w:t>
      </w:r>
      <w:r w:rsidR="00E92089">
        <w:t xml:space="preserve"> </w:t>
      </w:r>
      <w:r w:rsidR="00EA6129">
        <w:t>Metóda isValidInput() overuje platnosť zadaného mena pred jeho úpravou. Pri získaní platného mena sa vykonávajú úpravy profilu pomocou metódy editProfile(), ktorá odosiela požiadavku na server na úpravu údajov používateľa. V prípade úspešnej úpravy sa zobrazia nové hodnoty mena v profilovom rozhraní.</w:t>
      </w:r>
      <w:r w:rsidR="00E92089">
        <w:t xml:space="preserve"> </w:t>
      </w:r>
      <w:r w:rsidR="00EA6129">
        <w:t>Metóda getUserDetails() získava aktuálne údaje používateľa z servera a vyplňuje ich do príslušných polí v rozhraní.</w:t>
      </w:r>
    </w:p>
    <w:p w14:paraId="521B4CA2" w14:textId="4CAB2D97" w:rsidR="00792C6E" w:rsidRDefault="00792C6E" w:rsidP="00EA6129">
      <w:r w:rsidRPr="00792C6E">
        <w:rPr>
          <w:noProof/>
        </w:rPr>
        <w:lastRenderedPageBreak/>
        <w:drawing>
          <wp:inline distT="0" distB="0" distL="0" distR="0" wp14:anchorId="5E00DBA3" wp14:editId="61F6D7A0">
            <wp:extent cx="4848902" cy="3781953"/>
            <wp:effectExtent l="0" t="0" r="8890" b="9525"/>
            <wp:docPr id="1969974228"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74228" name="Obrázok 1" descr="Obrázok, na ktorom je text, snímka obrazovky, dizajn&#10;&#10;Automaticky generovaný popis"/>
                    <pic:cNvPicPr/>
                  </pic:nvPicPr>
                  <pic:blipFill>
                    <a:blip r:embed="rId34"/>
                    <a:stretch>
                      <a:fillRect/>
                    </a:stretch>
                  </pic:blipFill>
                  <pic:spPr>
                    <a:xfrm>
                      <a:off x="0" y="0"/>
                      <a:ext cx="4848902" cy="3781953"/>
                    </a:xfrm>
                    <a:prstGeom prst="rect">
                      <a:avLst/>
                    </a:prstGeom>
                  </pic:spPr>
                </pic:pic>
              </a:graphicData>
            </a:graphic>
          </wp:inline>
        </w:drawing>
      </w:r>
    </w:p>
    <w:p w14:paraId="6FAF25EF" w14:textId="46334C97" w:rsidR="00087F7F" w:rsidRDefault="00792C6E" w:rsidP="00EC12A8">
      <w:r>
        <w:tab/>
      </w:r>
      <w:r>
        <w:tab/>
      </w:r>
      <w:r>
        <w:tab/>
      </w:r>
      <w:r w:rsidRPr="00E8366F">
        <w:rPr>
          <w:i/>
          <w:iCs/>
        </w:rPr>
        <w:t>Obrázok 1</w:t>
      </w:r>
      <w:r>
        <w:rPr>
          <w:i/>
          <w:iCs/>
        </w:rPr>
        <w:t>5</w:t>
      </w:r>
      <w:r w:rsidRPr="00E8366F">
        <w:rPr>
          <w:i/>
          <w:iCs/>
        </w:rPr>
        <w:t xml:space="preserve"> Ukážka </w:t>
      </w:r>
      <w:r>
        <w:rPr>
          <w:i/>
          <w:iCs/>
        </w:rPr>
        <w:t>Profile</w:t>
      </w:r>
      <w:r w:rsidRPr="00E8366F">
        <w:rPr>
          <w:i/>
          <w:iCs/>
        </w:rPr>
        <w:t>Activity</w:t>
      </w:r>
    </w:p>
    <w:p w14:paraId="2A3B9697" w14:textId="36F92182" w:rsidR="000861F6" w:rsidRDefault="00BF4F03" w:rsidP="000861F6">
      <w:r w:rsidRPr="00DE306D">
        <w:rPr>
          <w:b/>
          <w:bCs/>
        </w:rPr>
        <w:t>ListActivity</w:t>
      </w:r>
      <w:r w:rsidR="002A1DE2">
        <w:t xml:space="preserve"> - </w:t>
      </w:r>
      <w:r w:rsidR="00DE306D">
        <w:t>a</w:t>
      </w:r>
      <w:r w:rsidR="002A1DE2">
        <w:t xml:space="preserve">ktivita riadi zoznam položiek v aplikácii. Po inicializácii používateľského rozhrania, kde sú zobrazené položky zoznamu a možnosti pridania nových položiek, sa vykonávajú rôzne akcie, ako pridanie nových položiek, vytvorenie kategórií alebo úprava profilu. Používateľ môže pridať novú položku zadaním jej názvu a výberom príslušnej kategórie. Ak je vstup platný, položka je vytvorená a zobrazená v zozname. </w:t>
      </w:r>
      <w:r w:rsidR="00DE306D">
        <w:t>Rovnako je</w:t>
      </w:r>
      <w:r w:rsidR="002A1DE2">
        <w:t xml:space="preserve"> možné zobraziť ponuku možností pomocou tlačidla menu. Ak používateľ vyberie možnosť vytvoriť novú kategóriu, otvorí sa dialógové okno, v ktorom môže zadať názov novej kategórie alebo vybrať existujúcu. Aktivita tiež získava údaje o kategóriách a položkách z backendu. Po úspešnom získaní údajov sa vyplnia zoznamy kategórií a položiek. Celkovo táto aktivita umožňuje používateľovi spravovať zoznam položiek, pridávať nové položky a vytvárať kategórie, aby bol zoznam lepšie organizovaný.</w:t>
      </w:r>
      <w:r w:rsidR="000861F6">
        <w:t xml:space="preserve"> Pre správne zobrazovanie zoznamu bol implementovaný ListAdapter</w:t>
      </w:r>
      <w:r w:rsidR="00DE306D">
        <w:t xml:space="preserve"> (obrázok 15)</w:t>
      </w:r>
      <w:r w:rsidR="000861F6">
        <w:t xml:space="preserve">. </w:t>
      </w:r>
    </w:p>
    <w:p w14:paraId="455359D7" w14:textId="603DBB12" w:rsidR="00975D09" w:rsidRDefault="00975D09" w:rsidP="00DE306D">
      <w:pPr>
        <w:spacing w:before="120" w:after="120"/>
        <w:ind w:firstLine="0"/>
        <w:jc w:val="center"/>
      </w:pPr>
      <w:r w:rsidRPr="00975D09">
        <w:rPr>
          <w:noProof/>
        </w:rPr>
        <w:lastRenderedPageBreak/>
        <w:drawing>
          <wp:inline distT="0" distB="0" distL="0" distR="0" wp14:anchorId="566D90A7" wp14:editId="4BEAA6AC">
            <wp:extent cx="5400040" cy="4578350"/>
            <wp:effectExtent l="0" t="0" r="0" b="0"/>
            <wp:docPr id="1237471098" name="Obrázok 1" descr="Obrázok, na ktorom je text, snímka obrazovky, softvér,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71098" name="Obrázok 1" descr="Obrázok, na ktorom je text, snímka obrazovky, softvér, číslo&#10;&#10;Automaticky generovaný popis"/>
                    <pic:cNvPicPr/>
                  </pic:nvPicPr>
                  <pic:blipFill>
                    <a:blip r:embed="rId35"/>
                    <a:stretch>
                      <a:fillRect/>
                    </a:stretch>
                  </pic:blipFill>
                  <pic:spPr>
                    <a:xfrm>
                      <a:off x="0" y="0"/>
                      <a:ext cx="5400040" cy="4578350"/>
                    </a:xfrm>
                    <a:prstGeom prst="rect">
                      <a:avLst/>
                    </a:prstGeom>
                  </pic:spPr>
                </pic:pic>
              </a:graphicData>
            </a:graphic>
          </wp:inline>
        </w:drawing>
      </w:r>
      <w:r w:rsidR="00CA2D9C" w:rsidRPr="00CA2D9C">
        <w:t xml:space="preserve"> </w:t>
      </w:r>
      <w:r w:rsidR="00CA2D9C" w:rsidRPr="00E8366F">
        <w:rPr>
          <w:i/>
          <w:iCs/>
        </w:rPr>
        <w:t>Obrázok</w:t>
      </w:r>
      <w:r w:rsidR="00DE306D" w:rsidRPr="00E8366F">
        <w:rPr>
          <w:i/>
          <w:iCs/>
        </w:rPr>
        <w:t xml:space="preserve"> 16</w:t>
      </w:r>
      <w:r w:rsidR="00CA2D9C" w:rsidRPr="00E8366F">
        <w:rPr>
          <w:i/>
          <w:iCs/>
        </w:rPr>
        <w:t xml:space="preserve"> Ukážka ListActivity</w:t>
      </w:r>
    </w:p>
    <w:p w14:paraId="3C5A74FA" w14:textId="77777777" w:rsidR="00DE306D" w:rsidRDefault="00DE306D" w:rsidP="00DE306D">
      <w:r w:rsidRPr="00DE306D">
        <w:rPr>
          <w:b/>
          <w:bCs/>
        </w:rPr>
        <w:t xml:space="preserve">ListAdapter </w:t>
      </w:r>
      <w:r>
        <w:t>v aplikácii slúži na spracovanie a zobrazenie zoznamu kategórií a položiek. Tento adaptér poskytuje metódy na triedenie kategórií a položiek, generovanie zlúčených dát, zisťovanie typu zobrazenia položiek a kategórií, ako aj vytvorenie zobrazenia pre každú položku alebo kategóriu.</w:t>
      </w:r>
    </w:p>
    <w:p w14:paraId="75468152" w14:textId="77777777" w:rsidR="00DE306D" w:rsidRDefault="00DE306D" w:rsidP="00DE306D">
      <w:r>
        <w:t>Funkcia triedenia triedi kategórie a položky podľa ich názvov. Funkcia generovania zlúčených dát spojí kategórie a položky do jedného zoznamu na zobrazenie. Metódy pre zistenie typu zobrazenia a vytvorenie zobrazenia pre každú položku alebo kategóriu sú implementované podľa ich typu. Tento adaptér tiež obsahuje metódy na spracovanie interakcií používateľa, ako je označenie položiek, vytvorenie, úprava a odstránenie položiek alebo kategórií.</w:t>
      </w:r>
    </w:p>
    <w:p w14:paraId="2CDC1336" w14:textId="77777777" w:rsidR="00DE306D" w:rsidRDefault="00DE306D" w:rsidP="00DE306D">
      <w:r>
        <w:t>Pri vytváraní, úprave alebo odstraňovaní položiek alebo kategórií adaptér spúšťa príslušné požiadavky na server a reaguje na odpoveď servera v závislosti na úspechu alebo neúspechu operácie. Taktiež obsahuje metódu na spustenie akcie na hlavnom vlákne pre zobrazenie správy alebo upozornenia používateľovi.</w:t>
      </w:r>
    </w:p>
    <w:p w14:paraId="4E5A1EB9" w14:textId="1796FA96" w:rsidR="003C4860" w:rsidRDefault="002A1DE2" w:rsidP="00E73C02">
      <w:r>
        <w:lastRenderedPageBreak/>
        <w:t xml:space="preserve">Aktivita </w:t>
      </w:r>
      <w:r w:rsidRPr="00DE306D">
        <w:rPr>
          <w:b/>
          <w:bCs/>
        </w:rPr>
        <w:t xml:space="preserve">ListManagementActivity </w:t>
      </w:r>
      <w:r w:rsidR="003C4860" w:rsidRPr="003C4860">
        <w:t xml:space="preserve">(obrázok 17) </w:t>
      </w:r>
      <w:r>
        <w:t xml:space="preserve">je zodpovedná za správu zoznamov. Po inicializácii používateľského rozhrania umožňuje vytvárať nové zoznamy alebo upravovať </w:t>
      </w:r>
      <w:r w:rsidR="001B6B36">
        <w:t>existujúce. Používateľ</w:t>
      </w:r>
      <w:r>
        <w:t xml:space="preserve"> môže zadať názov zoznamu a prípadné poznámky a následne ich odoslať. Ak sú vstupy platné, vytvorí sa nový zoznam alebo sa upravia informácie o</w:t>
      </w:r>
      <w:r w:rsidR="001B6B36">
        <w:t> </w:t>
      </w:r>
      <w:r>
        <w:t>existujúcom</w:t>
      </w:r>
      <w:r w:rsidR="001B6B36">
        <w:t xml:space="preserve"> zozname</w:t>
      </w:r>
      <w:r>
        <w:t>.</w:t>
      </w:r>
      <w:r w:rsidR="001B6B36">
        <w:t xml:space="preserve"> </w:t>
      </w:r>
      <w:r>
        <w:t xml:space="preserve">V prípade, že je aktivita spustená v editačnom režime, získa sa aj zoznam pozvánok pre daný zoznam a zobrazí sa na </w:t>
      </w:r>
      <w:r w:rsidR="003C4860">
        <w:t>obrazovke. Aktivita</w:t>
      </w:r>
      <w:r>
        <w:t xml:space="preserve"> tiež komunikuje s backendom a získava údaje o zozname a pozvánkach. Po úspešnom získaní údajov sa tieto údaje zobrazia v príslušných </w:t>
      </w:r>
      <w:r w:rsidR="003C4860">
        <w:t>poliach. Celkovo</w:t>
      </w:r>
      <w:r>
        <w:t xml:space="preserve"> táto aktivita umožňuje používateľovi spravovať svoje zoznamy a manipulovať s nimi prostredníctvom jednoduchého a intuitívneho používateľského rozhrania.</w:t>
      </w:r>
      <w:r w:rsidR="00E73C02">
        <w:t xml:space="preserve"> </w:t>
      </w:r>
    </w:p>
    <w:p w14:paraId="58A4EE84" w14:textId="6DDCE56B" w:rsidR="00BF4F03" w:rsidRDefault="00E73C02" w:rsidP="00E73C02">
      <w:r w:rsidRPr="003C4860">
        <w:rPr>
          <w:b/>
          <w:bCs/>
        </w:rPr>
        <w:t>Adapter InvitationAdapter</w:t>
      </w:r>
      <w:r>
        <w:t xml:space="preserve"> slúži na zobrazenie zoznamu pozvánok. Každá položka v zozname obsahuje informácie o pozvánke, ako je e-mailová adresa a stav pozvánky. Stav pozvánky je znázornený ikonou, ktorá zobrazuje, či bola pozvánka prijatá alebo čaká na potvrdenie. Pri dlhom stlačení na položku pozvánky sa zobrazí kontextové menu, ktoré obsahuje možnosť odstránenia pozvánky. Po kliknutí na túto možnosť sa zobrazí dialóg s potvrdením, ktorý umožňuje </w:t>
      </w:r>
      <w:r w:rsidR="00D82A8A">
        <w:t>po</w:t>
      </w:r>
      <w:r>
        <w:t>užívateľovi potvrdiť alebo zrušiť odstránenie pozvánky. Ak je pozvánka úspešne odstránená, adapter aktualizuje zoznam pozvánok a upozorní na to používateľa pomocou rozhrania CallbackListener. Ak nastane chyba pri odstránení pozvánky, zobrazí sa oznámenie o chybe.</w:t>
      </w:r>
    </w:p>
    <w:p w14:paraId="2255562F" w14:textId="3FE051E6" w:rsidR="000041DD" w:rsidRDefault="000041DD" w:rsidP="00281D5B">
      <w:pPr>
        <w:ind w:firstLine="0"/>
        <w:jc w:val="center"/>
      </w:pPr>
      <w:r w:rsidRPr="000041DD">
        <w:rPr>
          <w:noProof/>
        </w:rPr>
        <w:drawing>
          <wp:inline distT="0" distB="0" distL="0" distR="0" wp14:anchorId="1BB2CDFB" wp14:editId="3594DF77">
            <wp:extent cx="4658375" cy="3801005"/>
            <wp:effectExtent l="0" t="0" r="8890" b="9525"/>
            <wp:docPr id="876521371"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21371" name="Obrázok 1" descr="Obrázok, na ktorom je text, snímka obrazovky, softvér, operačný systém&#10;&#10;Automaticky generovaný popis"/>
                    <pic:cNvPicPr/>
                  </pic:nvPicPr>
                  <pic:blipFill>
                    <a:blip r:embed="rId36"/>
                    <a:stretch>
                      <a:fillRect/>
                    </a:stretch>
                  </pic:blipFill>
                  <pic:spPr>
                    <a:xfrm>
                      <a:off x="0" y="0"/>
                      <a:ext cx="4658375" cy="3801005"/>
                    </a:xfrm>
                    <a:prstGeom prst="rect">
                      <a:avLst/>
                    </a:prstGeom>
                  </pic:spPr>
                </pic:pic>
              </a:graphicData>
            </a:graphic>
          </wp:inline>
        </w:drawing>
      </w:r>
    </w:p>
    <w:p w14:paraId="4FE1F2E2" w14:textId="7327E104" w:rsidR="008B417B" w:rsidRPr="003C4860" w:rsidRDefault="008B417B" w:rsidP="003C4860">
      <w:pPr>
        <w:spacing w:before="120" w:after="120"/>
        <w:ind w:firstLine="0"/>
        <w:jc w:val="center"/>
        <w:rPr>
          <w:i/>
          <w:iCs/>
        </w:rPr>
      </w:pPr>
      <w:r w:rsidRPr="00E8366F">
        <w:rPr>
          <w:i/>
          <w:iCs/>
        </w:rPr>
        <w:lastRenderedPageBreak/>
        <w:t xml:space="preserve">Obrázok </w:t>
      </w:r>
      <w:r w:rsidR="003C4860" w:rsidRPr="00E8366F">
        <w:rPr>
          <w:i/>
          <w:iCs/>
        </w:rPr>
        <w:t>17</w:t>
      </w:r>
      <w:r w:rsidRPr="00E8366F">
        <w:rPr>
          <w:i/>
          <w:iCs/>
        </w:rPr>
        <w:t xml:space="preserve"> Ukážka ListManagementActivity</w:t>
      </w:r>
    </w:p>
    <w:p w14:paraId="3DF5BE79" w14:textId="5EB027C3" w:rsidR="002A1DE2" w:rsidRPr="002A1DE2" w:rsidRDefault="002A1DE2" w:rsidP="000861F6">
      <w:r w:rsidRPr="003C4860">
        <w:rPr>
          <w:b/>
          <w:bCs/>
        </w:rPr>
        <w:t xml:space="preserve">MyInvitationsActivity </w:t>
      </w:r>
      <w:r w:rsidR="003037B5" w:rsidRPr="003037B5">
        <w:t>(obrázok 18)</w:t>
      </w:r>
      <w:r w:rsidR="003037B5">
        <w:rPr>
          <w:b/>
          <w:bCs/>
        </w:rPr>
        <w:t xml:space="preserve"> </w:t>
      </w:r>
      <w:r>
        <w:t>je aktivita zodpovedná za zobrazenie pozvánok, ktoré používateľ prijal. Po inicializácii používateľského rozhrania získa aktuálne pozvánky používateľa a zobrazí ich v zozname. Pre získanie pozvánok sa komunikuje s backendom, kde sa na základe používateľovho ID získa zoznam pozvánok. Tieto pozvánky sa potom spracujú a zobrazia na obrazovke v zozname.</w:t>
      </w:r>
      <w:r w:rsidR="00E92089">
        <w:t xml:space="preserve"> </w:t>
      </w:r>
      <w:r>
        <w:t>Používateľ má možnosť prijať alebo odmietnuť pozvánky priamo z aktivity. Po vykonaní akcie na pozvánke sa zavolá metóda onInvitationAction(), ktorá obnoví zoznam pozvánok, aby zobrazila aktuálny stav.</w:t>
      </w:r>
      <w:r w:rsidR="00E92089">
        <w:t xml:space="preserve"> </w:t>
      </w:r>
      <w:r>
        <w:t>Celkovo táto aktivita poskytuje používateľovi prehľad o všetkých pozvánkach, ktoré prijal, a umožňuje mu prijímať alebo odmietnuť tieto pozvánky priamo z aplikácie.</w:t>
      </w:r>
      <w:r w:rsidR="000861F6">
        <w:t xml:space="preserve"> K tejto aktivite bol vytvorený MyInvitationsAdapter, ktorý slúži na zobrazenie zoznamu pozvánok. Každá položka v zozname obsahuje informácie o pozvánke, ako je e-mailová adresa a možnosti akceptovať alebo odstrániť pozvánku. Pri vytvorení zobrazenia pre každú položku adaptér overuje stav pozvánky a prispôsobuje zobrazenie podľa toho, či je pozvánka ešte neakceptovaná alebo už bola akceptovaná. V prípade neakceptovanej pozvánky umožňuje </w:t>
      </w:r>
      <w:r w:rsidR="00D82A8A">
        <w:t>po</w:t>
      </w:r>
      <w:r w:rsidR="000861F6">
        <w:t>užívateľovi akceptovať ju alebo odmietnuť. Akceptovanie alebo odmietnutie pozvánky spôsobuje odstránenie možnosti akceptovať a zobrazenie iba možnosti odstrániť. Pri odstránení pozvánky sa vykoná príslušná akcia na serveri a adaptér aktualizuje zoznam pozvánok podľa odpovede servera.</w:t>
      </w:r>
    </w:p>
    <w:p w14:paraId="23BD587A" w14:textId="4FB67F9A" w:rsidR="008808A7" w:rsidRPr="003037B5" w:rsidRDefault="00975D09" w:rsidP="003037B5">
      <w:pPr>
        <w:spacing w:before="120" w:after="120"/>
        <w:ind w:firstLine="0"/>
        <w:jc w:val="center"/>
        <w:rPr>
          <w:i/>
          <w:iCs/>
        </w:rPr>
      </w:pPr>
      <w:r w:rsidRPr="00975D09">
        <w:rPr>
          <w:noProof/>
        </w:rPr>
        <w:lastRenderedPageBreak/>
        <w:drawing>
          <wp:inline distT="0" distB="0" distL="0" distR="0" wp14:anchorId="0C1807B3" wp14:editId="737A5162">
            <wp:extent cx="5400040" cy="4473575"/>
            <wp:effectExtent l="0" t="0" r="0" b="3175"/>
            <wp:docPr id="382792460"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92460" name="Obrázok 1" descr="Obrázok, na ktorom je text, snímka obrazovky, softvér, operačný systém&#10;&#10;Automaticky generovaný popis"/>
                    <pic:cNvPicPr/>
                  </pic:nvPicPr>
                  <pic:blipFill>
                    <a:blip r:embed="rId37"/>
                    <a:stretch>
                      <a:fillRect/>
                    </a:stretch>
                  </pic:blipFill>
                  <pic:spPr>
                    <a:xfrm>
                      <a:off x="0" y="0"/>
                      <a:ext cx="5400040" cy="4473575"/>
                    </a:xfrm>
                    <a:prstGeom prst="rect">
                      <a:avLst/>
                    </a:prstGeom>
                  </pic:spPr>
                </pic:pic>
              </a:graphicData>
            </a:graphic>
          </wp:inline>
        </w:drawing>
      </w:r>
      <w:r w:rsidR="008808A7" w:rsidRPr="008808A7">
        <w:t xml:space="preserve"> </w:t>
      </w:r>
      <w:r w:rsidR="008808A7" w:rsidRPr="003037B5">
        <w:rPr>
          <w:i/>
          <w:iCs/>
        </w:rPr>
        <w:t xml:space="preserve">Obrázok </w:t>
      </w:r>
      <w:r w:rsidR="003037B5" w:rsidRPr="003037B5">
        <w:rPr>
          <w:i/>
          <w:iCs/>
        </w:rPr>
        <w:t>18</w:t>
      </w:r>
      <w:r w:rsidR="008808A7" w:rsidRPr="003037B5">
        <w:rPr>
          <w:i/>
          <w:iCs/>
        </w:rPr>
        <w:t xml:space="preserve"> Ukážka MyInvitationsActivity</w:t>
      </w:r>
    </w:p>
    <w:p w14:paraId="68B0F509" w14:textId="31F80960" w:rsidR="00975D09" w:rsidRDefault="00975D09" w:rsidP="00281D5B">
      <w:pPr>
        <w:ind w:firstLine="0"/>
        <w:jc w:val="center"/>
      </w:pPr>
    </w:p>
    <w:p w14:paraId="31215362" w14:textId="37DD396B" w:rsidR="005A0B4C" w:rsidRDefault="00DA0E55" w:rsidP="003037B5">
      <w:r w:rsidRPr="003037B5">
        <w:rPr>
          <w:b/>
          <w:bCs/>
        </w:rPr>
        <w:t>Animácie</w:t>
      </w:r>
      <w:r w:rsidR="003037B5">
        <w:rPr>
          <w:b/>
          <w:bCs/>
        </w:rPr>
        <w:t xml:space="preserve"> </w:t>
      </w:r>
      <w:r w:rsidR="005A0B4C">
        <w:t>pri prechode medzi aktivitami aplikácie sú definované vo forme XML súborov, ktoré sú využité pri vytvorení alebo zrušení aktivity. Použitie je overridom met</w:t>
      </w:r>
      <w:r w:rsidR="00A85162">
        <w:t>ódy</w:t>
      </w:r>
      <w:r w:rsidR="005A0B4C">
        <w:t xml:space="preserve">  onBackPressed() a</w:t>
      </w:r>
      <w:r w:rsidR="00A85162">
        <w:t> pri vytvorené novej aktivity:</w:t>
      </w:r>
    </w:p>
    <w:p w14:paraId="7F90EFAF" w14:textId="1B831252" w:rsidR="00A85162" w:rsidRPr="00C55495" w:rsidRDefault="00A85162" w:rsidP="00C55495">
      <w:pPr>
        <w:jc w:val="left"/>
        <w:rPr>
          <w:rFonts w:ascii="Gill Sans MT" w:hAnsi="Gill Sans MT"/>
          <w:sz w:val="20"/>
          <w:szCs w:val="20"/>
        </w:rPr>
      </w:pPr>
      <w:r w:rsidRPr="00C55495">
        <w:rPr>
          <w:rFonts w:ascii="Gill Sans MT" w:hAnsi="Gill Sans MT"/>
          <w:sz w:val="20"/>
          <w:szCs w:val="20"/>
        </w:rPr>
        <w:t xml:space="preserve">Intent intent = </w:t>
      </w:r>
      <w:r w:rsidRPr="00C55495">
        <w:rPr>
          <w:rFonts w:ascii="Gill Sans MT" w:hAnsi="Gill Sans MT"/>
          <w:color w:val="CC7832"/>
          <w:sz w:val="20"/>
          <w:szCs w:val="20"/>
        </w:rPr>
        <w:t xml:space="preserve">new </w:t>
      </w:r>
      <w:r w:rsidRPr="00C55495">
        <w:rPr>
          <w:rFonts w:ascii="Gill Sans MT" w:hAnsi="Gill Sans MT"/>
          <w:sz w:val="20"/>
          <w:szCs w:val="20"/>
        </w:rPr>
        <w:t>Intent(MainActivity.</w:t>
      </w:r>
      <w:r w:rsidRPr="00C55495">
        <w:rPr>
          <w:rFonts w:ascii="Gill Sans MT" w:hAnsi="Gill Sans MT"/>
          <w:color w:val="CC7832"/>
          <w:sz w:val="20"/>
          <w:szCs w:val="20"/>
        </w:rPr>
        <w:t xml:space="preserve">this, </w:t>
      </w:r>
      <w:r w:rsidRPr="00C55495">
        <w:rPr>
          <w:rFonts w:ascii="Gill Sans MT" w:hAnsi="Gill Sans MT"/>
          <w:sz w:val="20"/>
          <w:szCs w:val="20"/>
        </w:rPr>
        <w:t>ProfileActivity.</w:t>
      </w:r>
      <w:r w:rsidRPr="00C55495">
        <w:rPr>
          <w:rFonts w:ascii="Gill Sans MT" w:hAnsi="Gill Sans MT"/>
          <w:color w:val="CC7832"/>
          <w:sz w:val="20"/>
          <w:szCs w:val="20"/>
        </w:rPr>
        <w:t>class</w:t>
      </w:r>
      <w:r w:rsidRPr="00C55495">
        <w:rPr>
          <w:rFonts w:ascii="Gill Sans MT" w:hAnsi="Gill Sans MT"/>
          <w:sz w:val="20"/>
          <w:szCs w:val="20"/>
        </w:rPr>
        <w:t>)</w:t>
      </w:r>
      <w:r w:rsidRPr="00C55495">
        <w:rPr>
          <w:rFonts w:ascii="Gill Sans MT" w:hAnsi="Gill Sans MT"/>
          <w:color w:val="CC7832"/>
          <w:sz w:val="20"/>
          <w:szCs w:val="20"/>
        </w:rPr>
        <w:t>;</w:t>
      </w:r>
      <w:r w:rsidRPr="00C55495">
        <w:rPr>
          <w:rFonts w:ascii="Gill Sans MT" w:hAnsi="Gill Sans MT"/>
          <w:color w:val="CC7832"/>
          <w:sz w:val="20"/>
          <w:szCs w:val="20"/>
        </w:rPr>
        <w:br/>
      </w:r>
      <w:r w:rsidRPr="00C55495">
        <w:rPr>
          <w:rFonts w:ascii="Gill Sans MT" w:hAnsi="Gill Sans MT"/>
          <w:sz w:val="20"/>
          <w:szCs w:val="20"/>
        </w:rPr>
        <w:t>startActivity(intent)</w:t>
      </w:r>
      <w:r w:rsidRPr="00C55495">
        <w:rPr>
          <w:rFonts w:ascii="Gill Sans MT" w:hAnsi="Gill Sans MT"/>
          <w:color w:val="CC7832"/>
          <w:sz w:val="20"/>
          <w:szCs w:val="20"/>
        </w:rPr>
        <w:t>;</w:t>
      </w:r>
      <w:r w:rsidRPr="00C55495">
        <w:rPr>
          <w:rFonts w:ascii="Gill Sans MT" w:hAnsi="Gill Sans MT"/>
          <w:color w:val="CC7832"/>
          <w:sz w:val="20"/>
          <w:szCs w:val="20"/>
        </w:rPr>
        <w:br/>
      </w:r>
      <w:r w:rsidRPr="00C55495">
        <w:rPr>
          <w:rFonts w:ascii="Gill Sans MT" w:hAnsi="Gill Sans MT"/>
          <w:sz w:val="20"/>
          <w:szCs w:val="20"/>
        </w:rPr>
        <w:t>overridePendingTransition(R.anim.</w:t>
      </w:r>
      <w:r w:rsidRPr="00C55495">
        <w:rPr>
          <w:rFonts w:ascii="Gill Sans MT" w:hAnsi="Gill Sans MT"/>
          <w:i/>
          <w:iCs/>
          <w:color w:val="9876AA"/>
          <w:sz w:val="20"/>
          <w:szCs w:val="20"/>
        </w:rPr>
        <w:t>slide_in_right</w:t>
      </w:r>
      <w:r w:rsidRPr="00C55495">
        <w:rPr>
          <w:rFonts w:ascii="Gill Sans MT" w:hAnsi="Gill Sans MT"/>
          <w:color w:val="CC7832"/>
          <w:sz w:val="20"/>
          <w:szCs w:val="20"/>
        </w:rPr>
        <w:t xml:space="preserve">, </w:t>
      </w:r>
      <w:r w:rsidRPr="00C55495">
        <w:rPr>
          <w:rFonts w:ascii="Gill Sans MT" w:hAnsi="Gill Sans MT"/>
          <w:sz w:val="20"/>
          <w:szCs w:val="20"/>
        </w:rPr>
        <w:t>R.anim.</w:t>
      </w:r>
      <w:r w:rsidRPr="00C55495">
        <w:rPr>
          <w:rFonts w:ascii="Gill Sans MT" w:hAnsi="Gill Sans MT"/>
          <w:i/>
          <w:iCs/>
          <w:color w:val="9876AA"/>
          <w:sz w:val="20"/>
          <w:szCs w:val="20"/>
        </w:rPr>
        <w:t>slide_out_left</w:t>
      </w:r>
      <w:r w:rsidRPr="00C55495">
        <w:rPr>
          <w:rFonts w:ascii="Gill Sans MT" w:hAnsi="Gill Sans MT"/>
          <w:sz w:val="20"/>
          <w:szCs w:val="20"/>
        </w:rPr>
        <w:t>)</w:t>
      </w:r>
      <w:r w:rsidRPr="00C55495">
        <w:rPr>
          <w:rFonts w:ascii="Gill Sans MT" w:hAnsi="Gill Sans MT"/>
          <w:color w:val="CC7832"/>
          <w:sz w:val="20"/>
          <w:szCs w:val="20"/>
        </w:rPr>
        <w:t>;</w:t>
      </w:r>
    </w:p>
    <w:p w14:paraId="42DA7117" w14:textId="77777777" w:rsidR="00A85162" w:rsidRPr="00C55495" w:rsidRDefault="00A85162" w:rsidP="00C55495">
      <w:pPr>
        <w:jc w:val="left"/>
        <w:rPr>
          <w:rFonts w:ascii="Gill Sans MT" w:hAnsi="Gill Sans MT"/>
          <w:sz w:val="20"/>
          <w:szCs w:val="20"/>
          <w:lang w:val="en-US"/>
        </w:rPr>
      </w:pPr>
    </w:p>
    <w:p w14:paraId="68A4CA3D" w14:textId="77777777" w:rsidR="00A85162" w:rsidRPr="00C55495" w:rsidRDefault="00A85162" w:rsidP="00C55495">
      <w:pPr>
        <w:jc w:val="left"/>
        <w:rPr>
          <w:rFonts w:ascii="Gill Sans MT" w:hAnsi="Gill Sans MT"/>
          <w:sz w:val="20"/>
          <w:szCs w:val="20"/>
        </w:rPr>
      </w:pPr>
      <w:r w:rsidRPr="00C55495">
        <w:rPr>
          <w:rFonts w:ascii="Gill Sans MT" w:hAnsi="Gill Sans MT"/>
          <w:color w:val="BBB529"/>
          <w:sz w:val="20"/>
          <w:szCs w:val="20"/>
        </w:rPr>
        <w:t>@Override</w:t>
      </w:r>
      <w:r w:rsidRPr="00C55495">
        <w:rPr>
          <w:rFonts w:ascii="Gill Sans MT" w:hAnsi="Gill Sans MT"/>
          <w:color w:val="BBB529"/>
          <w:sz w:val="20"/>
          <w:szCs w:val="20"/>
        </w:rPr>
        <w:br/>
      </w:r>
      <w:r w:rsidRPr="00C55495">
        <w:rPr>
          <w:rFonts w:ascii="Gill Sans MT" w:hAnsi="Gill Sans MT"/>
          <w:color w:val="CC7832"/>
          <w:sz w:val="20"/>
          <w:szCs w:val="20"/>
        </w:rPr>
        <w:t xml:space="preserve">public void </w:t>
      </w:r>
      <w:r w:rsidRPr="00C55495">
        <w:rPr>
          <w:rFonts w:ascii="Gill Sans MT" w:hAnsi="Gill Sans MT"/>
          <w:color w:val="FFC66D"/>
          <w:sz w:val="20"/>
          <w:szCs w:val="20"/>
        </w:rPr>
        <w:t>onBackPressed</w:t>
      </w:r>
      <w:r w:rsidRPr="00C55495">
        <w:rPr>
          <w:rFonts w:ascii="Gill Sans MT" w:hAnsi="Gill Sans MT"/>
          <w:sz w:val="20"/>
          <w:szCs w:val="20"/>
        </w:rPr>
        <w:t>() {</w:t>
      </w:r>
      <w:r w:rsidRPr="00C55495">
        <w:rPr>
          <w:rFonts w:ascii="Gill Sans MT" w:hAnsi="Gill Sans MT"/>
          <w:sz w:val="20"/>
          <w:szCs w:val="20"/>
        </w:rPr>
        <w:br/>
        <w:t xml:space="preserve">    </w:t>
      </w:r>
      <w:r w:rsidRPr="00C55495">
        <w:rPr>
          <w:rFonts w:ascii="Gill Sans MT" w:hAnsi="Gill Sans MT"/>
          <w:color w:val="CC7832"/>
          <w:sz w:val="20"/>
          <w:szCs w:val="20"/>
        </w:rPr>
        <w:t>super</w:t>
      </w:r>
      <w:r w:rsidRPr="00C55495">
        <w:rPr>
          <w:rFonts w:ascii="Gill Sans MT" w:hAnsi="Gill Sans MT"/>
          <w:sz w:val="20"/>
          <w:szCs w:val="20"/>
        </w:rPr>
        <w:t>.onBackPressed()</w:t>
      </w:r>
      <w:r w:rsidRPr="00C55495">
        <w:rPr>
          <w:rFonts w:ascii="Gill Sans MT" w:hAnsi="Gill Sans MT"/>
          <w:color w:val="CC7832"/>
          <w:sz w:val="20"/>
          <w:szCs w:val="20"/>
        </w:rPr>
        <w:t>;</w:t>
      </w:r>
      <w:r w:rsidRPr="00C55495">
        <w:rPr>
          <w:rFonts w:ascii="Gill Sans MT" w:hAnsi="Gill Sans MT"/>
          <w:color w:val="CC7832"/>
          <w:sz w:val="20"/>
          <w:szCs w:val="20"/>
        </w:rPr>
        <w:br/>
        <w:t xml:space="preserve">    </w:t>
      </w:r>
      <w:r w:rsidRPr="00C55495">
        <w:rPr>
          <w:rFonts w:ascii="Gill Sans MT" w:hAnsi="Gill Sans MT"/>
          <w:sz w:val="20"/>
          <w:szCs w:val="20"/>
        </w:rPr>
        <w:t>overridePendingTransition(R.anim.</w:t>
      </w:r>
      <w:r w:rsidRPr="00C55495">
        <w:rPr>
          <w:rFonts w:ascii="Gill Sans MT" w:hAnsi="Gill Sans MT"/>
          <w:i/>
          <w:iCs/>
          <w:color w:val="9876AA"/>
          <w:sz w:val="20"/>
          <w:szCs w:val="20"/>
        </w:rPr>
        <w:t>slide_in_left</w:t>
      </w:r>
      <w:r w:rsidRPr="00C55495">
        <w:rPr>
          <w:rFonts w:ascii="Gill Sans MT" w:hAnsi="Gill Sans MT"/>
          <w:color w:val="CC7832"/>
          <w:sz w:val="20"/>
          <w:szCs w:val="20"/>
        </w:rPr>
        <w:t xml:space="preserve">, </w:t>
      </w:r>
      <w:r w:rsidRPr="00C55495">
        <w:rPr>
          <w:rFonts w:ascii="Gill Sans MT" w:hAnsi="Gill Sans MT"/>
          <w:sz w:val="20"/>
          <w:szCs w:val="20"/>
        </w:rPr>
        <w:t>R.anim.</w:t>
      </w:r>
      <w:r w:rsidRPr="00C55495">
        <w:rPr>
          <w:rFonts w:ascii="Gill Sans MT" w:hAnsi="Gill Sans MT"/>
          <w:i/>
          <w:iCs/>
          <w:color w:val="9876AA"/>
          <w:sz w:val="20"/>
          <w:szCs w:val="20"/>
        </w:rPr>
        <w:t>slide_out_right</w:t>
      </w:r>
      <w:r w:rsidRPr="00C55495">
        <w:rPr>
          <w:rFonts w:ascii="Gill Sans MT" w:hAnsi="Gill Sans MT"/>
          <w:sz w:val="20"/>
          <w:szCs w:val="20"/>
        </w:rPr>
        <w:t>)</w:t>
      </w:r>
      <w:r w:rsidRPr="00C55495">
        <w:rPr>
          <w:rFonts w:ascii="Gill Sans MT" w:hAnsi="Gill Sans MT"/>
          <w:color w:val="CC7832"/>
          <w:sz w:val="20"/>
          <w:szCs w:val="20"/>
        </w:rPr>
        <w:t>;</w:t>
      </w:r>
      <w:r w:rsidRPr="00C55495">
        <w:rPr>
          <w:rFonts w:ascii="Gill Sans MT" w:hAnsi="Gill Sans MT"/>
          <w:color w:val="CC7832"/>
          <w:sz w:val="20"/>
          <w:szCs w:val="20"/>
        </w:rPr>
        <w:br/>
      </w:r>
      <w:r w:rsidRPr="00C55495">
        <w:rPr>
          <w:rFonts w:ascii="Gill Sans MT" w:hAnsi="Gill Sans MT"/>
          <w:sz w:val="20"/>
          <w:szCs w:val="20"/>
        </w:rPr>
        <w:t>}</w:t>
      </w:r>
    </w:p>
    <w:p w14:paraId="2CBDB11A" w14:textId="77777777" w:rsidR="007D086C" w:rsidRDefault="007D086C" w:rsidP="00DA0E55">
      <w:pPr>
        <w:ind w:firstLine="675"/>
        <w:rPr>
          <w:b/>
          <w:bCs/>
        </w:rPr>
      </w:pPr>
    </w:p>
    <w:p w14:paraId="5A4486DA" w14:textId="0D150125" w:rsidR="007D086C" w:rsidRDefault="007D086C" w:rsidP="007D086C">
      <w:pPr>
        <w:pStyle w:val="Nadpis3"/>
      </w:pPr>
      <w:r>
        <w:lastRenderedPageBreak/>
        <w:t xml:space="preserve">4.1.4 Ostatné </w:t>
      </w:r>
      <w:r w:rsidR="00B8403F">
        <w:t>implementačné detaily</w:t>
      </w:r>
    </w:p>
    <w:p w14:paraId="04FF771C" w14:textId="09D20CDF" w:rsidR="00DA0E55" w:rsidRPr="003037B5" w:rsidRDefault="00776201" w:rsidP="00DA0E55">
      <w:pPr>
        <w:ind w:firstLine="675"/>
      </w:pPr>
      <w:r w:rsidRPr="003037B5">
        <w:rPr>
          <w:b/>
          <w:bCs/>
        </w:rPr>
        <w:t>Preklady</w:t>
      </w:r>
      <w:r w:rsidR="003037B5">
        <w:rPr>
          <w:b/>
          <w:bCs/>
        </w:rPr>
        <w:t xml:space="preserve">: </w:t>
      </w:r>
      <w:r w:rsidR="00DA0E55" w:rsidRPr="003037B5">
        <w:t>Strings.xml v Android aplikáciách slúži na centralizované uchovávanie textových hodnôt a reťazcov, ktoré sa používajú v aplikácii. Jeho hlavnou úlohou je zjednodušiť údržbu, lokalizáciu a referencovateľnosť textových hodnôt v aplikácii. Centralizované uchovávanie textových hodnôt znamená, že všetky textové hodnoty sú uložené v súbore string.xml, čo umožňuje ich jednoduchú správu na jednom mieste. Taktiež umožňuje zoskupovanie textových reťazcov do jedného súboru, čo uľahčuje zmenu, aktualizáciu a údržbu aplikácie. Strings.xml tiež podporuje lokalizáciu aplikácie pre rôzne jazyky a regionálne nastavenia. Pre každý jazyk alebo regionálnu variantu sa môže vytvoriť samostatný súbor string.xml s príslušnými lokalizovanými textovými hodnotami. V kóde aplikácie sa na textové reťazce odkazuje pomocou identifikátorov definovaných v string.xml. Tento prístup zvyšuje čitateľnosť kódu a znižuje riziko chýb pri zmene textových hodnôt.</w:t>
      </w:r>
      <w:r w:rsidRPr="003037B5">
        <w:t xml:space="preserve"> </w:t>
      </w:r>
      <w:r w:rsidR="003037B5" w:rsidRPr="003037B5">
        <w:t>Aktuálne</w:t>
      </w:r>
      <w:r w:rsidRPr="003037B5">
        <w:t xml:space="preserve"> je aplikácia preložená len do anglického jazyka, avšak táto implementácia umožňuje ľahké doplnenie ostatných jazykov.</w:t>
      </w:r>
    </w:p>
    <w:p w14:paraId="20F1E05B" w14:textId="71719179" w:rsidR="00975D09" w:rsidRDefault="00975D09" w:rsidP="003037B5">
      <w:pPr>
        <w:ind w:firstLine="675"/>
        <w:rPr>
          <w:lang w:val="en-US"/>
        </w:rPr>
      </w:pPr>
      <w:r w:rsidRPr="003037B5">
        <w:rPr>
          <w:b/>
          <w:bCs/>
        </w:rPr>
        <w:t>Ikonky</w:t>
      </w:r>
      <w:r w:rsidR="003037B5">
        <w:rPr>
          <w:b/>
          <w:bCs/>
        </w:rPr>
        <w:t xml:space="preserve">: </w:t>
      </w:r>
      <w:r>
        <w:rPr>
          <w:lang w:val="en-US"/>
        </w:rPr>
        <w:t>Pre funkciu ikoniek boli využite preddefinované inkonky z ponuky  vývojového prostredia  Android Studio.</w:t>
      </w:r>
    </w:p>
    <w:p w14:paraId="1BB3E773" w14:textId="431F8310" w:rsidR="00690A0E" w:rsidRDefault="00690A0E" w:rsidP="003037B5">
      <w:pPr>
        <w:ind w:firstLine="675"/>
      </w:pPr>
      <w:r w:rsidRPr="003037B5">
        <w:rPr>
          <w:b/>
          <w:bCs/>
          <w:lang w:val="en-US"/>
        </w:rPr>
        <w:t>Pr</w:t>
      </w:r>
      <w:r w:rsidRPr="003037B5">
        <w:rPr>
          <w:b/>
          <w:bCs/>
        </w:rPr>
        <w:t>áva aplikácie</w:t>
      </w:r>
      <w:r w:rsidR="003037B5">
        <w:rPr>
          <w:b/>
          <w:bCs/>
        </w:rPr>
        <w:t xml:space="preserve">: </w:t>
      </w:r>
      <w:r>
        <w:t>Pre správne fungovanie aplikácie je vyžadovaný prístup na internet. V XML súbore „manifest.xml“ je to definované takto:</w:t>
      </w:r>
    </w:p>
    <w:p w14:paraId="61AA9A65" w14:textId="3933DD46" w:rsidR="00690A0E" w:rsidRPr="00C55495" w:rsidRDefault="00690A0E" w:rsidP="00C55495">
      <w:pPr>
        <w:jc w:val="left"/>
        <w:rPr>
          <w:rFonts w:ascii="Gill Sans MT" w:hAnsi="Gill Sans MT"/>
          <w:color w:val="A9B7C6"/>
          <w:sz w:val="20"/>
          <w:szCs w:val="20"/>
        </w:rPr>
      </w:pPr>
      <w:r w:rsidRPr="00C55495">
        <w:rPr>
          <w:rFonts w:ascii="Gill Sans MT" w:hAnsi="Gill Sans MT"/>
          <w:color w:val="E8BF6A"/>
          <w:sz w:val="20"/>
          <w:szCs w:val="20"/>
        </w:rPr>
        <w:t xml:space="preserve">&lt;uses-permission </w:t>
      </w:r>
      <w:r w:rsidRPr="00C55495">
        <w:rPr>
          <w:rFonts w:ascii="Gill Sans MT" w:hAnsi="Gill Sans MT"/>
          <w:color w:val="9876AA"/>
          <w:sz w:val="20"/>
          <w:szCs w:val="20"/>
        </w:rPr>
        <w:t>android</w:t>
      </w:r>
      <w:r w:rsidRPr="00C55495">
        <w:rPr>
          <w:rFonts w:ascii="Gill Sans MT" w:hAnsi="Gill Sans MT"/>
          <w:color w:val="BABABA"/>
          <w:sz w:val="20"/>
          <w:szCs w:val="20"/>
        </w:rPr>
        <w:t>:name</w:t>
      </w:r>
      <w:r w:rsidRPr="00C55495">
        <w:rPr>
          <w:rFonts w:ascii="Gill Sans MT" w:hAnsi="Gill Sans MT"/>
          <w:sz w:val="20"/>
          <w:szCs w:val="20"/>
        </w:rPr>
        <w:t xml:space="preserve">="android.permission.INTERNET" </w:t>
      </w:r>
      <w:r w:rsidRPr="00C55495">
        <w:rPr>
          <w:rFonts w:ascii="Gill Sans MT" w:hAnsi="Gill Sans MT"/>
          <w:color w:val="E8BF6A"/>
          <w:sz w:val="20"/>
          <w:szCs w:val="20"/>
        </w:rPr>
        <w:t>/&gt;</w:t>
      </w:r>
    </w:p>
    <w:p w14:paraId="6C79A71B" w14:textId="6A6ED38C" w:rsidR="00143477" w:rsidRDefault="00143477" w:rsidP="003037B5">
      <w:r w:rsidRPr="003037B5">
        <w:rPr>
          <w:b/>
          <w:bCs/>
        </w:rPr>
        <w:t>Error handling</w:t>
      </w:r>
      <w:r w:rsidR="003037B5" w:rsidRPr="003037B5">
        <w:rPr>
          <w:b/>
          <w:bCs/>
        </w:rPr>
        <w:t>: V</w:t>
      </w:r>
      <w:r w:rsidRPr="003037B5">
        <w:t> pr</w:t>
      </w:r>
      <w:r>
        <w:t>ípade, že je ktorýkoľvek request neúspešný je zalogovaná daná chyba do logov aplikácie. Pokiaľ sa jedná o nesprávne údaje od používateľa napríklad pri prihlásení, vyskočí používateľovi zodpovedajúca správa. Pokiaľ sa však jedná o chybu v aplikácii napríklad kvôli prístupu na internet, vyskočí nová chybová aktivita „ErrorActivity“</w:t>
      </w:r>
      <w:r w:rsidR="009D6BF4">
        <w:t>, ktorá naviguje na hlavnú aktivitu aplikácie</w:t>
      </w:r>
      <w:r w:rsidR="003037B5">
        <w:t xml:space="preserve"> (obrázok 19)</w:t>
      </w:r>
      <w:r>
        <w:t>.</w:t>
      </w:r>
    </w:p>
    <w:p w14:paraId="4DA65631" w14:textId="190F7614" w:rsidR="00BD326C" w:rsidRPr="00BD326C" w:rsidRDefault="00BD326C" w:rsidP="00BD326C">
      <w:pPr>
        <w:ind w:firstLine="0"/>
      </w:pPr>
      <w:r w:rsidRPr="00BD326C">
        <w:t>Ukážka princípu spracovávania requestov je na obrázku 20.</w:t>
      </w:r>
    </w:p>
    <w:p w14:paraId="069CEFC0" w14:textId="77777777" w:rsidR="00BD326C" w:rsidRPr="00143477" w:rsidRDefault="00BD326C" w:rsidP="003037B5"/>
    <w:p w14:paraId="1771B8CD" w14:textId="77777777" w:rsidR="00D77284" w:rsidRDefault="00143477" w:rsidP="00690A0E">
      <w:pPr>
        <w:ind w:firstLine="0"/>
        <w:rPr>
          <w:lang w:val="en-US"/>
        </w:rPr>
      </w:pPr>
      <w:r w:rsidRPr="00143477">
        <w:rPr>
          <w:noProof/>
          <w:lang w:val="en-US"/>
        </w:rPr>
        <w:lastRenderedPageBreak/>
        <w:drawing>
          <wp:inline distT="0" distB="0" distL="0" distR="0" wp14:anchorId="0BB47521" wp14:editId="361C0344">
            <wp:extent cx="4953000" cy="4134683"/>
            <wp:effectExtent l="0" t="0" r="0" b="0"/>
            <wp:docPr id="665248265" name="Obrázok 1" descr="Obrázok, na ktorom je text, snímka obrazovky, štvorec,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265" name="Obrázok 1" descr="Obrázok, na ktorom je text, snímka obrazovky, štvorec, dizajn&#10;&#10;Automaticky generovaný popis"/>
                    <pic:cNvPicPr/>
                  </pic:nvPicPr>
                  <pic:blipFill>
                    <a:blip r:embed="rId38"/>
                    <a:stretch>
                      <a:fillRect/>
                    </a:stretch>
                  </pic:blipFill>
                  <pic:spPr>
                    <a:xfrm>
                      <a:off x="0" y="0"/>
                      <a:ext cx="4959713" cy="4140287"/>
                    </a:xfrm>
                    <a:prstGeom prst="rect">
                      <a:avLst/>
                    </a:prstGeom>
                  </pic:spPr>
                </pic:pic>
              </a:graphicData>
            </a:graphic>
          </wp:inline>
        </w:drawing>
      </w:r>
    </w:p>
    <w:p w14:paraId="1F0624E9" w14:textId="2C589DD5" w:rsidR="00D77284" w:rsidRDefault="00D77284" w:rsidP="00D77284">
      <w:pPr>
        <w:ind w:firstLine="0"/>
        <w:jc w:val="center"/>
        <w:rPr>
          <w:i/>
          <w:iCs/>
        </w:rPr>
      </w:pPr>
      <w:r w:rsidRPr="00F00774">
        <w:rPr>
          <w:i/>
          <w:iCs/>
        </w:rPr>
        <w:t xml:space="preserve">Obrázok </w:t>
      </w:r>
      <w:r w:rsidR="003037B5" w:rsidRPr="00F00774">
        <w:rPr>
          <w:i/>
          <w:iCs/>
        </w:rPr>
        <w:t>19</w:t>
      </w:r>
      <w:r w:rsidRPr="00F00774">
        <w:rPr>
          <w:i/>
          <w:iCs/>
        </w:rPr>
        <w:t xml:space="preserve"> Ukážka ErrorActivity</w:t>
      </w:r>
    </w:p>
    <w:p w14:paraId="1A3B6BB6" w14:textId="77777777" w:rsidR="00BD326C" w:rsidRPr="00BD326C" w:rsidRDefault="00BD326C" w:rsidP="00D77284">
      <w:pPr>
        <w:ind w:firstLine="0"/>
        <w:jc w:val="center"/>
        <w:rPr>
          <w:i/>
          <w:iCs/>
        </w:rPr>
      </w:pPr>
    </w:p>
    <w:p w14:paraId="0D9238DD" w14:textId="49D5872A" w:rsidR="009D6BF4" w:rsidRDefault="009D6BF4" w:rsidP="009D6BF4">
      <w:pPr>
        <w:pStyle w:val="PredformtovanHTML"/>
        <w:shd w:val="clear" w:color="auto" w:fill="2B2B2B"/>
        <w:rPr>
          <w:color w:val="A9B7C6"/>
        </w:rPr>
      </w:pPr>
      <w:r>
        <w:rPr>
          <w:color w:val="A9B7C6"/>
        </w:rPr>
        <w:t>NetworkManager.</w:t>
      </w:r>
      <w:r>
        <w:rPr>
          <w:i/>
          <w:iCs/>
          <w:color w:val="A9B7C6"/>
        </w:rPr>
        <w:t>performGetRequest</w:t>
      </w:r>
      <w:r>
        <w:rPr>
          <w:color w:val="A9B7C6"/>
        </w:rPr>
        <w:t>(Endpoints.</w:t>
      </w:r>
      <w:r>
        <w:rPr>
          <w:i/>
          <w:iCs/>
          <w:color w:val="9876AA"/>
        </w:rPr>
        <w:t>GET_LISTS</w:t>
      </w:r>
      <w:r>
        <w:rPr>
          <w:color w:val="A9B7C6"/>
        </w:rPr>
        <w:t>.getEndpoint()</w:t>
      </w:r>
      <w:r>
        <w:rPr>
          <w:color w:val="CC7832"/>
        </w:rPr>
        <w:t xml:space="preserve">, </w:t>
      </w:r>
      <w:r>
        <w:rPr>
          <w:color w:val="A9B7C6"/>
        </w:rPr>
        <w:t>queryParams</w:t>
      </w:r>
      <w:r>
        <w:rPr>
          <w:color w:val="CC7832"/>
        </w:rPr>
        <w:t xml:space="preserve">, new </w:t>
      </w:r>
      <w:r>
        <w:rPr>
          <w:color w:val="A9B7C6"/>
        </w:rPr>
        <w:t>NetworkManager.ResultCallback() {</w:t>
      </w:r>
      <w:r>
        <w:rPr>
          <w:color w:val="A9B7C6"/>
        </w:rPr>
        <w:br/>
        <w:t xml:space="preserve">    </w:t>
      </w:r>
      <w:r>
        <w:rPr>
          <w:color w:val="BBB529"/>
        </w:rPr>
        <w:t>@Override</w:t>
      </w:r>
      <w:r>
        <w:rPr>
          <w:color w:val="BBB529"/>
        </w:rPr>
        <w:br/>
        <w:t xml:space="preserve">    </w:t>
      </w:r>
      <w:r>
        <w:rPr>
          <w:color w:val="CC7832"/>
        </w:rPr>
        <w:t xml:space="preserve">public void </w:t>
      </w:r>
      <w:r>
        <w:rPr>
          <w:color w:val="FFC66D"/>
        </w:rPr>
        <w:t>onSuccess</w:t>
      </w:r>
      <w:r>
        <w:rPr>
          <w:color w:val="A9B7C6"/>
        </w:rPr>
        <w:t>(String result) {</w:t>
      </w:r>
      <w:r>
        <w:rPr>
          <w:color w:val="A9B7C6"/>
        </w:rPr>
        <w:br/>
        <w:t xml:space="preserve">        runOnUiThread(() -&gt; {</w:t>
      </w:r>
      <w:r>
        <w:rPr>
          <w:color w:val="A9B7C6"/>
        </w:rPr>
        <w:br/>
        <w:t xml:space="preserve">            </w:t>
      </w:r>
      <w:r>
        <w:rPr>
          <w:color w:val="CC7832"/>
        </w:rPr>
        <w:t xml:space="preserve">try </w:t>
      </w:r>
      <w:r>
        <w:rPr>
          <w:color w:val="A9B7C6"/>
        </w:rPr>
        <w:t>{</w:t>
      </w:r>
      <w:r>
        <w:rPr>
          <w:color w:val="A9B7C6"/>
        </w:rPr>
        <w:br/>
        <w:t xml:space="preserve">            </w:t>
      </w:r>
      <w:r>
        <w:rPr>
          <w:color w:val="A9B7C6"/>
        </w:rPr>
        <w:tab/>
      </w:r>
      <w:r>
        <w:rPr>
          <w:color w:val="CC7832"/>
        </w:rPr>
        <w:br/>
        <w:t xml:space="preserve">            </w:t>
      </w:r>
      <w:r>
        <w:rPr>
          <w:color w:val="A9B7C6"/>
        </w:rPr>
        <w:t xml:space="preserve">} </w:t>
      </w:r>
      <w:r>
        <w:rPr>
          <w:color w:val="CC7832"/>
        </w:rPr>
        <w:t xml:space="preserve">catch </w:t>
      </w:r>
      <w:r>
        <w:rPr>
          <w:color w:val="A9B7C6"/>
        </w:rPr>
        <w:t>(Exception e) {</w:t>
      </w:r>
      <w:r>
        <w:rPr>
          <w:color w:val="A9B7C6"/>
        </w:rPr>
        <w:br/>
        <w:t xml:space="preserve">                Toast.</w:t>
      </w:r>
      <w:r>
        <w:rPr>
          <w:i/>
          <w:iCs/>
          <w:color w:val="A9B7C6"/>
        </w:rPr>
        <w:t>makeText</w:t>
      </w:r>
      <w:r>
        <w:rPr>
          <w:color w:val="A9B7C6"/>
        </w:rPr>
        <w:t>(MainActivity.</w:t>
      </w:r>
      <w:r>
        <w:rPr>
          <w:color w:val="CC7832"/>
        </w:rPr>
        <w:t xml:space="preserve">this, </w:t>
      </w:r>
      <w:r>
        <w:rPr>
          <w:color w:val="6A8759"/>
        </w:rPr>
        <w:t>"Get list error"</w:t>
      </w:r>
      <w:r>
        <w:rPr>
          <w:color w:val="CC7832"/>
        </w:rPr>
        <w:t xml:space="preserve">, </w:t>
      </w:r>
      <w:r>
        <w:rPr>
          <w:color w:val="A9B7C6"/>
        </w:rPr>
        <w:t>Toast.</w:t>
      </w:r>
      <w:r>
        <w:rPr>
          <w:i/>
          <w:iCs/>
          <w:color w:val="9876AA"/>
        </w:rPr>
        <w:t>LENGTH_LONG</w:t>
      </w:r>
      <w:r>
        <w:rPr>
          <w:color w:val="A9B7C6"/>
        </w:rPr>
        <w:t>).show()</w:t>
      </w:r>
      <w:r>
        <w:rPr>
          <w:color w:val="CC7832"/>
        </w:rPr>
        <w:t>;</w:t>
      </w:r>
      <w:r>
        <w:rPr>
          <w:color w:val="CC7832"/>
        </w:rPr>
        <w:br/>
        <w:t xml:space="preserve">                </w:t>
      </w:r>
      <w:r>
        <w:rPr>
          <w:color w:val="A9B7C6"/>
        </w:rPr>
        <w:t>Log.</w:t>
      </w:r>
      <w:r>
        <w:rPr>
          <w:i/>
          <w:iCs/>
          <w:color w:val="A9B7C6"/>
        </w:rPr>
        <w:t>e</w:t>
      </w:r>
      <w:r>
        <w:rPr>
          <w:color w:val="A9B7C6"/>
        </w:rPr>
        <w:t>(</w:t>
      </w:r>
      <w:r>
        <w:rPr>
          <w:color w:val="6A8759"/>
        </w:rPr>
        <w:t>"GET LIST REQUEST"</w:t>
      </w:r>
      <w:r>
        <w:rPr>
          <w:color w:val="CC7832"/>
        </w:rPr>
        <w:t xml:space="preserve">, </w:t>
      </w:r>
      <w:r>
        <w:rPr>
          <w:color w:val="6A8759"/>
        </w:rPr>
        <w:t>"Error parsing JSON"</w:t>
      </w:r>
      <w:r>
        <w:rPr>
          <w:color w:val="CC7832"/>
        </w:rPr>
        <w:t xml:space="preserve">, </w:t>
      </w:r>
      <w:r>
        <w:rPr>
          <w:color w:val="A9B7C6"/>
        </w:rPr>
        <w:t>e)</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onError</w:t>
      </w:r>
      <w:r>
        <w:rPr>
          <w:color w:val="A9B7C6"/>
        </w:rPr>
        <w:t>(String error) {</w:t>
      </w:r>
      <w:r>
        <w:rPr>
          <w:color w:val="A9B7C6"/>
        </w:rPr>
        <w:br/>
        <w:t xml:space="preserve">        runOnUiThread(() -&gt; {</w:t>
      </w:r>
      <w:r>
        <w:rPr>
          <w:color w:val="A9B7C6"/>
        </w:rPr>
        <w:br/>
        <w:t xml:space="preserve">            Toast.</w:t>
      </w:r>
      <w:r>
        <w:rPr>
          <w:i/>
          <w:iCs/>
          <w:color w:val="A9B7C6"/>
        </w:rPr>
        <w:t>makeText</w:t>
      </w:r>
      <w:r>
        <w:rPr>
          <w:color w:val="A9B7C6"/>
        </w:rPr>
        <w:t>(MainActivity.</w:t>
      </w:r>
      <w:r>
        <w:rPr>
          <w:color w:val="CC7832"/>
        </w:rPr>
        <w:t xml:space="preserve">this, </w:t>
      </w:r>
      <w:r>
        <w:rPr>
          <w:color w:val="6A8759"/>
        </w:rPr>
        <w:t>"Get list error"</w:t>
      </w:r>
      <w:r>
        <w:rPr>
          <w:color w:val="CC7832"/>
        </w:rPr>
        <w:t xml:space="preserve">, </w:t>
      </w:r>
      <w:r>
        <w:rPr>
          <w:color w:val="A9B7C6"/>
        </w:rPr>
        <w:t>Toast.</w:t>
      </w:r>
      <w:r>
        <w:rPr>
          <w:i/>
          <w:iCs/>
          <w:color w:val="9876AA"/>
        </w:rPr>
        <w:t>LENGTH_LONG</w:t>
      </w:r>
      <w:r>
        <w:rPr>
          <w:color w:val="A9B7C6"/>
        </w:rPr>
        <w:t>).show()</w:t>
      </w:r>
      <w:r>
        <w:rPr>
          <w:color w:val="CC7832"/>
        </w:rPr>
        <w:t>;</w:t>
      </w:r>
      <w:r>
        <w:rPr>
          <w:color w:val="CC7832"/>
        </w:rPr>
        <w:br/>
        <w:t xml:space="preserve">            </w:t>
      </w:r>
      <w:r>
        <w:rPr>
          <w:color w:val="A9B7C6"/>
        </w:rPr>
        <w:t>Log.</w:t>
      </w:r>
      <w:r>
        <w:rPr>
          <w:i/>
          <w:iCs/>
          <w:color w:val="A9B7C6"/>
        </w:rPr>
        <w:t>e</w:t>
      </w:r>
      <w:r>
        <w:rPr>
          <w:color w:val="A9B7C6"/>
        </w:rPr>
        <w:t>(</w:t>
      </w:r>
      <w:r>
        <w:rPr>
          <w:color w:val="6A8759"/>
        </w:rPr>
        <w:t>"GET LIST REQUEST"</w:t>
      </w:r>
      <w:r>
        <w:rPr>
          <w:color w:val="CC7832"/>
        </w:rPr>
        <w:t xml:space="preserve">, </w:t>
      </w:r>
      <w:r>
        <w:rPr>
          <w:color w:val="B389C5"/>
        </w:rPr>
        <w:t>error</w:t>
      </w:r>
      <w:r>
        <w:rPr>
          <w:color w:val="A9B7C6"/>
        </w:rPr>
        <w:t>)</w:t>
      </w:r>
      <w:r>
        <w:rPr>
          <w:color w:val="CC7832"/>
        </w:rPr>
        <w:t>;</w:t>
      </w:r>
      <w:r>
        <w:rPr>
          <w:color w:val="CC7832"/>
        </w:rPr>
        <w:br/>
        <w:t xml:space="preserve">            </w:t>
      </w:r>
      <w:r>
        <w:rPr>
          <w:color w:val="A9B7C6"/>
        </w:rPr>
        <w:t xml:space="preserve">Intent errorIntent = </w:t>
      </w:r>
      <w:r>
        <w:rPr>
          <w:color w:val="CC7832"/>
        </w:rPr>
        <w:t xml:space="preserve">new </w:t>
      </w:r>
      <w:r>
        <w:rPr>
          <w:color w:val="A9B7C6"/>
        </w:rPr>
        <w:t>Intent(MainActivity.</w:t>
      </w:r>
      <w:r>
        <w:rPr>
          <w:color w:val="CC7832"/>
        </w:rPr>
        <w:t xml:space="preserve">this, </w:t>
      </w:r>
      <w:r>
        <w:rPr>
          <w:color w:val="A9B7C6"/>
        </w:rPr>
        <w:t>ErrorActivity.</w:t>
      </w:r>
      <w:r>
        <w:rPr>
          <w:color w:val="CC7832"/>
        </w:rPr>
        <w:t>class</w:t>
      </w:r>
      <w:r>
        <w:rPr>
          <w:color w:val="A9B7C6"/>
        </w:rPr>
        <w:t>)</w:t>
      </w:r>
      <w:r>
        <w:rPr>
          <w:color w:val="CC7832"/>
        </w:rPr>
        <w:t>;</w:t>
      </w:r>
      <w:r>
        <w:rPr>
          <w:color w:val="CC7832"/>
        </w:rPr>
        <w:br/>
        <w:t xml:space="preserve">            </w:t>
      </w:r>
      <w:r>
        <w:rPr>
          <w:color w:val="A9B7C6"/>
        </w:rPr>
        <w:t>startActivity(errorIntent)</w:t>
      </w:r>
      <w:r>
        <w:rPr>
          <w:color w:val="CC7832"/>
        </w:rPr>
        <w:t>;</w:t>
      </w:r>
      <w:r>
        <w:rPr>
          <w:color w:val="CC7832"/>
        </w:rPr>
        <w:br/>
        <w:t xml:space="preserve">            </w:t>
      </w:r>
      <w:r>
        <w:rPr>
          <w:color w:val="A9B7C6"/>
        </w:rPr>
        <w:t>finish()</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p>
    <w:p w14:paraId="6BB616E6" w14:textId="49739C7F" w:rsidR="00BD326C" w:rsidRPr="00F00774" w:rsidRDefault="00BD326C" w:rsidP="00BD326C">
      <w:pPr>
        <w:ind w:firstLine="0"/>
        <w:jc w:val="center"/>
        <w:rPr>
          <w:i/>
          <w:iCs/>
        </w:rPr>
      </w:pPr>
      <w:r w:rsidRPr="00F00774">
        <w:rPr>
          <w:i/>
          <w:iCs/>
        </w:rPr>
        <w:t>Obrázok 20 Ukážka princípu spracovávania requestov</w:t>
      </w:r>
    </w:p>
    <w:p w14:paraId="59C2AA4A" w14:textId="1BCAB071" w:rsidR="00640E88" w:rsidRPr="00CC48BC" w:rsidRDefault="004742D5" w:rsidP="004742D5">
      <w:pPr>
        <w:pStyle w:val="Nadpis3"/>
        <w:rPr>
          <w:highlight w:val="lightGray"/>
        </w:rPr>
      </w:pPr>
      <w:r w:rsidRPr="00CC48BC">
        <w:rPr>
          <w:highlight w:val="lightGray"/>
        </w:rPr>
        <w:lastRenderedPageBreak/>
        <w:t xml:space="preserve">4.1.5 </w:t>
      </w:r>
      <w:r w:rsidR="00640E88" w:rsidRPr="00CC48BC">
        <w:rPr>
          <w:highlight w:val="lightGray"/>
        </w:rPr>
        <w:t>Možné vylepšenia</w:t>
      </w:r>
    </w:p>
    <w:p w14:paraId="3D1D52D5" w14:textId="3BC5F04B" w:rsidR="00041B1A" w:rsidRPr="00CC48BC" w:rsidRDefault="00B23317" w:rsidP="00966095">
      <w:pPr>
        <w:ind w:firstLine="360"/>
        <w:rPr>
          <w:highlight w:val="lightGray"/>
        </w:rPr>
      </w:pPr>
      <w:r w:rsidRPr="00CC48BC">
        <w:rPr>
          <w:highlight w:val="lightGray"/>
        </w:rPr>
        <w:t>Boli navrhnutú tieto vylepšenia, ktoré by aplikáciu zlepšili:</w:t>
      </w:r>
    </w:p>
    <w:p w14:paraId="3795A638" w14:textId="672E3A28" w:rsidR="00640E88" w:rsidRPr="00CC48BC" w:rsidRDefault="00BD326C" w:rsidP="00BD326C">
      <w:pPr>
        <w:pStyle w:val="Odrazky"/>
        <w:numPr>
          <w:ilvl w:val="0"/>
          <w:numId w:val="53"/>
        </w:numPr>
        <w:rPr>
          <w:highlight w:val="lightGray"/>
        </w:rPr>
      </w:pPr>
      <w:r w:rsidRPr="00CC48BC">
        <w:rPr>
          <w:highlight w:val="lightGray"/>
        </w:rPr>
        <w:t>pridanie práv používateľom</w:t>
      </w:r>
      <w:r w:rsidR="004B3139" w:rsidRPr="00CC48BC">
        <w:rPr>
          <w:highlight w:val="lightGray"/>
        </w:rPr>
        <w:t xml:space="preserve"> – každému používateľovi pri pozvánke uviesť k akým právam má prístup (napr. mazanie zoznamu, úprava zoznamu, čítanie zoznamu),</w:t>
      </w:r>
    </w:p>
    <w:p w14:paraId="659D1DA9" w14:textId="32B7FAAF" w:rsidR="00640E88" w:rsidRPr="00CC48BC" w:rsidRDefault="00BD326C" w:rsidP="00BD326C">
      <w:pPr>
        <w:pStyle w:val="Odrazky"/>
        <w:numPr>
          <w:ilvl w:val="0"/>
          <w:numId w:val="53"/>
        </w:numPr>
        <w:rPr>
          <w:highlight w:val="lightGray"/>
        </w:rPr>
      </w:pPr>
      <w:r w:rsidRPr="00CC48BC">
        <w:rPr>
          <w:highlight w:val="lightGray"/>
        </w:rPr>
        <w:t>zabezpečenie http metód</w:t>
      </w:r>
      <w:r w:rsidR="009D78A3" w:rsidRPr="00CC48BC">
        <w:rPr>
          <w:highlight w:val="lightGray"/>
        </w:rPr>
        <w:t xml:space="preserve"> </w:t>
      </w:r>
      <w:r w:rsidR="00862251" w:rsidRPr="00CC48BC">
        <w:rPr>
          <w:highlight w:val="lightGray"/>
        </w:rPr>
        <w:t>–</w:t>
      </w:r>
      <w:r w:rsidR="009D78A3" w:rsidRPr="00CC48BC">
        <w:rPr>
          <w:highlight w:val="lightGray"/>
        </w:rPr>
        <w:t xml:space="preserve"> </w:t>
      </w:r>
      <w:r w:rsidR="00862251" w:rsidRPr="00CC48BC">
        <w:rPr>
          <w:highlight w:val="lightGray"/>
        </w:rPr>
        <w:t>aktuálne riešenie HTTP metód nie je úplne zabezpečené</w:t>
      </w:r>
      <w:r w:rsidRPr="00CC48BC">
        <w:rPr>
          <w:highlight w:val="lightGray"/>
        </w:rPr>
        <w:t>,</w:t>
      </w:r>
      <w:r w:rsidR="00862251" w:rsidRPr="00CC48BC">
        <w:rPr>
          <w:highlight w:val="lightGray"/>
        </w:rPr>
        <w:t xml:space="preserve"> a ľahko sa dajú zneužiť zmenení dát pomocou POST metód a odchytenie dát pomocou GET metód</w:t>
      </w:r>
    </w:p>
    <w:p w14:paraId="361CB6AA" w14:textId="1EE0BF93" w:rsidR="00640E88" w:rsidRPr="00CC48BC" w:rsidRDefault="00BD326C" w:rsidP="00BD326C">
      <w:pPr>
        <w:pStyle w:val="Odrazky"/>
        <w:numPr>
          <w:ilvl w:val="0"/>
          <w:numId w:val="53"/>
        </w:numPr>
        <w:rPr>
          <w:highlight w:val="lightGray"/>
        </w:rPr>
      </w:pPr>
      <w:r w:rsidRPr="00CC48BC">
        <w:rPr>
          <w:highlight w:val="lightGray"/>
        </w:rPr>
        <w:t>notifikácie</w:t>
      </w:r>
      <w:r w:rsidR="009E0737" w:rsidRPr="00CC48BC">
        <w:rPr>
          <w:highlight w:val="lightGray"/>
        </w:rPr>
        <w:t xml:space="preserve"> – implementácia zabudovaných Android notifikácii keď sa zmení status položky zoznamu, ku ktorému má užívateľ prístup</w:t>
      </w:r>
      <w:r w:rsidRPr="00CC48BC">
        <w:rPr>
          <w:highlight w:val="lightGray"/>
        </w:rPr>
        <w:t>,</w:t>
      </w:r>
    </w:p>
    <w:p w14:paraId="57803ABF" w14:textId="0AE0017A" w:rsidR="008624FE" w:rsidRPr="00CC48BC" w:rsidRDefault="00BD326C" w:rsidP="00BD326C">
      <w:pPr>
        <w:pStyle w:val="Odrazky"/>
        <w:numPr>
          <w:ilvl w:val="0"/>
          <w:numId w:val="53"/>
        </w:numPr>
        <w:rPr>
          <w:highlight w:val="lightGray"/>
        </w:rPr>
      </w:pPr>
      <w:r w:rsidRPr="00CC48BC">
        <w:rPr>
          <w:highlight w:val="lightGray"/>
        </w:rPr>
        <w:t>podpora viacerých jazykov,</w:t>
      </w:r>
    </w:p>
    <w:p w14:paraId="1FD969EC" w14:textId="7078A332" w:rsidR="008624FE" w:rsidRPr="00CC48BC" w:rsidRDefault="00BD326C" w:rsidP="00BD326C">
      <w:pPr>
        <w:pStyle w:val="Odrazky"/>
        <w:numPr>
          <w:ilvl w:val="0"/>
          <w:numId w:val="53"/>
        </w:numPr>
        <w:rPr>
          <w:highlight w:val="lightGray"/>
        </w:rPr>
      </w:pPr>
      <w:r w:rsidRPr="00CC48BC">
        <w:rPr>
          <w:highlight w:val="lightGray"/>
        </w:rPr>
        <w:t>práca v offline režime</w:t>
      </w:r>
      <w:r w:rsidR="00F604E9" w:rsidRPr="00CC48BC">
        <w:rPr>
          <w:highlight w:val="lightGray"/>
        </w:rPr>
        <w:t xml:space="preserve"> – zahŕňalo by to vytvorenie lokálnej databázy aj na strane Android aplikácie (SQLite), ktorá by sa pravidelne synchronizovala s dátami na serveri</w:t>
      </w:r>
      <w:r w:rsidRPr="00CC48BC">
        <w:rPr>
          <w:highlight w:val="lightGray"/>
        </w:rPr>
        <w:t>.</w:t>
      </w:r>
    </w:p>
    <w:p w14:paraId="2948E1A1" w14:textId="77777777" w:rsidR="00127CC6" w:rsidRDefault="00127CC6" w:rsidP="00021DA2">
      <w:pPr>
        <w:pStyle w:val="Odrazky"/>
        <w:ind w:left="360"/>
      </w:pPr>
    </w:p>
    <w:p w14:paraId="46831FAB" w14:textId="797E48FF" w:rsidR="002661D7" w:rsidRDefault="001334E1" w:rsidP="002661D7">
      <w:pPr>
        <w:pStyle w:val="Nadpis2"/>
        <w:ind w:left="675" w:hanging="675"/>
      </w:pPr>
      <w:bookmarkStart w:id="120" w:name="_Toc162902757"/>
      <w:bookmarkStart w:id="121" w:name="_Toc309047447"/>
      <w:bookmarkStart w:id="122" w:name="_Toc309047493"/>
      <w:bookmarkStart w:id="123" w:name="_Toc309047610"/>
      <w:bookmarkStart w:id="124" w:name="_Toc339279025"/>
      <w:r>
        <w:t>4.2</w:t>
      </w:r>
      <w:r>
        <w:tab/>
        <w:t>T</w:t>
      </w:r>
      <w:r w:rsidR="002661D7">
        <w:t>estovanie Aplikácie</w:t>
      </w:r>
      <w:bookmarkEnd w:id="120"/>
    </w:p>
    <w:p w14:paraId="4DC62809" w14:textId="45FAB15E" w:rsidR="002661D7" w:rsidRDefault="002661D7" w:rsidP="002661D7">
      <w:r w:rsidRPr="002661D7">
        <w:t xml:space="preserve">Testovanie aplikácie je kritickým krokom v procese vývoja softvéru, ktorý má za cieľ zistiť a overiť, či aplikácia funguje správne a spĺňa požiadavky a očakávania používateľov. </w:t>
      </w:r>
      <w:r>
        <w:t>Testovanie aplikácie prebiehalo už pri samotnom vývoji aplikácii, kde sa odhalilo najväčšie množstvo chýb. Taktiež sa testovania zúčastnili osoby, ktoré nezasahovali do vývoja aplikácie.</w:t>
      </w:r>
    </w:p>
    <w:p w14:paraId="73FEA7FC" w14:textId="68BEDBF7" w:rsidR="001A3FBA" w:rsidRDefault="002661D7" w:rsidP="001334E1">
      <w:pPr>
        <w:pStyle w:val="Nadpis3"/>
        <w:numPr>
          <w:ilvl w:val="2"/>
          <w:numId w:val="54"/>
        </w:numPr>
      </w:pPr>
      <w:bookmarkStart w:id="125" w:name="_Toc162902758"/>
      <w:r>
        <w:t>Testovacie prípady</w:t>
      </w:r>
      <w:bookmarkEnd w:id="125"/>
    </w:p>
    <w:p w14:paraId="38F09EFB" w14:textId="6650F219" w:rsidR="00F10D08" w:rsidRPr="001334E1" w:rsidRDefault="00F10D08" w:rsidP="00F10D08">
      <w:pPr>
        <w:ind w:firstLine="0"/>
        <w:rPr>
          <w:i/>
          <w:iCs/>
        </w:rPr>
      </w:pPr>
      <w:r w:rsidRPr="004742D5">
        <w:rPr>
          <w:i/>
          <w:iCs/>
        </w:rPr>
        <w:t>Tabuľa Testovacie prípady</w:t>
      </w:r>
    </w:p>
    <w:tbl>
      <w:tblPr>
        <w:tblStyle w:val="Mriekatabuky"/>
        <w:tblW w:w="0" w:type="auto"/>
        <w:tblLook w:val="04A0" w:firstRow="1" w:lastRow="0" w:firstColumn="1" w:lastColumn="0" w:noHBand="0" w:noVBand="1"/>
      </w:tblPr>
      <w:tblGrid>
        <w:gridCol w:w="6799"/>
        <w:gridCol w:w="1695"/>
      </w:tblGrid>
      <w:tr w:rsidR="00DC6529" w:rsidRPr="00DD4A12" w14:paraId="05754D08" w14:textId="1893D07E" w:rsidTr="00DC6529">
        <w:tc>
          <w:tcPr>
            <w:tcW w:w="6799" w:type="dxa"/>
          </w:tcPr>
          <w:p w14:paraId="22D5F719" w14:textId="77777777" w:rsidR="00DC6529" w:rsidRPr="00DD4A12" w:rsidRDefault="00DC6529" w:rsidP="00ED1E05">
            <w:pPr>
              <w:ind w:firstLine="0"/>
            </w:pPr>
            <w:r w:rsidRPr="00DD4A12">
              <w:t>Ako používateľ chcem mať možnosť registrovať sa</w:t>
            </w:r>
          </w:p>
        </w:tc>
        <w:tc>
          <w:tcPr>
            <w:tcW w:w="1695" w:type="dxa"/>
          </w:tcPr>
          <w:p w14:paraId="79B24371" w14:textId="7DAEEC33" w:rsidR="00DC6529" w:rsidRPr="00DD4A12" w:rsidRDefault="00DC6529" w:rsidP="00ED1E05">
            <w:pPr>
              <w:ind w:firstLine="0"/>
            </w:pPr>
            <w:r>
              <w:t>Správne</w:t>
            </w:r>
          </w:p>
        </w:tc>
      </w:tr>
      <w:tr w:rsidR="00DC6529" w:rsidRPr="00DD4A12" w14:paraId="271F6C8F" w14:textId="46D245CE" w:rsidTr="00DC6529">
        <w:tc>
          <w:tcPr>
            <w:tcW w:w="6799" w:type="dxa"/>
          </w:tcPr>
          <w:p w14:paraId="55AE9F3B" w14:textId="77777777" w:rsidR="00DC6529" w:rsidRPr="00DD4A12" w:rsidRDefault="00DC6529" w:rsidP="00ED1E05">
            <w:pPr>
              <w:ind w:firstLine="0"/>
            </w:pPr>
            <w:r w:rsidRPr="00DD4A12">
              <w:t>Ako používateľ chcem mať možnosť prihlásiť sa</w:t>
            </w:r>
          </w:p>
        </w:tc>
        <w:tc>
          <w:tcPr>
            <w:tcW w:w="1695" w:type="dxa"/>
          </w:tcPr>
          <w:p w14:paraId="0BCCBE24" w14:textId="26D95618" w:rsidR="00DC6529" w:rsidRPr="00DD4A12" w:rsidRDefault="00DC6529" w:rsidP="00ED1E05">
            <w:pPr>
              <w:ind w:firstLine="0"/>
            </w:pPr>
            <w:r>
              <w:t>Správne</w:t>
            </w:r>
          </w:p>
        </w:tc>
      </w:tr>
      <w:tr w:rsidR="00DC6529" w:rsidRPr="00DD4A12" w14:paraId="2214C3BF" w14:textId="48A7176F" w:rsidTr="00DC6529">
        <w:tc>
          <w:tcPr>
            <w:tcW w:w="6799" w:type="dxa"/>
          </w:tcPr>
          <w:p w14:paraId="5CAE342F" w14:textId="77777777" w:rsidR="00DC6529" w:rsidRPr="00DD4A12" w:rsidRDefault="00DC6529" w:rsidP="00ED1E05">
            <w:pPr>
              <w:ind w:firstLine="0"/>
            </w:pPr>
            <w:r w:rsidRPr="00DD4A12">
              <w:t>Ako používateľ chcem mať možnosť vytvoriť nákupný zoznam</w:t>
            </w:r>
          </w:p>
        </w:tc>
        <w:tc>
          <w:tcPr>
            <w:tcW w:w="1695" w:type="dxa"/>
          </w:tcPr>
          <w:p w14:paraId="4D3AEB8B" w14:textId="245543EC" w:rsidR="00DC6529" w:rsidRPr="00DD4A12" w:rsidRDefault="00DC6529" w:rsidP="00ED1E05">
            <w:pPr>
              <w:ind w:firstLine="0"/>
            </w:pPr>
            <w:r>
              <w:t>Správne</w:t>
            </w:r>
          </w:p>
        </w:tc>
      </w:tr>
      <w:tr w:rsidR="00DC6529" w:rsidRPr="00DD4A12" w14:paraId="6AD85A2D" w14:textId="686B14C0" w:rsidTr="00DC6529">
        <w:tc>
          <w:tcPr>
            <w:tcW w:w="6799" w:type="dxa"/>
          </w:tcPr>
          <w:p w14:paraId="30168425" w14:textId="77777777" w:rsidR="00DC6529" w:rsidRPr="00DD4A12" w:rsidRDefault="00DC6529" w:rsidP="00ED1E05">
            <w:pPr>
              <w:ind w:firstLine="0"/>
            </w:pPr>
            <w:r w:rsidRPr="00DD4A12">
              <w:t>Ako používateľ chcem mať možnosť editovať nákupný zoznam</w:t>
            </w:r>
          </w:p>
        </w:tc>
        <w:tc>
          <w:tcPr>
            <w:tcW w:w="1695" w:type="dxa"/>
          </w:tcPr>
          <w:p w14:paraId="6F08011C" w14:textId="761B71CC" w:rsidR="00DC6529" w:rsidRPr="00DD4A12" w:rsidRDefault="00DC6529" w:rsidP="00ED1E05">
            <w:pPr>
              <w:ind w:firstLine="0"/>
            </w:pPr>
            <w:r>
              <w:t>Správne</w:t>
            </w:r>
          </w:p>
        </w:tc>
      </w:tr>
      <w:tr w:rsidR="00DC6529" w:rsidRPr="00DD4A12" w14:paraId="1018BC2F" w14:textId="211F7693" w:rsidTr="00DC6529">
        <w:tc>
          <w:tcPr>
            <w:tcW w:w="6799" w:type="dxa"/>
          </w:tcPr>
          <w:p w14:paraId="23A1C53F" w14:textId="77777777" w:rsidR="00DC6529" w:rsidRPr="00DD4A12" w:rsidRDefault="00DC6529" w:rsidP="00ED1E05">
            <w:pPr>
              <w:ind w:firstLine="0"/>
            </w:pPr>
            <w:r w:rsidRPr="00DD4A12">
              <w:t>Ako používateľ chcem mať možnosť zmazať  nákupný zoznam</w:t>
            </w:r>
          </w:p>
        </w:tc>
        <w:tc>
          <w:tcPr>
            <w:tcW w:w="1695" w:type="dxa"/>
          </w:tcPr>
          <w:p w14:paraId="4F14B25A" w14:textId="15E9A0BD" w:rsidR="00DC6529" w:rsidRPr="00DD4A12" w:rsidRDefault="00DC6529" w:rsidP="00ED1E05">
            <w:pPr>
              <w:ind w:firstLine="0"/>
            </w:pPr>
            <w:r>
              <w:t>Správne</w:t>
            </w:r>
          </w:p>
        </w:tc>
      </w:tr>
      <w:tr w:rsidR="00DC6529" w:rsidRPr="00DD4A12" w14:paraId="7820F0DD" w14:textId="680B1570" w:rsidTr="00DC6529">
        <w:tc>
          <w:tcPr>
            <w:tcW w:w="6799" w:type="dxa"/>
          </w:tcPr>
          <w:p w14:paraId="0B8B3FF2" w14:textId="77777777" w:rsidR="00DC6529" w:rsidRPr="00DD4A12" w:rsidRDefault="00DC6529" w:rsidP="00ED1E05">
            <w:pPr>
              <w:ind w:firstLine="0"/>
            </w:pPr>
            <w:r w:rsidRPr="00DD4A12">
              <w:t>Ako používateľ chcem mať možnosť zdieľať nákupný zoznam</w:t>
            </w:r>
          </w:p>
        </w:tc>
        <w:tc>
          <w:tcPr>
            <w:tcW w:w="1695" w:type="dxa"/>
          </w:tcPr>
          <w:p w14:paraId="0C42555D" w14:textId="3EC82F6D" w:rsidR="00DC6529" w:rsidRPr="00DD4A12" w:rsidRDefault="00DC6529" w:rsidP="00ED1E05">
            <w:pPr>
              <w:ind w:firstLine="0"/>
            </w:pPr>
            <w:r>
              <w:t>Správne</w:t>
            </w:r>
          </w:p>
        </w:tc>
      </w:tr>
      <w:tr w:rsidR="00DC6529" w:rsidRPr="00DD4A12" w14:paraId="674F5C1F" w14:textId="67D184EF" w:rsidTr="00DC6529">
        <w:tc>
          <w:tcPr>
            <w:tcW w:w="6799" w:type="dxa"/>
          </w:tcPr>
          <w:p w14:paraId="07FBF0BE" w14:textId="77777777" w:rsidR="00DC6529" w:rsidRPr="00DD4A12" w:rsidRDefault="00DC6529" w:rsidP="00ED1E05">
            <w:pPr>
              <w:ind w:firstLine="0"/>
            </w:pPr>
            <w:r w:rsidRPr="00DD4A12">
              <w:t>Ako používateľ chcem mať možnosť vytvoriť kategóriu alebo podkategóriu v nákupnom zozname</w:t>
            </w:r>
          </w:p>
        </w:tc>
        <w:tc>
          <w:tcPr>
            <w:tcW w:w="1695" w:type="dxa"/>
          </w:tcPr>
          <w:p w14:paraId="6BE5AED8" w14:textId="20D04E5A" w:rsidR="00DC6529" w:rsidRPr="00DD4A12" w:rsidRDefault="00DC6529" w:rsidP="00ED1E05">
            <w:pPr>
              <w:ind w:firstLine="0"/>
            </w:pPr>
            <w:r>
              <w:t>Správne</w:t>
            </w:r>
          </w:p>
        </w:tc>
      </w:tr>
      <w:tr w:rsidR="00DC6529" w:rsidRPr="00DD4A12" w14:paraId="08007917" w14:textId="6571957E" w:rsidTr="00DC6529">
        <w:tc>
          <w:tcPr>
            <w:tcW w:w="6799" w:type="dxa"/>
          </w:tcPr>
          <w:p w14:paraId="668E9BEB" w14:textId="77777777" w:rsidR="00DC6529" w:rsidRPr="00DD4A12" w:rsidRDefault="00DC6529" w:rsidP="00ED1E05">
            <w:pPr>
              <w:ind w:firstLine="0"/>
            </w:pPr>
            <w:r w:rsidRPr="00DD4A12">
              <w:lastRenderedPageBreak/>
              <w:t>Ako používateľ chcem mať možnosť zmazať kategóriu alebo podkategóriu v nákupnom zozname</w:t>
            </w:r>
          </w:p>
        </w:tc>
        <w:tc>
          <w:tcPr>
            <w:tcW w:w="1695" w:type="dxa"/>
          </w:tcPr>
          <w:p w14:paraId="5180FAE2" w14:textId="725A9FCB" w:rsidR="00DC6529" w:rsidRPr="00DD4A12" w:rsidRDefault="00DC6529" w:rsidP="00ED1E05">
            <w:pPr>
              <w:ind w:firstLine="0"/>
            </w:pPr>
            <w:r>
              <w:t>Správne</w:t>
            </w:r>
          </w:p>
        </w:tc>
      </w:tr>
      <w:tr w:rsidR="00DC6529" w:rsidRPr="00DD4A12" w14:paraId="64D34FF9" w14:textId="5C259075" w:rsidTr="00DC6529">
        <w:tc>
          <w:tcPr>
            <w:tcW w:w="6799" w:type="dxa"/>
          </w:tcPr>
          <w:p w14:paraId="3EC348F9" w14:textId="77777777" w:rsidR="00DC6529" w:rsidRPr="00DD4A12" w:rsidRDefault="00DC6529" w:rsidP="00ED1E05">
            <w:pPr>
              <w:ind w:firstLine="0"/>
            </w:pPr>
            <w:r w:rsidRPr="00DD4A12">
              <w:t>Ako používateľ chcem mať možnosť editovať kategóriu alebo podkategóriu v nákupnom zozname</w:t>
            </w:r>
          </w:p>
        </w:tc>
        <w:tc>
          <w:tcPr>
            <w:tcW w:w="1695" w:type="dxa"/>
          </w:tcPr>
          <w:p w14:paraId="2823C8F9" w14:textId="19B12B6E" w:rsidR="00DC6529" w:rsidRPr="00DD4A12" w:rsidRDefault="00DC6529" w:rsidP="00ED1E05">
            <w:pPr>
              <w:ind w:firstLine="0"/>
            </w:pPr>
            <w:r>
              <w:t>Správne</w:t>
            </w:r>
          </w:p>
        </w:tc>
      </w:tr>
      <w:tr w:rsidR="00DC6529" w:rsidRPr="00DD4A12" w14:paraId="64FF80CC" w14:textId="7FE1C495" w:rsidTr="00DC6529">
        <w:tc>
          <w:tcPr>
            <w:tcW w:w="6799" w:type="dxa"/>
          </w:tcPr>
          <w:p w14:paraId="0BAF73F0" w14:textId="77777777" w:rsidR="00DC6529" w:rsidRPr="00DD4A12" w:rsidRDefault="00DC6529" w:rsidP="00ED1E05">
            <w:pPr>
              <w:ind w:firstLine="0"/>
            </w:pPr>
            <w:r w:rsidRPr="00DD4A12">
              <w:t>Ako používateľ chcem mať možnosť pridať položky zoznamu</w:t>
            </w:r>
          </w:p>
        </w:tc>
        <w:tc>
          <w:tcPr>
            <w:tcW w:w="1695" w:type="dxa"/>
          </w:tcPr>
          <w:p w14:paraId="133F76F3" w14:textId="3CDBD807" w:rsidR="00DC6529" w:rsidRPr="00DD4A12" w:rsidRDefault="00DC6529" w:rsidP="00ED1E05">
            <w:pPr>
              <w:ind w:firstLine="0"/>
            </w:pPr>
            <w:r>
              <w:t>Správne</w:t>
            </w:r>
          </w:p>
        </w:tc>
      </w:tr>
      <w:tr w:rsidR="00DC6529" w:rsidRPr="00DD4A12" w14:paraId="214C8CE2" w14:textId="04C314A2" w:rsidTr="00DC6529">
        <w:tc>
          <w:tcPr>
            <w:tcW w:w="6799" w:type="dxa"/>
          </w:tcPr>
          <w:p w14:paraId="5CB4DB43" w14:textId="77777777" w:rsidR="00DC6529" w:rsidRPr="00DD4A12" w:rsidRDefault="00DC6529" w:rsidP="00ED1E05">
            <w:pPr>
              <w:ind w:firstLine="0"/>
            </w:pPr>
            <w:r w:rsidRPr="00DD4A12">
              <w:t>Ako používateľ chcem mať možnosť odstrániť položky zoznamu</w:t>
            </w:r>
          </w:p>
        </w:tc>
        <w:tc>
          <w:tcPr>
            <w:tcW w:w="1695" w:type="dxa"/>
          </w:tcPr>
          <w:p w14:paraId="4AFB41D9" w14:textId="58FB5FCE" w:rsidR="00DC6529" w:rsidRPr="00DD4A12" w:rsidRDefault="00DC6529" w:rsidP="00ED1E05">
            <w:pPr>
              <w:ind w:firstLine="0"/>
            </w:pPr>
            <w:r>
              <w:t>Správne</w:t>
            </w:r>
          </w:p>
        </w:tc>
      </w:tr>
      <w:tr w:rsidR="00DC6529" w:rsidRPr="00DD4A12" w14:paraId="38D0E10C" w14:textId="241A081C" w:rsidTr="00DC6529">
        <w:tc>
          <w:tcPr>
            <w:tcW w:w="6799" w:type="dxa"/>
          </w:tcPr>
          <w:p w14:paraId="018DD27E" w14:textId="77777777" w:rsidR="00DC6529" w:rsidRPr="00DD4A12" w:rsidRDefault="00DC6529" w:rsidP="00ED1E05">
            <w:pPr>
              <w:ind w:firstLine="0"/>
            </w:pPr>
            <w:r w:rsidRPr="00DD4A12">
              <w:t>Ako používateľ chcem mať možnosť editovať položky zoznamu</w:t>
            </w:r>
          </w:p>
        </w:tc>
        <w:tc>
          <w:tcPr>
            <w:tcW w:w="1695" w:type="dxa"/>
          </w:tcPr>
          <w:p w14:paraId="15B5F1B1" w14:textId="3E9744D1" w:rsidR="00DC6529" w:rsidRPr="00DD4A12" w:rsidRDefault="00DC6529" w:rsidP="00ED1E05">
            <w:pPr>
              <w:ind w:firstLine="0"/>
            </w:pPr>
            <w:r>
              <w:t>Správne</w:t>
            </w:r>
          </w:p>
        </w:tc>
      </w:tr>
    </w:tbl>
    <w:p w14:paraId="63B8FE24" w14:textId="77777777" w:rsidR="00DC6529" w:rsidRPr="00DC6529" w:rsidRDefault="00DC6529" w:rsidP="00DC6529"/>
    <w:p w14:paraId="0060E294" w14:textId="60F7C9AB" w:rsidR="001A3FBA" w:rsidRDefault="001A3FBA" w:rsidP="001334E1">
      <w:pPr>
        <w:pStyle w:val="Nadpis3"/>
        <w:numPr>
          <w:ilvl w:val="2"/>
          <w:numId w:val="54"/>
        </w:numPr>
      </w:pPr>
      <w:bookmarkStart w:id="126" w:name="_Toc162902759"/>
      <w:r>
        <w:t>Test</w:t>
      </w:r>
      <w:r w:rsidR="00F16EFD">
        <w:t>ovanie aplikácie</w:t>
      </w:r>
      <w:bookmarkEnd w:id="126"/>
    </w:p>
    <w:p w14:paraId="70E462A7" w14:textId="6E66886E" w:rsidR="00396DB5" w:rsidRDefault="00396DB5" w:rsidP="001334E1">
      <w:r>
        <w:t>Pri testovaní používatelia prechádzali aplikáciu bežným scenárom, ktorý pozostával z krokov:</w:t>
      </w:r>
    </w:p>
    <w:p w14:paraId="2C428637" w14:textId="499E12C0" w:rsidR="00396DB5" w:rsidRDefault="006676C2" w:rsidP="001334E1">
      <w:pPr>
        <w:numPr>
          <w:ilvl w:val="0"/>
          <w:numId w:val="55"/>
        </w:numPr>
      </w:pPr>
      <w:r>
        <w:t>v</w:t>
      </w:r>
      <w:r w:rsidR="00396DB5">
        <w:t>ytvorenie účtu,</w:t>
      </w:r>
    </w:p>
    <w:p w14:paraId="34C165D3" w14:textId="619478E7" w:rsidR="00396DB5" w:rsidRDefault="006676C2" w:rsidP="001334E1">
      <w:pPr>
        <w:numPr>
          <w:ilvl w:val="0"/>
          <w:numId w:val="55"/>
        </w:numPr>
      </w:pPr>
      <w:r>
        <w:t>p</w:t>
      </w:r>
      <w:r w:rsidR="00396DB5">
        <w:t>rihlásenie</w:t>
      </w:r>
      <w:r w:rsidR="001D00D2">
        <w:t>,</w:t>
      </w:r>
    </w:p>
    <w:p w14:paraId="66912D6E" w14:textId="66827399" w:rsidR="00396DB5" w:rsidRDefault="006676C2" w:rsidP="001334E1">
      <w:pPr>
        <w:numPr>
          <w:ilvl w:val="0"/>
          <w:numId w:val="55"/>
        </w:numPr>
      </w:pPr>
      <w:r>
        <w:t>v</w:t>
      </w:r>
      <w:r w:rsidR="00396DB5">
        <w:t>ytvorenie zoznamu</w:t>
      </w:r>
      <w:r w:rsidR="001D00D2">
        <w:t>,</w:t>
      </w:r>
    </w:p>
    <w:p w14:paraId="61D08074" w14:textId="707603D9" w:rsidR="008F744C" w:rsidRDefault="006676C2" w:rsidP="001334E1">
      <w:pPr>
        <w:numPr>
          <w:ilvl w:val="0"/>
          <w:numId w:val="55"/>
        </w:numPr>
      </w:pPr>
      <w:r>
        <w:t>n</w:t>
      </w:r>
      <w:r w:rsidR="00396DB5">
        <w:t>aplnenie zoznamu</w:t>
      </w:r>
      <w:r w:rsidR="008F744C">
        <w:t>,</w:t>
      </w:r>
    </w:p>
    <w:p w14:paraId="2B3623F3" w14:textId="25C92151" w:rsidR="00396DB5" w:rsidRDefault="006676C2" w:rsidP="001334E1">
      <w:pPr>
        <w:numPr>
          <w:ilvl w:val="0"/>
          <w:numId w:val="55"/>
        </w:numPr>
      </w:pPr>
      <w:r>
        <w:t>z</w:t>
      </w:r>
      <w:r w:rsidR="008F744C">
        <w:t>dieľanie zoznamu</w:t>
      </w:r>
      <w:r w:rsidR="001D00D2">
        <w:t>,</w:t>
      </w:r>
    </w:p>
    <w:p w14:paraId="0449C893" w14:textId="6BD6645A" w:rsidR="00396DB5" w:rsidRDefault="006676C2" w:rsidP="001334E1">
      <w:pPr>
        <w:numPr>
          <w:ilvl w:val="0"/>
          <w:numId w:val="55"/>
        </w:numPr>
      </w:pPr>
      <w:r>
        <w:t>s</w:t>
      </w:r>
      <w:r w:rsidR="00396DB5">
        <w:t>imuláciu práce pri nákupe</w:t>
      </w:r>
      <w:r w:rsidR="001D00D2">
        <w:t>.</w:t>
      </w:r>
    </w:p>
    <w:p w14:paraId="572FF6E0" w14:textId="3AF790BF" w:rsidR="00396DB5" w:rsidRPr="00396DB5" w:rsidRDefault="00396DB5" w:rsidP="001334E1">
      <w:r>
        <w:t>Počas toho boli nájdené chyby pri padaní aplikácie spôsobené pri nedostupnosti siete. Vyskytli sa chyby, pri nesprávnom zobrazovaní zoznamu a položiek zoznamu. Ďalšie chyby, ktoré používatelia našli</w:t>
      </w:r>
      <w:r w:rsidR="001334E1">
        <w:t>,</w:t>
      </w:r>
      <w:r>
        <w:t xml:space="preserve"> boli neaktualizované položky zoznamu pri práce s nimi.</w:t>
      </w:r>
    </w:p>
    <w:p w14:paraId="0EF59108" w14:textId="4C871A1A" w:rsidR="00073D53" w:rsidRDefault="00073D53">
      <w:pPr>
        <w:ind w:firstLine="0"/>
      </w:pPr>
      <w:r>
        <w:br w:type="page"/>
      </w:r>
    </w:p>
    <w:p w14:paraId="76012A03" w14:textId="77777777" w:rsidR="002661D7" w:rsidRPr="002661D7" w:rsidRDefault="002661D7" w:rsidP="002661D7"/>
    <w:p w14:paraId="12E9108A" w14:textId="618EE4E3" w:rsidR="00A35C15" w:rsidRPr="00DD4A12" w:rsidRDefault="009F5F11" w:rsidP="00C17163">
      <w:pPr>
        <w:pStyle w:val="Nadpis1"/>
      </w:pPr>
      <w:bookmarkStart w:id="127" w:name="_Toc162902760"/>
      <w:r w:rsidRPr="00DD4A12">
        <w:t>Záver</w:t>
      </w:r>
      <w:bookmarkStart w:id="128" w:name="_Toc195670727"/>
      <w:bookmarkStart w:id="129" w:name="_Toc195684475"/>
      <w:bookmarkStart w:id="130" w:name="_Toc309047448"/>
      <w:bookmarkStart w:id="131" w:name="_Toc309047494"/>
      <w:bookmarkStart w:id="132" w:name="_Toc309047611"/>
      <w:bookmarkStart w:id="133" w:name="_Toc339279026"/>
      <w:bookmarkEnd w:id="105"/>
      <w:bookmarkEnd w:id="106"/>
      <w:bookmarkEnd w:id="121"/>
      <w:bookmarkEnd w:id="122"/>
      <w:bookmarkEnd w:id="123"/>
      <w:bookmarkEnd w:id="124"/>
      <w:bookmarkEnd w:id="127"/>
    </w:p>
    <w:p w14:paraId="41A6C71D" w14:textId="39AE4E78" w:rsidR="002B2C68" w:rsidRPr="00CC48BC" w:rsidRDefault="002B2C68" w:rsidP="001334E1">
      <w:pPr>
        <w:rPr>
          <w:kern w:val="32"/>
          <w:highlight w:val="lightGray"/>
        </w:rPr>
      </w:pPr>
      <w:r w:rsidRPr="00CC48BC">
        <w:rPr>
          <w:kern w:val="32"/>
          <w:highlight w:val="lightGray"/>
        </w:rPr>
        <w:t xml:space="preserve">V analýze sme popísali </w:t>
      </w:r>
      <w:r w:rsidR="00512EE1" w:rsidRPr="00CC48BC">
        <w:rPr>
          <w:kern w:val="32"/>
          <w:highlight w:val="lightGray"/>
        </w:rPr>
        <w:t xml:space="preserve">súčasný aktuálny trend využívania mobilných aplikácii vo svete, ktoré vedie k implementácii stále novších a lepších aplikácii. Boli porovnané operačné systémy na mobilné zariadenia </w:t>
      </w:r>
      <w:r w:rsidR="003E7A2D" w:rsidRPr="00CC48BC">
        <w:rPr>
          <w:kern w:val="32"/>
          <w:highlight w:val="lightGray"/>
        </w:rPr>
        <w:t>ako historické, tak aj súčasné, kde veľká časť venovala operačnému systému Android. Ďalej boli popísané typy mobilných aplikácii z architektonického hľadiska. Nakoniec bol v analýze popísaný a definovaný nákupný zoznam spolu s príkladmi.</w:t>
      </w:r>
    </w:p>
    <w:p w14:paraId="49D7437A" w14:textId="4AF41C4E" w:rsidR="00861056" w:rsidRPr="00CC48BC" w:rsidRDefault="00861056" w:rsidP="001334E1">
      <w:pPr>
        <w:rPr>
          <w:kern w:val="32"/>
          <w:highlight w:val="lightGray"/>
        </w:rPr>
      </w:pPr>
      <w:r w:rsidRPr="00CC48BC">
        <w:rPr>
          <w:kern w:val="32"/>
          <w:highlight w:val="lightGray"/>
        </w:rPr>
        <w:t>V časti návrh a metodika boli zadefinované funkčné a nefunkčné požiadavky aplikácie spolu s aktérmi a prípadmi použitia</w:t>
      </w:r>
      <w:r w:rsidR="003672BF" w:rsidRPr="00CC48BC">
        <w:rPr>
          <w:kern w:val="32"/>
          <w:highlight w:val="lightGray"/>
        </w:rPr>
        <w:t>. Bola navrhnutá architektúra, ktorá zahŕňala komunikáciu aplikácie so serverom a bol zadefinovaný databázový model. V poslednej kapitole sa venovalo</w:t>
      </w:r>
      <w:r w:rsidR="00F9333F" w:rsidRPr="00CC48BC">
        <w:rPr>
          <w:kern w:val="32"/>
          <w:highlight w:val="lightGray"/>
        </w:rPr>
        <w:t xml:space="preserve"> návrhom užívateľského rozhrania.</w:t>
      </w:r>
    </w:p>
    <w:p w14:paraId="3212CD82" w14:textId="72E7BC8C" w:rsidR="003E7A2D" w:rsidRPr="00CC48BC" w:rsidRDefault="00F9333F" w:rsidP="001334E1">
      <w:pPr>
        <w:rPr>
          <w:kern w:val="32"/>
          <w:highlight w:val="lightGray"/>
        </w:rPr>
      </w:pPr>
      <w:r w:rsidRPr="00CC48BC">
        <w:rPr>
          <w:kern w:val="32"/>
          <w:highlight w:val="lightGray"/>
        </w:rPr>
        <w:t>V záverečnej kapitole nájdeme podrobný popis samotného vývoja aplikácie spolu s vytvorenými triedami a samotnými aktivitami aplikácie, ktoré obsahovali aj vizualizáciu užívateľského prostredia.</w:t>
      </w:r>
    </w:p>
    <w:p w14:paraId="72685671" w14:textId="7439C288" w:rsidR="001334E1" w:rsidRPr="00CC48BC" w:rsidRDefault="00F9333F" w:rsidP="00F9333F">
      <w:pPr>
        <w:rPr>
          <w:highlight w:val="lightGray"/>
        </w:rPr>
      </w:pPr>
      <w:bookmarkStart w:id="134" w:name="_Toc147668937"/>
      <w:bookmarkEnd w:id="128"/>
      <w:bookmarkEnd w:id="129"/>
      <w:bookmarkEnd w:id="130"/>
      <w:bookmarkEnd w:id="131"/>
      <w:bookmarkEnd w:id="132"/>
      <w:bookmarkEnd w:id="133"/>
      <w:r w:rsidRPr="00CC48BC">
        <w:rPr>
          <w:kern w:val="32"/>
          <w:highlight w:val="lightGray"/>
        </w:rPr>
        <w:t>Dôležitá časť bola samotné testovanie aplikácie, kde sme testovali spolu s nezainteresovanými používateľmi testovacie prípady, z čoho výsledkom bolo viacero opráv aplikácie.</w:t>
      </w:r>
    </w:p>
    <w:p w14:paraId="0E8B5E01" w14:textId="11DE10A6" w:rsidR="00F9333F" w:rsidRPr="00F9333F" w:rsidRDefault="00F21535" w:rsidP="00F9333F">
      <w:r w:rsidRPr="00CC48BC">
        <w:rPr>
          <w:highlight w:val="lightGray"/>
        </w:rPr>
        <w:t>Výsledkom praktickej časti je funkčná aplikácia pre tvorbu nákupných zoznamov, avšak existuje viacero vylepšení, ktoré by bolo možné zapracovať a zlepšili by používateľský zážitok.</w:t>
      </w:r>
      <w:r w:rsidR="00532B14" w:rsidRPr="00CC48BC">
        <w:rPr>
          <w:highlight w:val="lightGray"/>
        </w:rPr>
        <w:t xml:space="preserve"> V súčasnom stave však spĺňa požiadavky, ktoré sme si zadefinovali.</w:t>
      </w:r>
    </w:p>
    <w:p w14:paraId="4B78AEE7" w14:textId="77777777" w:rsidR="00F9333F" w:rsidRPr="001334E1" w:rsidRDefault="00F9333F" w:rsidP="00F9333F">
      <w:pPr>
        <w:rPr>
          <w:highlight w:val="yellow"/>
        </w:rPr>
      </w:pPr>
    </w:p>
    <w:p w14:paraId="55BA5DDC" w14:textId="77777777" w:rsidR="001334E1" w:rsidRDefault="001334E1" w:rsidP="00C17163">
      <w:pPr>
        <w:pStyle w:val="Nadpis1"/>
      </w:pPr>
      <w:r>
        <w:br w:type="page"/>
      </w:r>
    </w:p>
    <w:p w14:paraId="0784D271" w14:textId="5D7E6A21" w:rsidR="009A71BA" w:rsidRPr="00DD4A12" w:rsidRDefault="00C304D6" w:rsidP="00C17163">
      <w:pPr>
        <w:pStyle w:val="Nadpis1"/>
      </w:pPr>
      <w:bookmarkStart w:id="135" w:name="_Toc162902761"/>
      <w:r w:rsidRPr="00DD4A12">
        <w:lastRenderedPageBreak/>
        <w:t>Zoznam bibliografických odkazov</w:t>
      </w:r>
      <w:bookmarkEnd w:id="134"/>
      <w:bookmarkEnd w:id="135"/>
    </w:p>
    <w:sdt>
      <w:sdtPr>
        <w:rPr>
          <w:color w:val="000000"/>
        </w:rPr>
        <w:tag w:val="MENDELEY_CITATION_v3_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"/>
        <w:id w:val="473963879"/>
        <w:placeholder>
          <w:docPart w:val="DefaultPlaceholder_-1854013440"/>
        </w:placeholder>
        <w:showingPlcHdr/>
      </w:sdtPr>
      <w:sdtContent>
        <w:p w14:paraId="24B29FF4" w14:textId="4B635B79" w:rsidR="006C21D0" w:rsidRPr="00DD4A12" w:rsidRDefault="00116110" w:rsidP="006C21D0">
          <w:pPr>
            <w:ind w:firstLine="0"/>
          </w:pPr>
          <w:r w:rsidRPr="00DD4A12">
            <w:rPr>
              <w:rStyle w:val="Zstupntext"/>
              <w:color w:val="000000"/>
            </w:rPr>
            <w:t>Kliknite alebo ťuknite sem a zadajte text.</w:t>
          </w:r>
        </w:p>
      </w:sdtContent>
    </w:sdt>
    <w:p w14:paraId="29F118C7" w14:textId="037F1A89" w:rsidR="006C21D0" w:rsidRPr="00DD4A12" w:rsidRDefault="00B70C99" w:rsidP="00B70C99">
      <w:pPr>
        <w:ind w:firstLine="0"/>
      </w:pPr>
      <w:r w:rsidRPr="00DD4A12">
        <w:t>==============================================================</w:t>
      </w:r>
    </w:p>
    <w:p w14:paraId="21891BC5" w14:textId="2AD6AA24" w:rsidR="006C21D0" w:rsidRPr="00DD4A12" w:rsidRDefault="006C21D0" w:rsidP="006C21D0"/>
    <w:sdt>
      <w:sdtPr>
        <w:tag w:val="MENDELEY_BIBLIOGRAPHY"/>
        <w:id w:val="1865013003"/>
        <w:placeholder>
          <w:docPart w:val="DefaultPlaceholder_-1854013440"/>
        </w:placeholder>
      </w:sdtPr>
      <w:sdtContent>
        <w:p w14:paraId="0C0739E7" w14:textId="77777777" w:rsidR="00116110" w:rsidRPr="00DD4A12" w:rsidRDefault="00116110">
          <w:pPr>
            <w:divId w:val="505828934"/>
          </w:pPr>
          <w:r w:rsidRPr="00DD4A12">
            <w:t>ADAJI, Ifeoma, Kiemute OYIBO a Julita VASSILEVA, 2018. List It: A Shopping List App That Influences Healthy Shopping Habits. V: [online]. Dostupné na: doi:10.14236/ewic/HCI2018.81</w:t>
          </w:r>
        </w:p>
        <w:p w14:paraId="0C44F9A9" w14:textId="77777777" w:rsidR="00116110" w:rsidRPr="00DD4A12" w:rsidRDefault="00116110">
          <w:pPr>
            <w:divId w:val="1821264528"/>
          </w:pPr>
          <w:r w:rsidRPr="00DD4A12">
            <w:t xml:space="preserve">AHN, Junho, James WILLIAMSON, Mike GARTRELL, Richard HAN, Qin LV a Shivakant MISHRA, 2015. Supporting Healthy Grocery Shopping via Mobile Augmented Reality. </w:t>
          </w:r>
          <w:r w:rsidRPr="00DD4A12">
            <w:rPr>
              <w:i/>
              <w:iCs/>
            </w:rPr>
            <w:t>ACM Transactions on Multimedia Computing, Communications, and Applications</w:t>
          </w:r>
          <w:r w:rsidRPr="00DD4A12">
            <w:t xml:space="preserve"> [online]. 2015, roč. 12, č. 1s, s. 1–24. ISSN 1551-6857. Dostupné na: doi:10.1145/2808207</w:t>
          </w:r>
        </w:p>
        <w:p w14:paraId="4D2A7859" w14:textId="77777777" w:rsidR="00116110" w:rsidRPr="00DD4A12" w:rsidRDefault="00116110">
          <w:pPr>
            <w:divId w:val="476000421"/>
          </w:pPr>
          <w:r w:rsidRPr="00DD4A12">
            <w:t xml:space="preserve">AIOLFI, Simone, Silvia BELLINI a Benedetta GRANDI, 2022. Using mobile while shopping in-store: a new model of impulse-buying behaviour. </w:t>
          </w:r>
          <w:r w:rsidRPr="00DD4A12">
            <w:rPr>
              <w:i/>
              <w:iCs/>
            </w:rPr>
            <w:t>Journal of Consumer Marketing</w:t>
          </w:r>
          <w:r w:rsidRPr="00DD4A12">
            <w:t xml:space="preserve"> [online]. 2022, roč. 39, č. 5, s. 432–444. ISSN 0736-3761. Dostupné na: doi:10.1108/JCM-05-2020-3823</w:t>
          </w:r>
        </w:p>
        <w:p w14:paraId="7157D1C2" w14:textId="77777777" w:rsidR="00116110" w:rsidRPr="00DD4A12" w:rsidRDefault="00116110">
          <w:pPr>
            <w:divId w:val="983584061"/>
          </w:pPr>
          <w:r w:rsidRPr="00DD4A12">
            <w:t xml:space="preserve">BELLINI, Silvia a Simone AIOLFI, 2017. The Impact of Mobile Device Use on Shopper Behaviour in Store: An Empirical Research on Grocery Retailing. </w:t>
          </w:r>
          <w:r w:rsidRPr="00DD4A12">
            <w:rPr>
              <w:i/>
              <w:iCs/>
            </w:rPr>
            <w:t>International Business Research</w:t>
          </w:r>
          <w:r w:rsidRPr="00DD4A12">
            <w:t xml:space="preserve"> [online]. 2017, roč. 10, č. 4, s. 58. ISSN 1913-9012. Dostupné na: doi:10.5539/ibr.v10n4p58</w:t>
          </w:r>
        </w:p>
        <w:p w14:paraId="5117011A" w14:textId="77777777" w:rsidR="00116110" w:rsidRPr="00DD4A12" w:rsidRDefault="00116110">
          <w:pPr>
            <w:divId w:val="1227452460"/>
          </w:pPr>
          <w:r w:rsidRPr="00DD4A12">
            <w:t xml:space="preserve">BLOCK, Lauren G. a Vicki G. MORWITZ, 1999. Shopping Lists as an External Memory Aid for Grocery Shopping: Influences on List Writing and List Fulfillment. </w:t>
          </w:r>
          <w:r w:rsidRPr="00DD4A12">
            <w:rPr>
              <w:i/>
              <w:iCs/>
            </w:rPr>
            <w:t>Journal of Consumer Psychology</w:t>
          </w:r>
          <w:r w:rsidRPr="00DD4A12">
            <w:t xml:space="preserve"> [online]. 1999, roč. 8, č. 4, s. 343–375. ISSN 1057-7408. Dostupné na: doi:10.1207/s15327663jcp0804_01</w:t>
          </w:r>
        </w:p>
        <w:p w14:paraId="7A922592" w14:textId="77777777" w:rsidR="00116110" w:rsidRPr="00DD4A12" w:rsidRDefault="00116110">
          <w:pPr>
            <w:divId w:val="1709337883"/>
          </w:pPr>
          <w:r w:rsidRPr="00DD4A12">
            <w:t xml:space="preserve">BRAHLER STEFAN, 2010. </w:t>
          </w:r>
          <w:r w:rsidRPr="00DD4A12">
            <w:rPr>
              <w:i/>
              <w:iCs/>
            </w:rPr>
            <w:t>Analysis of the Android Architecture</w:t>
          </w:r>
          <w:r w:rsidRPr="00DD4A12">
            <w:t xml:space="preserve">. </w:t>
          </w:r>
        </w:p>
        <w:p w14:paraId="53B85E27" w14:textId="77777777" w:rsidR="00116110" w:rsidRPr="00DD4A12" w:rsidRDefault="00116110">
          <w:pPr>
            <w:divId w:val="1457673365"/>
          </w:pPr>
          <w:r w:rsidRPr="00DD4A12">
            <w:t xml:space="preserve">CURRY DAVID, 2023. Android Statistics. </w:t>
          </w:r>
          <w:r w:rsidRPr="00DD4A12">
            <w:rPr>
              <w:i/>
              <w:iCs/>
            </w:rPr>
            <w:t>https://www.businessofapps.com/data/android-statistics/</w:t>
          </w:r>
          <w:r w:rsidRPr="00DD4A12">
            <w:t xml:space="preserve">. </w:t>
          </w:r>
        </w:p>
        <w:p w14:paraId="6300F1C8" w14:textId="77777777" w:rsidR="00116110" w:rsidRPr="00DD4A12" w:rsidRDefault="00116110">
          <w:pPr>
            <w:divId w:val="201553779"/>
          </w:pPr>
          <w:r w:rsidRPr="00DD4A12">
            <w:t xml:space="preserve">DESIMONE DEANNA, 2017. </w:t>
          </w:r>
          <w:r w:rsidRPr="00DD4A12">
            <w:rPr>
              <w:i/>
              <w:iCs/>
            </w:rPr>
            <w:t>RELATIONSHIP OF GROCERY SHOPPING HABITS TO BODY MASS INDEX OF ADULTS IN WESTERN NEW YORK</w:t>
          </w:r>
          <w:r w:rsidRPr="00DD4A12">
            <w:t xml:space="preserve">. Buffalo, NY. Faculty of D’Youville College Division of Academic Affairs. </w:t>
          </w:r>
        </w:p>
        <w:p w14:paraId="364869E9" w14:textId="77777777" w:rsidR="00116110" w:rsidRPr="00DD4A12" w:rsidRDefault="00116110">
          <w:pPr>
            <w:divId w:val="290670667"/>
          </w:pPr>
          <w:r w:rsidRPr="00DD4A12">
            <w:t xml:space="preserve">HALL MARK a HOSCH WILLIAM, 2023. Google. </w:t>
          </w:r>
          <w:r w:rsidRPr="00DD4A12">
            <w:rPr>
              <w:i/>
              <w:iCs/>
            </w:rPr>
            <w:t>https://www.britannica.com/topic/Google-Inc</w:t>
          </w:r>
          <w:r w:rsidRPr="00DD4A12">
            <w:t xml:space="preserve">. </w:t>
          </w:r>
        </w:p>
        <w:p w14:paraId="1313EAD6" w14:textId="77777777" w:rsidR="00116110" w:rsidRPr="00DD4A12" w:rsidRDefault="00116110">
          <w:pPr>
            <w:divId w:val="273559361"/>
          </w:pPr>
          <w:r w:rsidRPr="00DD4A12">
            <w:lastRenderedPageBreak/>
            <w:t xml:space="preserve">HARSHA JAYAWILAL, W. A. a Saminda PREMERATNE, 2017. The smart shopping list: An effective mobile solution for grocery list-creation process. V: </w:t>
          </w:r>
          <w:r w:rsidRPr="00DD4A12">
            <w:rPr>
              <w:i/>
              <w:iCs/>
            </w:rPr>
            <w:t>2017 IEEE 13th Malaysia International Conference on Communications (MICC)</w:t>
          </w:r>
          <w:r w:rsidRPr="00DD4A12">
            <w:t xml:space="preserve"> [online]. B.m.: IEEE, s. 124–129. ISBN 978-1-5386-3132-4. Dostupné na: doi:10.1109/MICC.2017.8311745</w:t>
          </w:r>
        </w:p>
        <w:p w14:paraId="7E24C963" w14:textId="77777777" w:rsidR="00116110" w:rsidRPr="00DD4A12" w:rsidRDefault="00116110">
          <w:pPr>
            <w:divId w:val="1944727461"/>
          </w:pPr>
          <w:r w:rsidRPr="00DD4A12">
            <w:t xml:space="preserve">HEINRICHS, Felix, Daniel SCHREIBER a Johannes SCHÖNING, 2011. The hybrid shopping list. V: </w:t>
          </w:r>
          <w:r w:rsidRPr="00DD4A12">
            <w:rPr>
              <w:i/>
              <w:iCs/>
            </w:rPr>
            <w:t>Proceedings of the 13th International Conference on Human Computer Interaction with Mobile Devices and Services</w:t>
          </w:r>
          <w:r w:rsidRPr="00DD4A12">
            <w:t xml:space="preserve"> [online]. New York, NY, USA: ACM, s. 251–254. ISBN 9781450305419. Dostupné na: doi:10.1145/2037373.2037411</w:t>
          </w:r>
        </w:p>
        <w:p w14:paraId="644EDD43" w14:textId="77777777" w:rsidR="00116110" w:rsidRPr="00DD4A12" w:rsidRDefault="00116110">
          <w:pPr>
            <w:divId w:val="1718890844"/>
          </w:pPr>
          <w:r w:rsidRPr="00DD4A12">
            <w:t xml:space="preserve">CHAFFEY DAVE, 2023. </w:t>
          </w:r>
          <w:r w:rsidRPr="00DD4A12">
            <w:rPr>
              <w:i/>
              <w:iCs/>
            </w:rPr>
            <w:t>Mobile marketing statistics compilation 2023</w:t>
          </w:r>
          <w:r w:rsidRPr="00DD4A12">
            <w:t xml:space="preserve"> [online] [cit. 19. november 2023]. Dostupné na: https://www.smartinsights.com/mobile-marketing/mobile-marketing-analytics/mobile-marketing-statistics/</w:t>
          </w:r>
        </w:p>
        <w:p w14:paraId="408B4EBF" w14:textId="77777777" w:rsidR="00116110" w:rsidRPr="00DD4A12" w:rsidRDefault="00116110">
          <w:pPr>
            <w:divId w:val="789975753"/>
          </w:pPr>
          <w:r w:rsidRPr="00DD4A12">
            <w:t xml:space="preserve">CHEN, Chien-Hsiung a Weimin ZHAI, 2023. The Effects of Information Layout, Display Mode, and Gender Difference on the User Interface Design of Mobile Shopping Applications. </w:t>
          </w:r>
          <w:r w:rsidRPr="00DD4A12">
            <w:rPr>
              <w:i/>
              <w:iCs/>
            </w:rPr>
            <w:t>IEEE Access</w:t>
          </w:r>
          <w:r w:rsidRPr="00DD4A12">
            <w:t xml:space="preserve"> [online]. 2023, roč. 11, s. 47024–47039. ISSN 2169-3536. Dostupné na: doi:10.1109/ACCESS.2023.3274575</w:t>
          </w:r>
        </w:p>
        <w:p w14:paraId="3B58D572" w14:textId="77777777" w:rsidR="00116110" w:rsidRPr="00DD4A12" w:rsidRDefault="00116110">
          <w:pPr>
            <w:divId w:val="1034424478"/>
          </w:pPr>
          <w:r w:rsidRPr="00DD4A12">
            <w:t xml:space="preserve">JAIN ROSHNI, 2018. </w:t>
          </w:r>
          <w:r w:rsidRPr="00DD4A12">
            <w:rPr>
              <w:i/>
              <w:iCs/>
            </w:rPr>
            <w:t>SmartGrocer: A Context-Aware Personalized Grocery System</w:t>
          </w:r>
          <w:r w:rsidRPr="00DD4A12">
            <w:t xml:space="preserve">. University of Victoria. b.n. </w:t>
          </w:r>
        </w:p>
        <w:p w14:paraId="5A014B02" w14:textId="77777777" w:rsidR="00116110" w:rsidRPr="00DD4A12" w:rsidRDefault="00116110">
          <w:pPr>
            <w:divId w:val="267615864"/>
          </w:pPr>
          <w:r w:rsidRPr="00DD4A12">
            <w:t xml:space="preserve">JOBE, William, 2013. Native Apps Vs. Mobile Web Apps. </w:t>
          </w:r>
          <w:r w:rsidRPr="00DD4A12">
            <w:rPr>
              <w:i/>
              <w:iCs/>
            </w:rPr>
            <w:t>International Journal of Interactive Mobile Technologies (iJIM)</w:t>
          </w:r>
          <w:r w:rsidRPr="00DD4A12">
            <w:t xml:space="preserve"> [online]. 2013, roč. 7, č. 4, s. 27. ISSN 1865-7923. Dostupné na: doi:10.3991/ijim.v7i4.3226</w:t>
          </w:r>
        </w:p>
        <w:p w14:paraId="775A988F" w14:textId="7187FB36" w:rsidR="00116110" w:rsidRPr="00DD4A12" w:rsidRDefault="00116110" w:rsidP="00116110">
          <w:pPr>
            <w:divId w:val="1781029258"/>
          </w:pPr>
          <w:r w:rsidRPr="00DD4A12">
            <w:t xml:space="preserve">KATUK NORLIZA, JAYASANGAR TAMILARASI a YUSOF YUHANIS, 2019a. Design and Development of Smart List: A Mobile App for Creating and Managing Grocery Lists. </w:t>
          </w:r>
          <w:r w:rsidRPr="00DD4A12">
            <w:rPr>
              <w:i/>
              <w:iCs/>
            </w:rPr>
            <w:t>Baghdad Science Journal</w:t>
          </w:r>
          <w:r w:rsidRPr="00DD4A12">
            <w:t xml:space="preserve"> [online]. 2019, roč. 16, č. 2(SI), s. 0462. ISSN 2411-7986. Dostupné na: doi:10.21123/bsj.2019.16.2(SI).0462</w:t>
          </w:r>
        </w:p>
        <w:p w14:paraId="699BA6C0" w14:textId="77777777" w:rsidR="00116110" w:rsidRPr="00DD4A12" w:rsidRDefault="00116110">
          <w:pPr>
            <w:divId w:val="524250916"/>
          </w:pPr>
          <w:r w:rsidRPr="00DD4A12">
            <w:t xml:space="preserve">KHAN JAMIL a SHAHZAD SARA, 2015. Android Architecture and Related Security Risks. </w:t>
          </w:r>
          <w:r w:rsidRPr="00DD4A12">
            <w:rPr>
              <w:i/>
              <w:iCs/>
            </w:rPr>
            <w:t>Asian Journal of Technology &amp; Management Research</w:t>
          </w:r>
          <w:r w:rsidRPr="00DD4A12">
            <w:t xml:space="preserve">. 2015, roč. 5, č. 2. </w:t>
          </w:r>
        </w:p>
        <w:p w14:paraId="1358F6E2" w14:textId="77777777" w:rsidR="00116110" w:rsidRPr="00DD4A12" w:rsidRDefault="00116110">
          <w:pPr>
            <w:divId w:val="1483040378"/>
          </w:pPr>
          <w:r w:rsidRPr="00DD4A12">
            <w:t xml:space="preserve">KRISHNA SUNDARA a DEVARAKONDA MOHAN, 2015. A Survey on Architectures of Mobile Operating Systems: Challenges and Issues. </w:t>
          </w:r>
          <w:r w:rsidRPr="00DD4A12">
            <w:rPr>
              <w:i/>
              <w:iCs/>
            </w:rPr>
            <w:t>International Journal of Research Studies in Computer Science and Engineering</w:t>
          </w:r>
          <w:r w:rsidRPr="00DD4A12">
            <w:t xml:space="preserve">. 2015, roč. 2, č. 3, s. 73–76. </w:t>
          </w:r>
        </w:p>
        <w:p w14:paraId="5703FB7D" w14:textId="77777777" w:rsidR="00116110" w:rsidRPr="00DD4A12" w:rsidRDefault="00116110">
          <w:pPr>
            <w:divId w:val="14624898"/>
          </w:pPr>
          <w:r w:rsidRPr="00DD4A12">
            <w:t xml:space="preserve">LI, Li, Tegawendé F. BISSYANDÉ, Mike PAPADAKIS, Siegfried RASTHOFER, Alexandre BARTEL, Damien OCTEAU, Jacques KLEIN a Le TRAON, </w:t>
          </w:r>
          <w:r w:rsidRPr="00DD4A12">
            <w:lastRenderedPageBreak/>
            <w:t xml:space="preserve">2017. Static analysis of android apps: A systematic literature review. </w:t>
          </w:r>
          <w:r w:rsidRPr="00DD4A12">
            <w:rPr>
              <w:i/>
              <w:iCs/>
            </w:rPr>
            <w:t>Information and Software Technology</w:t>
          </w:r>
          <w:r w:rsidRPr="00DD4A12">
            <w:t xml:space="preserve"> [online]. 2017, roč. 88, s. 67–95. ISSN 09505849. Dostupné na: doi:10.1016/j.infsof.2017.04.001</w:t>
          </w:r>
        </w:p>
        <w:p w14:paraId="4ED3DDE0" w14:textId="77777777" w:rsidR="00116110" w:rsidRPr="00DD4A12" w:rsidRDefault="00116110">
          <w:pPr>
            <w:divId w:val="146753787"/>
          </w:pPr>
          <w:r w:rsidRPr="00DD4A12">
            <w:t xml:space="preserve">LI, T, T XIA, H WANG, Z TU, S TARKOMA, Z HAN a P HUI, 2022. Smartphone App Usage Analysis: Datasets, Methods, and Applications. </w:t>
          </w:r>
          <w:r w:rsidRPr="00DD4A12">
            <w:rPr>
              <w:i/>
              <w:iCs/>
            </w:rPr>
            <w:t>IEEE Communications Surveys &amp; Tutorials</w:t>
          </w:r>
          <w:r w:rsidRPr="00DD4A12">
            <w:t xml:space="preserve"> [online]. 2022, roč. 24, č. 2, s. 937–966. ISSN 1553-877X. Dostupné na: doi:10.1109/COMST.2022.3163176</w:t>
          </w:r>
        </w:p>
        <w:p w14:paraId="30F3B0B2" w14:textId="77777777" w:rsidR="00116110" w:rsidRPr="00DD4A12" w:rsidRDefault="00116110">
          <w:pPr>
            <w:divId w:val="1926499074"/>
          </w:pPr>
          <w:r w:rsidRPr="00DD4A12">
            <w:t xml:space="preserve">LÓPEZ, Desiree, Michelle TORRES, Jammy VÉLEZ, Jhensen GRULLON, Edwin NEGRÓN, Cynthia M. PÉREZ a Cristina PALACIOS, 2017. Development and Evaluation of a Nutritional Smartphone Application for Making Smart and Healthy Choices in Grocery Shopping. </w:t>
          </w:r>
          <w:r w:rsidRPr="00DD4A12">
            <w:rPr>
              <w:i/>
              <w:iCs/>
            </w:rPr>
            <w:t>Healthcare Informatics Research</w:t>
          </w:r>
          <w:r w:rsidRPr="00DD4A12">
            <w:t xml:space="preserve"> [online]. 2017, roč. 23, č. 1, s. 16. ISSN 2093-3681. Dostupné na: doi:10.4258/hir.2017.23.1.16</w:t>
          </w:r>
        </w:p>
        <w:p w14:paraId="0FCE59BC" w14:textId="77777777" w:rsidR="00116110" w:rsidRPr="00DD4A12" w:rsidRDefault="00116110">
          <w:pPr>
            <w:divId w:val="1493066755"/>
          </w:pPr>
          <w:r w:rsidRPr="00DD4A12">
            <w:t xml:space="preserve">PYMNTS, 2019. </w:t>
          </w:r>
          <w:r w:rsidRPr="00DD4A12">
            <w:rPr>
              <w:i/>
              <w:iCs/>
            </w:rPr>
            <w:t>Consumers Who Use Mobile In-Store Are More Frequent Brick-And-Mortar Shoppers</w:t>
          </w:r>
          <w:r w:rsidRPr="00DD4A12">
            <w:t xml:space="preserve"> [online] [cit. 13. november 2023]. Dostupné na: https://www.pymnts.com/news/mobile-payments/2019/in-store-smartphones/#:%E2%88%BC:text=In%20the%20study%2C%20nearly%20half,percent)%20look%20up%20product%20information</w:t>
          </w:r>
        </w:p>
        <w:p w14:paraId="7A553631" w14:textId="77777777" w:rsidR="00116110" w:rsidRPr="00DD4A12" w:rsidRDefault="00116110">
          <w:pPr>
            <w:divId w:val="2122647574"/>
          </w:pPr>
          <w:r w:rsidRPr="00DD4A12">
            <w:t xml:space="preserve">RAJINDER SINGH, 2014. An Overview of Android Operating System and Its Security Features. </w:t>
          </w:r>
          <w:r w:rsidRPr="00DD4A12">
            <w:rPr>
              <w:i/>
              <w:iCs/>
            </w:rPr>
            <w:t>Journal of Engineering Research and Applications</w:t>
          </w:r>
          <w:r w:rsidRPr="00DD4A12">
            <w:t xml:space="preserve"> [online]. 2014, roč. 4, č. 2, s. 519–521 [cit. 4. november 2023]. Dostupné na: https://www.gadgetgyani.com/wp-content/uploads/2016/03/android-features-pdf.pdf</w:t>
          </w:r>
        </w:p>
        <w:p w14:paraId="320CFF25" w14:textId="77777777" w:rsidR="00116110" w:rsidRPr="00DD4A12" w:rsidRDefault="00116110">
          <w:pPr>
            <w:divId w:val="975447142"/>
          </w:pPr>
          <w:r w:rsidRPr="00DD4A12">
            <w:t xml:space="preserve">RAKESTRAW THOMAS L., EUNNI RANGAMOHAN V. a KASUGANTI RAMMOHAN R., 2013. The mobile apps industry. </w:t>
          </w:r>
          <w:r w:rsidRPr="00DD4A12">
            <w:rPr>
              <w:i/>
              <w:iCs/>
            </w:rPr>
            <w:t xml:space="preserve">Journal of Business Cases and Applications </w:t>
          </w:r>
          <w:r w:rsidRPr="00DD4A12">
            <w:t>[online]. 2013 [cit. 12. november 2023]. Dostupné na: https://citeseerx.ist.psu.edu/document?repid=rep1&amp;type=pdf&amp;doi=8b668d99bbb2b762e98578b1ab664a0d9b2cab22</w:t>
          </w:r>
        </w:p>
        <w:p w14:paraId="37A50655" w14:textId="77777777" w:rsidR="00116110" w:rsidRPr="00DD4A12" w:rsidRDefault="00116110">
          <w:pPr>
            <w:divId w:val="2074111576"/>
          </w:pPr>
          <w:r w:rsidRPr="00DD4A12">
            <w:t xml:space="preserve">SCHMIDT, Marcus, 2012. Retail shopping lists: Reassessment and new insights. </w:t>
          </w:r>
          <w:r w:rsidRPr="00DD4A12">
            <w:rPr>
              <w:i/>
              <w:iCs/>
            </w:rPr>
            <w:t>Journal of Retailing and Consumer Services</w:t>
          </w:r>
          <w:r w:rsidRPr="00DD4A12">
            <w:t xml:space="preserve"> [online]. 2012, roč. 19, č. 1, s. 36–44. ISSN 09696989. Dostupné na: doi:10.1016/j.jretconser.2011.08.006</w:t>
          </w:r>
        </w:p>
        <w:p w14:paraId="40167440" w14:textId="77777777" w:rsidR="00116110" w:rsidRPr="00DD4A12" w:rsidRDefault="00116110">
          <w:pPr>
            <w:divId w:val="1063018211"/>
          </w:pPr>
          <w:r w:rsidRPr="00DD4A12">
            <w:t xml:space="preserve">STATCOUNTER, 2023. </w:t>
          </w:r>
          <w:r w:rsidRPr="00DD4A12">
            <w:rPr>
              <w:i/>
              <w:iCs/>
            </w:rPr>
            <w:t>Desktop vs Mobile vs Tablet Market Share Worldwide</w:t>
          </w:r>
          <w:r w:rsidRPr="00DD4A12">
            <w:t xml:space="preserve"> [online] [cit. 19. november 2023]. Dostupné na: https://gs.statcounter.com/platform-market-share/desktop-mobile-tablet</w:t>
          </w:r>
        </w:p>
        <w:p w14:paraId="38767FBC" w14:textId="77777777" w:rsidR="00116110" w:rsidRPr="00DD4A12" w:rsidRDefault="00116110">
          <w:pPr>
            <w:divId w:val="1370102957"/>
          </w:pPr>
          <w:r w:rsidRPr="00DD4A12">
            <w:lastRenderedPageBreak/>
            <w:t xml:space="preserve">STATISTA, 2020. </w:t>
          </w:r>
          <w:r w:rsidRPr="00DD4A12">
            <w:rPr>
              <w:i/>
              <w:iCs/>
            </w:rPr>
            <w:t>Share of consumers worldwide comfortable with using their mobile phones at different points in the in-store customer journey as of October 2019</w:t>
          </w:r>
          <w:r w:rsidRPr="00DD4A12">
            <w:t xml:space="preserve"> [online] [cit. 13. november 2023]. Dostupné na: www.statista.com/statistics/517424/global-in-store-mobile-shopping-activities</w:t>
          </w:r>
        </w:p>
        <w:p w14:paraId="350F29E3" w14:textId="77777777" w:rsidR="00116110" w:rsidRPr="00DD4A12" w:rsidRDefault="00116110">
          <w:pPr>
            <w:divId w:val="506218203"/>
          </w:pPr>
          <w:r w:rsidRPr="00DD4A12">
            <w:t xml:space="preserve">THOMAS, Art a Ron GARLAND, 2004. Grocery shopping: list and non‐list usage. </w:t>
          </w:r>
          <w:r w:rsidRPr="00DD4A12">
            <w:rPr>
              <w:i/>
              <w:iCs/>
            </w:rPr>
            <w:t>Marketing Intelligence &amp; Planning</w:t>
          </w:r>
          <w:r w:rsidRPr="00DD4A12">
            <w:t xml:space="preserve"> [online]. 2004, roč. 22, č. 6, s. 623–635. ISSN 0263-4503. Dostupné na: doi:10.1108/02634500410559015</w:t>
          </w:r>
        </w:p>
        <w:p w14:paraId="31B07AFF" w14:textId="678887C0" w:rsidR="007E4BAF" w:rsidRPr="00DD4A12" w:rsidRDefault="00116110" w:rsidP="001A47F0">
          <w:r w:rsidRPr="00DD4A12">
            <w:t> </w:t>
          </w:r>
        </w:p>
      </w:sdtContent>
    </w:sdt>
    <w:bookmarkStart w:id="136" w:name="_Toc195670728" w:displacedByCustomXml="prev"/>
    <w:bookmarkStart w:id="137" w:name="_Toc195684476" w:displacedByCustomXml="prev"/>
    <w:bookmarkStart w:id="138" w:name="_Toc309047450" w:displacedByCustomXml="prev"/>
    <w:bookmarkStart w:id="139" w:name="_Toc309047496" w:displacedByCustomXml="prev"/>
    <w:bookmarkStart w:id="140" w:name="_Toc309047613" w:displacedByCustomXml="prev"/>
    <w:p w14:paraId="54B1E5C2" w14:textId="5E6D09CB" w:rsidR="009D4162" w:rsidRPr="00DD4A12" w:rsidRDefault="009D4162" w:rsidP="007E4BAF">
      <w:pPr>
        <w:ind w:left="680" w:hanging="680"/>
        <w:rPr>
          <w:rFonts w:ascii="Arial" w:hAnsi="Arial" w:cs="Arial"/>
          <w:color w:val="222222"/>
          <w:sz w:val="20"/>
          <w:szCs w:val="20"/>
          <w:shd w:val="clear" w:color="auto" w:fill="FFFFFF"/>
        </w:rPr>
        <w:sectPr w:rsidR="009D4162" w:rsidRPr="00DD4A12" w:rsidSect="0083473C">
          <w:pgSz w:w="11907" w:h="16840" w:code="9"/>
          <w:pgMar w:top="1418" w:right="1418" w:bottom="1418" w:left="1985" w:header="709" w:footer="709" w:gutter="0"/>
          <w:cols w:space="708"/>
          <w:titlePg/>
        </w:sectPr>
      </w:pPr>
    </w:p>
    <w:p w14:paraId="47C815E6" w14:textId="6D3D7DDF" w:rsidR="009F5F11" w:rsidRPr="00DD4A12" w:rsidRDefault="009F5F11" w:rsidP="00C17163">
      <w:pPr>
        <w:pStyle w:val="Nadpis1"/>
      </w:pPr>
      <w:bookmarkStart w:id="141" w:name="_Toc339279028"/>
      <w:bookmarkStart w:id="142" w:name="_Toc162902762"/>
      <w:r w:rsidRPr="00DD4A12">
        <w:lastRenderedPageBreak/>
        <w:t>Zoznam príloh</w:t>
      </w:r>
      <w:bookmarkEnd w:id="140"/>
      <w:bookmarkEnd w:id="139"/>
      <w:bookmarkEnd w:id="138"/>
      <w:bookmarkEnd w:id="137"/>
      <w:bookmarkEnd w:id="136"/>
      <w:bookmarkEnd w:id="141"/>
      <w:bookmarkEnd w:id="142"/>
    </w:p>
    <w:p w14:paraId="3ECC6B4C" w14:textId="0AA9B172" w:rsidR="00417373" w:rsidRPr="00DD4A12" w:rsidRDefault="00417373" w:rsidP="00BE3328">
      <w:pPr>
        <w:ind w:firstLine="0"/>
      </w:pPr>
      <w:r w:rsidRPr="00DD4A12">
        <w:t xml:space="preserve">Príloha </w:t>
      </w:r>
      <w:r w:rsidR="005A1036" w:rsidRPr="00DD4A12">
        <w:t>A</w:t>
      </w:r>
      <w:r w:rsidRPr="00DD4A12">
        <w:t xml:space="preserve"> – Zdrojový kód </w:t>
      </w:r>
      <w:r w:rsidR="00354086" w:rsidRPr="00DD4A12">
        <w:t>+ odkaz na GIT</w:t>
      </w:r>
    </w:p>
    <w:p w14:paraId="433D121C" w14:textId="5C33E95A" w:rsidR="00B75029" w:rsidRPr="00DD4A12" w:rsidRDefault="00417373" w:rsidP="00BE3328">
      <w:pPr>
        <w:ind w:firstLine="0"/>
      </w:pPr>
      <w:r w:rsidRPr="00DD4A12">
        <w:t xml:space="preserve">Príloha </w:t>
      </w:r>
      <w:r w:rsidR="005A1036" w:rsidRPr="00DD4A12">
        <w:t>B</w:t>
      </w:r>
      <w:r w:rsidR="00431B43" w:rsidRPr="00DD4A12">
        <w:t xml:space="preserve"> – Fotodokumentácia k prípravnej fáze </w:t>
      </w:r>
      <w:r w:rsidR="005A1036" w:rsidRPr="00DD4A12">
        <w:t>záverečnej práce</w:t>
      </w:r>
      <w:r w:rsidR="00431B43" w:rsidRPr="00DD4A12">
        <w:t xml:space="preserve"> </w:t>
      </w:r>
      <w:r w:rsidR="002F1FEC" w:rsidRPr="00DD4A12">
        <w:t>........</w:t>
      </w:r>
    </w:p>
    <w:p w14:paraId="18EC8B4D" w14:textId="77777777" w:rsidR="00A572E7" w:rsidRPr="00DD4A12" w:rsidRDefault="00A572E7" w:rsidP="00870C35">
      <w:pPr>
        <w:ind w:firstLine="0"/>
      </w:pPr>
    </w:p>
    <w:p w14:paraId="45A8B541" w14:textId="77777777" w:rsidR="00B75029" w:rsidRPr="00DD4A12" w:rsidRDefault="00B75029" w:rsidP="00FD33FA">
      <w:pPr>
        <w:sectPr w:rsidR="00B75029" w:rsidRPr="00DD4A12" w:rsidSect="0083473C">
          <w:footerReference w:type="first" r:id="rId39"/>
          <w:pgSz w:w="11907" w:h="16840" w:code="9"/>
          <w:pgMar w:top="1418" w:right="1418" w:bottom="1418" w:left="1985" w:header="709" w:footer="709" w:gutter="0"/>
          <w:cols w:space="708"/>
          <w:titlePg/>
        </w:sectPr>
      </w:pPr>
    </w:p>
    <w:p w14:paraId="743E65DD" w14:textId="77777777" w:rsidR="00A572E7" w:rsidRPr="00DD4A12" w:rsidRDefault="00A572E7" w:rsidP="00FD33FA"/>
    <w:p w14:paraId="18D6B4AA" w14:textId="77777777" w:rsidR="00431B43" w:rsidRPr="00DD4A12" w:rsidRDefault="00431B43" w:rsidP="00274B7E">
      <w:pPr>
        <w:pStyle w:val="PrlohaBP"/>
        <w:rPr>
          <w:rStyle w:val="Nzovknihy"/>
          <w:sz w:val="24"/>
        </w:rPr>
      </w:pPr>
    </w:p>
    <w:p w14:paraId="7FDDAE74" w14:textId="77777777" w:rsidR="00431B43" w:rsidRPr="00DD4A12" w:rsidRDefault="00431B43" w:rsidP="00274B7E">
      <w:pPr>
        <w:pStyle w:val="PrlohaBP"/>
        <w:rPr>
          <w:rStyle w:val="Nzovknihy"/>
          <w:sz w:val="24"/>
        </w:rPr>
      </w:pPr>
    </w:p>
    <w:p w14:paraId="767A8A07" w14:textId="77777777" w:rsidR="00431B43" w:rsidRPr="00DD4A12" w:rsidRDefault="00431B43" w:rsidP="00274B7E">
      <w:pPr>
        <w:pStyle w:val="PrlohaBP"/>
        <w:rPr>
          <w:rStyle w:val="Nzovknihy"/>
          <w:sz w:val="24"/>
        </w:rPr>
      </w:pPr>
    </w:p>
    <w:p w14:paraId="560E3257" w14:textId="77777777" w:rsidR="00431B43" w:rsidRPr="00DD4A12" w:rsidRDefault="00431B43" w:rsidP="00274B7E">
      <w:pPr>
        <w:pStyle w:val="PrlohaBP"/>
        <w:rPr>
          <w:rStyle w:val="Nzovknihy"/>
          <w:sz w:val="24"/>
        </w:rPr>
      </w:pPr>
    </w:p>
    <w:p w14:paraId="79AE20EC" w14:textId="77777777" w:rsidR="00F6032D" w:rsidRPr="00DD4A12" w:rsidRDefault="00F6032D" w:rsidP="00FD33FA">
      <w:pPr>
        <w:pStyle w:val="Obyajntext"/>
      </w:pPr>
    </w:p>
    <w:p w14:paraId="2831FE77" w14:textId="77777777" w:rsidR="00F6032D" w:rsidRPr="00DD4A12" w:rsidRDefault="00F6032D" w:rsidP="00FD33FA">
      <w:pPr>
        <w:pStyle w:val="Obyajntext"/>
      </w:pPr>
    </w:p>
    <w:p w14:paraId="20FBD11B" w14:textId="77777777" w:rsidR="00F6032D" w:rsidRPr="00DD4A12" w:rsidRDefault="00F6032D" w:rsidP="00FD33FA">
      <w:pPr>
        <w:pStyle w:val="Obyajntext"/>
      </w:pPr>
    </w:p>
    <w:p w14:paraId="7791C349" w14:textId="77777777" w:rsidR="00F6032D" w:rsidRPr="00DD4A12" w:rsidRDefault="00F6032D" w:rsidP="00FD33FA">
      <w:pPr>
        <w:pStyle w:val="Obyajntext"/>
      </w:pPr>
    </w:p>
    <w:p w14:paraId="2DFDB67D" w14:textId="77777777" w:rsidR="00F6032D" w:rsidRPr="00DD4A12" w:rsidRDefault="00F6032D" w:rsidP="00FD33FA">
      <w:pPr>
        <w:pStyle w:val="Obyajntext"/>
      </w:pPr>
    </w:p>
    <w:p w14:paraId="794EB3B2" w14:textId="77777777" w:rsidR="00431B43" w:rsidRPr="00DD4A12" w:rsidRDefault="00431B43" w:rsidP="00274B7E">
      <w:pPr>
        <w:pStyle w:val="PrlohaBP"/>
        <w:rPr>
          <w:rStyle w:val="Nzovknihy"/>
          <w:sz w:val="24"/>
        </w:rPr>
      </w:pPr>
    </w:p>
    <w:p w14:paraId="5B50AF25" w14:textId="77777777" w:rsidR="00431B43" w:rsidRPr="00DD4A12" w:rsidRDefault="00431B43" w:rsidP="00274B7E">
      <w:pPr>
        <w:pStyle w:val="PrlohaBP"/>
        <w:rPr>
          <w:rStyle w:val="Nzovknihy"/>
          <w:sz w:val="24"/>
        </w:rPr>
      </w:pPr>
    </w:p>
    <w:p w14:paraId="415C0578" w14:textId="77777777" w:rsidR="00431B43" w:rsidRPr="00DD4A12" w:rsidRDefault="00431B43" w:rsidP="00274B7E">
      <w:pPr>
        <w:pStyle w:val="PrlohaBP"/>
        <w:rPr>
          <w:rStyle w:val="Nzovknihy"/>
          <w:sz w:val="24"/>
        </w:rPr>
      </w:pPr>
    </w:p>
    <w:p w14:paraId="024A9D12" w14:textId="77777777" w:rsidR="00431B43" w:rsidRPr="00DD4A12" w:rsidRDefault="00431B43" w:rsidP="00274B7E">
      <w:pPr>
        <w:pStyle w:val="PrlohaBP"/>
        <w:rPr>
          <w:rStyle w:val="Nzovknihy"/>
          <w:sz w:val="24"/>
        </w:rPr>
      </w:pPr>
    </w:p>
    <w:p w14:paraId="0378722A" w14:textId="77777777" w:rsidR="00431B43" w:rsidRPr="00DD4A12" w:rsidRDefault="00431B43" w:rsidP="00274B7E">
      <w:pPr>
        <w:pStyle w:val="PrlohaBP"/>
        <w:rPr>
          <w:rStyle w:val="Nzovknihy"/>
          <w:sz w:val="24"/>
        </w:rPr>
      </w:pPr>
    </w:p>
    <w:p w14:paraId="3EC078B2" w14:textId="77777777" w:rsidR="00D465AF" w:rsidRPr="00DD4A12" w:rsidRDefault="004F745F" w:rsidP="00274B7E">
      <w:pPr>
        <w:pStyle w:val="PrlohaBP"/>
        <w:rPr>
          <w:rStyle w:val="Nzovknihy"/>
          <w:caps w:val="0"/>
          <w:smallCaps w:val="0"/>
          <w:sz w:val="32"/>
        </w:rPr>
      </w:pPr>
      <w:r w:rsidRPr="00DD4A12">
        <w:rPr>
          <w:rStyle w:val="Nzovknihy"/>
          <w:caps w:val="0"/>
          <w:smallCaps w:val="0"/>
          <w:sz w:val="32"/>
        </w:rPr>
        <w:t>PRÍLOHA    A</w:t>
      </w:r>
      <w:r w:rsidR="00BB7E4E" w:rsidRPr="00DD4A12">
        <w:rPr>
          <w:rStyle w:val="Nzovknihy"/>
          <w:caps w:val="0"/>
          <w:smallCaps w:val="0"/>
          <w:sz w:val="32"/>
        </w:rPr>
        <w:t xml:space="preserve"> </w:t>
      </w:r>
    </w:p>
    <w:p w14:paraId="78E3216A" w14:textId="3034BBCC" w:rsidR="00274B7E" w:rsidRPr="00DD4A12" w:rsidRDefault="00274B7E" w:rsidP="00FD33FA">
      <w:pPr>
        <w:rPr>
          <w:rStyle w:val="Nzovknihy"/>
          <w:sz w:val="24"/>
        </w:rPr>
      </w:pPr>
      <w:r w:rsidRPr="00DD4A12">
        <w:rPr>
          <w:rStyle w:val="Nzovknihy"/>
          <w:sz w:val="24"/>
        </w:rPr>
        <w:br w:type="page"/>
      </w:r>
    </w:p>
    <w:p w14:paraId="33C5A233" w14:textId="77777777" w:rsidR="00274B7E" w:rsidRPr="00DD4A12" w:rsidRDefault="00274B7E" w:rsidP="00274B7E">
      <w:pPr>
        <w:ind w:firstLine="0"/>
        <w:rPr>
          <w:rFonts w:eastAsia="Calibri"/>
          <w:b/>
          <w:szCs w:val="22"/>
        </w:rPr>
      </w:pPr>
      <w:r w:rsidRPr="00DD4A12">
        <w:rPr>
          <w:rFonts w:eastAsia="Calibri"/>
          <w:b/>
          <w:szCs w:val="22"/>
        </w:rPr>
        <w:lastRenderedPageBreak/>
        <w:t>Príloha A</w:t>
      </w:r>
    </w:p>
    <w:p w14:paraId="3FEC40FD" w14:textId="7C0CE46D" w:rsidR="00274B7E" w:rsidRPr="001334E1" w:rsidRDefault="00274B7E" w:rsidP="001334E1">
      <w:pPr>
        <w:pStyle w:val="Odrazky"/>
        <w:numPr>
          <w:ilvl w:val="0"/>
          <w:numId w:val="4"/>
        </w:numPr>
        <w:rPr>
          <w:lang w:eastAsia="sk-SK"/>
        </w:rPr>
      </w:pPr>
      <w:r w:rsidRPr="001334E1">
        <w:rPr>
          <w:lang w:eastAsia="sk-SK"/>
        </w:rPr>
        <w:t>A1</w:t>
      </w:r>
      <w:r w:rsidRPr="001334E1">
        <w:rPr>
          <w:lang w:eastAsia="sk-SK"/>
        </w:rPr>
        <w:tab/>
        <w:t xml:space="preserve">Odkaz na GIT: </w:t>
      </w:r>
      <w:r w:rsidR="000C0B27" w:rsidRPr="001334E1">
        <w:rPr>
          <w:lang w:eastAsia="sk-SK"/>
        </w:rPr>
        <w:t>https://github.com/matejturek/ShoppingList</w:t>
      </w:r>
    </w:p>
    <w:p w14:paraId="6586082B" w14:textId="77777777" w:rsidR="00274B7E" w:rsidRPr="001334E1" w:rsidRDefault="00274B7E" w:rsidP="001334E1">
      <w:pPr>
        <w:pStyle w:val="Odrazky"/>
        <w:numPr>
          <w:ilvl w:val="0"/>
          <w:numId w:val="4"/>
        </w:numPr>
        <w:rPr>
          <w:lang w:eastAsia="sk-SK"/>
        </w:rPr>
      </w:pPr>
      <w:r w:rsidRPr="001334E1">
        <w:rPr>
          <w:lang w:eastAsia="sk-SK"/>
        </w:rPr>
        <w:t>A2</w:t>
      </w:r>
      <w:r w:rsidRPr="001334E1">
        <w:rPr>
          <w:lang w:eastAsia="sk-SK"/>
        </w:rPr>
        <w:tab/>
        <w:t>...</w:t>
      </w:r>
    </w:p>
    <w:p w14:paraId="61F446CA" w14:textId="77777777" w:rsidR="00274B7E" w:rsidRPr="001334E1" w:rsidRDefault="00274B7E" w:rsidP="001334E1">
      <w:pPr>
        <w:pStyle w:val="Odrazky"/>
        <w:numPr>
          <w:ilvl w:val="0"/>
          <w:numId w:val="4"/>
        </w:numPr>
        <w:rPr>
          <w:lang w:eastAsia="sk-SK"/>
        </w:rPr>
      </w:pPr>
      <w:r w:rsidRPr="001334E1">
        <w:rPr>
          <w:lang w:eastAsia="sk-SK"/>
        </w:rPr>
        <w:t>A3</w:t>
      </w:r>
      <w:r w:rsidRPr="001334E1">
        <w:rPr>
          <w:lang w:eastAsia="sk-SK"/>
        </w:rPr>
        <w:tab/>
        <w:t>...</w:t>
      </w:r>
    </w:p>
    <w:p w14:paraId="734CA62C" w14:textId="77777777" w:rsidR="00274B7E" w:rsidRPr="001334E1" w:rsidRDefault="00274B7E" w:rsidP="001334E1">
      <w:pPr>
        <w:pStyle w:val="Odrazky"/>
        <w:numPr>
          <w:ilvl w:val="0"/>
          <w:numId w:val="4"/>
        </w:numPr>
        <w:rPr>
          <w:lang w:eastAsia="sk-SK"/>
        </w:rPr>
      </w:pPr>
      <w:r w:rsidRPr="001334E1">
        <w:rPr>
          <w:lang w:eastAsia="sk-SK"/>
        </w:rPr>
        <w:t>A4</w:t>
      </w:r>
      <w:r w:rsidRPr="001334E1">
        <w:rPr>
          <w:lang w:eastAsia="sk-SK"/>
        </w:rPr>
        <w:tab/>
        <w:t>...</w:t>
      </w:r>
    </w:p>
    <w:p w14:paraId="5E8FCA50" w14:textId="77777777" w:rsidR="00274B7E" w:rsidRPr="00DD4A12" w:rsidRDefault="00274B7E" w:rsidP="00274B7E">
      <w:pPr>
        <w:rPr>
          <w:rStyle w:val="Nzovknihy"/>
          <w:sz w:val="24"/>
        </w:rPr>
      </w:pPr>
    </w:p>
    <w:p w14:paraId="72153CAD" w14:textId="77777777" w:rsidR="00417373" w:rsidRPr="00F85783" w:rsidRDefault="00417373" w:rsidP="00FD33FA">
      <w:pPr>
        <w:rPr>
          <w:rStyle w:val="Nzovknihy"/>
          <w:sz w:val="24"/>
        </w:rPr>
      </w:pPr>
    </w:p>
    <w:sectPr w:rsidR="00417373" w:rsidRPr="00F85783" w:rsidSect="0083473C">
      <w:footerReference w:type="default" r:id="rId40"/>
      <w:footerReference w:type="first" r:id="rId41"/>
      <w:pgSz w:w="11907" w:h="16840" w:code="9"/>
      <w:pgMar w:top="1418" w:right="1418" w:bottom="1418"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1" w:author="Sinus" w:date="2024-02-11T19:58:00Z" w:initials="S">
    <w:p w14:paraId="3CD11EAB" w14:textId="77777777" w:rsidR="004D5102" w:rsidRPr="00DD4A12" w:rsidRDefault="004D5102" w:rsidP="004D5102">
      <w:pPr>
        <w:pStyle w:val="Textkomentra"/>
        <w:ind w:firstLine="0"/>
        <w:jc w:val="left"/>
      </w:pPr>
      <w:r w:rsidRPr="00DD4A12">
        <w:rPr>
          <w:rStyle w:val="Odkaznakomentr"/>
        </w:rPr>
        <w:annotationRef/>
      </w:r>
      <w:r w:rsidRPr="00DD4A12">
        <w:t>Existuju aj hybridne - skuste ich pridat</w:t>
      </w:r>
    </w:p>
  </w:comment>
  <w:comment w:id="72" w:author="Sinus" w:date="2024-02-11T19:59:00Z" w:initials="S">
    <w:p w14:paraId="4F797463" w14:textId="77777777" w:rsidR="004D5102" w:rsidRPr="00DD4A12" w:rsidRDefault="004D5102" w:rsidP="004D5102">
      <w:pPr>
        <w:pStyle w:val="Textkomentra"/>
        <w:ind w:firstLine="0"/>
        <w:jc w:val="left"/>
      </w:pPr>
      <w:r w:rsidRPr="00DD4A12">
        <w:rPr>
          <w:rStyle w:val="Odkaznakomentr"/>
        </w:rPr>
        <w:annotationRef/>
      </w:r>
      <w:r w:rsidRPr="00DD4A12">
        <w:t>Zarovnajte text dolava je to hrozne</w:t>
      </w:r>
    </w:p>
  </w:comment>
  <w:comment w:id="79" w:author="Sinus" w:date="2024-02-11T20:02:00Z" w:initials="S">
    <w:p w14:paraId="66FCA81C" w14:textId="77777777" w:rsidR="004D5102" w:rsidRDefault="004D5102" w:rsidP="004D5102">
      <w:pPr>
        <w:pStyle w:val="Textkomentra"/>
        <w:ind w:firstLine="0"/>
        <w:jc w:val="left"/>
      </w:pPr>
      <w:r w:rsidRPr="00DD4A12">
        <w:rPr>
          <w:rStyle w:val="Odkaznakomentr"/>
        </w:rPr>
        <w:annotationRef/>
      </w:r>
      <w:r w:rsidRPr="00DD4A12">
        <w:t>Asi skor zozbieral/porovnal?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D11EAB" w15:done="0"/>
  <w15:commentEx w15:paraId="4F797463" w15:done="0"/>
  <w15:commentEx w15:paraId="66FCA8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69D4758" w16cex:dateUtc="2024-02-11T18:58:00Z">
    <w16cex:extLst>
      <w16:ext w16:uri="{CE6994B0-6A32-4C9F-8C6B-6E91EDA988CE}">
        <cr:reactions xmlns:cr="http://schemas.microsoft.com/office/comments/2020/reactions">
          <cr:reaction reactionType="1">
            <cr:reactionInfo dateUtc="2024-02-26T16:10:26Z">
              <cr:user userId="S::iturekova@msnet.ukf.sk::f6de9cb3-c91c-49d0-a661-a9f2d0d7a66a" userProvider="AD" userName="Ivana Tureková"/>
            </cr:reactionInfo>
          </cr:reaction>
        </cr:reactions>
      </w16:ext>
    </w16cex:extLst>
  </w16cex:commentExtensible>
  <w16cex:commentExtensible w16cex:durableId="37CB7EE8" w16cex:dateUtc="2024-02-11T18:59:00Z">
    <w16cex:extLst>
      <w16:ext w16:uri="{CE6994B0-6A32-4C9F-8C6B-6E91EDA988CE}">
        <cr:reactions xmlns:cr="http://schemas.microsoft.com/office/comments/2020/reactions">
          <cr:reaction reactionType="1">
            <cr:reactionInfo dateUtc="2024-02-26T16:10:24Z">
              <cr:user userId="S::iturekova@msnet.ukf.sk::f6de9cb3-c91c-49d0-a661-a9f2d0d7a66a" userProvider="AD" userName="Ivana Tureková"/>
            </cr:reactionInfo>
          </cr:reaction>
        </cr:reactions>
      </w16:ext>
    </w16cex:extLst>
  </w16cex:commentExtensible>
  <w16cex:commentExtensible w16cex:durableId="5B576B3E" w16cex:dateUtc="2024-02-11T1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D11EAB" w16cid:durableId="669D4758"/>
  <w16cid:commentId w16cid:paraId="4F797463" w16cid:durableId="37CB7EE8"/>
  <w16cid:commentId w16cid:paraId="66FCA81C" w16cid:durableId="5B576B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652AF9" w14:textId="77777777" w:rsidR="0083473C" w:rsidRPr="00DD4A12" w:rsidRDefault="0083473C" w:rsidP="00FD33FA">
      <w:r w:rsidRPr="00DD4A12">
        <w:separator/>
      </w:r>
    </w:p>
  </w:endnote>
  <w:endnote w:type="continuationSeparator" w:id="0">
    <w:p w14:paraId="3914703F" w14:textId="77777777" w:rsidR="0083473C" w:rsidRPr="00DD4A12" w:rsidRDefault="0083473C" w:rsidP="00FD33FA">
      <w:r w:rsidRPr="00DD4A1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okChampa">
    <w:charset w:val="DE"/>
    <w:family w:val="swiss"/>
    <w:pitch w:val="variable"/>
    <w:sig w:usb0="83000003" w:usb1="00000000" w:usb2="00000000" w:usb3="00000000" w:csb0="0001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83CA4" w14:textId="77777777" w:rsidR="003A750E" w:rsidRPr="00DD4A12" w:rsidRDefault="003A750E" w:rsidP="00FD33FA">
    <w:pPr>
      <w:pStyle w:val="Pta"/>
    </w:pPr>
  </w:p>
  <w:p w14:paraId="241B29E9" w14:textId="77777777" w:rsidR="003A750E" w:rsidRPr="00DD4A12" w:rsidRDefault="003A750E" w:rsidP="00FD33F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9603573"/>
      <w:docPartObj>
        <w:docPartGallery w:val="Page Numbers (Bottom of Page)"/>
        <w:docPartUnique/>
      </w:docPartObj>
    </w:sdtPr>
    <w:sdtContent>
      <w:p w14:paraId="62F0A7EC" w14:textId="00985324" w:rsidR="00161FA2" w:rsidRPr="00DD4A12" w:rsidRDefault="00161FA2">
        <w:pPr>
          <w:pStyle w:val="Pta"/>
          <w:jc w:val="right"/>
        </w:pPr>
        <w:r w:rsidRPr="00DD4A12">
          <w:fldChar w:fldCharType="begin"/>
        </w:r>
        <w:r w:rsidRPr="00DD4A12">
          <w:instrText>PAGE   \* MERGEFORMAT</w:instrText>
        </w:r>
        <w:r w:rsidRPr="00DD4A12">
          <w:fldChar w:fldCharType="separate"/>
        </w:r>
        <w:r w:rsidRPr="00DD4A12">
          <w:t>2</w:t>
        </w:r>
        <w:r w:rsidRPr="00DD4A12">
          <w:fldChar w:fldCharType="end"/>
        </w:r>
      </w:p>
    </w:sdtContent>
  </w:sdt>
  <w:p w14:paraId="7C0D18B7" w14:textId="77777777" w:rsidR="003A750E" w:rsidRPr="00DD4A12" w:rsidRDefault="003A750E" w:rsidP="00FD33FA">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472209"/>
      <w:docPartObj>
        <w:docPartGallery w:val="Page Numbers (Bottom of Page)"/>
        <w:docPartUnique/>
      </w:docPartObj>
    </w:sdtPr>
    <w:sdtContent>
      <w:p w14:paraId="6579F53E" w14:textId="652F8546" w:rsidR="00161FA2" w:rsidRPr="00DD4A12" w:rsidRDefault="00161FA2">
        <w:pPr>
          <w:pStyle w:val="Pta"/>
          <w:jc w:val="right"/>
        </w:pPr>
        <w:r w:rsidRPr="00DD4A12">
          <w:fldChar w:fldCharType="begin"/>
        </w:r>
        <w:r w:rsidRPr="00DD4A12">
          <w:instrText>PAGE   \* MERGEFORMAT</w:instrText>
        </w:r>
        <w:r w:rsidRPr="00DD4A12">
          <w:fldChar w:fldCharType="separate"/>
        </w:r>
        <w:r w:rsidRPr="00DD4A12">
          <w:t>2</w:t>
        </w:r>
        <w:r w:rsidRPr="00DD4A12">
          <w:fldChar w:fldCharType="end"/>
        </w:r>
      </w:p>
    </w:sdtContent>
  </w:sdt>
  <w:p w14:paraId="63F233B8" w14:textId="77777777" w:rsidR="003A750E" w:rsidRPr="00DD4A12" w:rsidRDefault="003A750E" w:rsidP="00FD33FA">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7184F" w14:textId="77777777" w:rsidR="003A750E" w:rsidRPr="00DD4A12" w:rsidRDefault="003A750E" w:rsidP="00FD33FA">
    <w:pPr>
      <w:pStyle w:val="Pta"/>
    </w:pPr>
  </w:p>
  <w:p w14:paraId="322C634B" w14:textId="77777777" w:rsidR="003A750E" w:rsidRPr="00DD4A12" w:rsidRDefault="003A750E" w:rsidP="00FD33FA">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8E03B" w14:textId="1F8F3B8E" w:rsidR="00B062B3" w:rsidRPr="00DD4A12" w:rsidRDefault="00B062B3" w:rsidP="002E12F8">
    <w:pPr>
      <w:pStyle w:val="Pta"/>
      <w:ind w:firstLine="0"/>
    </w:pPr>
  </w:p>
  <w:p w14:paraId="61BF0EE0" w14:textId="77777777" w:rsidR="00B062B3" w:rsidRPr="00DD4A12" w:rsidRDefault="00B062B3" w:rsidP="00FD33FA">
    <w:pPr>
      <w:pStyle w:val="Pt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58EE2" w14:textId="77777777" w:rsidR="003A750E" w:rsidRPr="00DD4A12" w:rsidRDefault="003A750E" w:rsidP="00FD33FA">
    <w:pPr>
      <w:pStyle w:val="Pta"/>
    </w:pPr>
  </w:p>
  <w:p w14:paraId="3D97282D" w14:textId="77777777" w:rsidR="003A750E" w:rsidRPr="00DD4A12" w:rsidRDefault="003A750E" w:rsidP="00FD33F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3C820C" w14:textId="77777777" w:rsidR="0083473C" w:rsidRPr="00DD4A12" w:rsidRDefault="0083473C" w:rsidP="00FD33FA">
      <w:r w:rsidRPr="00DD4A12">
        <w:separator/>
      </w:r>
    </w:p>
  </w:footnote>
  <w:footnote w:type="continuationSeparator" w:id="0">
    <w:p w14:paraId="5A06D819" w14:textId="77777777" w:rsidR="0083473C" w:rsidRPr="00DD4A12" w:rsidRDefault="0083473C" w:rsidP="00FD33FA">
      <w:r w:rsidRPr="00DD4A1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36B4AF6"/>
    <w:multiLevelType w:val="multilevel"/>
    <w:tmpl w:val="9BEC3ED0"/>
    <w:lvl w:ilvl="0">
      <w:start w:val="1"/>
      <w:numFmt w:val="bullet"/>
      <w:lvlText w:val=""/>
      <w:lvlJc w:val="left"/>
      <w:pPr>
        <w:tabs>
          <w:tab w:val="num" w:pos="360"/>
        </w:tabs>
        <w:ind w:left="360" w:hanging="360"/>
      </w:pPr>
      <w:rPr>
        <w:rFonts w:ascii="Wingdings" w:hAnsi="Wingdings" w:hint="default"/>
        <w:sz w:val="20"/>
      </w:rPr>
    </w:lvl>
    <w:lvl w:ilvl="1">
      <w:start w:val="4"/>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F76E47"/>
    <w:multiLevelType w:val="hybridMultilevel"/>
    <w:tmpl w:val="6C4C3D58"/>
    <w:lvl w:ilvl="0" w:tplc="B3D43870">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E464B41"/>
    <w:multiLevelType w:val="hybridMultilevel"/>
    <w:tmpl w:val="18C00110"/>
    <w:lvl w:ilvl="0" w:tplc="403813C2">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 w15:restartNumberingAfterBreak="0">
    <w:nsid w:val="112C69A2"/>
    <w:multiLevelType w:val="multilevel"/>
    <w:tmpl w:val="63EA66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492AA2"/>
    <w:multiLevelType w:val="multilevel"/>
    <w:tmpl w:val="08481560"/>
    <w:lvl w:ilvl="0">
      <w:start w:val="1"/>
      <w:numFmt w:val="decimal"/>
      <w:lvlText w:val="%1"/>
      <w:lvlJc w:val="left"/>
      <w:pPr>
        <w:ind w:left="1035" w:hanging="675"/>
      </w:pPr>
      <w:rPr>
        <w:rFonts w:hint="default"/>
      </w:rPr>
    </w:lvl>
    <w:lvl w:ilvl="1">
      <w:start w:val="1"/>
      <w:numFmt w:val="decimal"/>
      <w:isLgl/>
      <w:lvlText w:val="%1.%2"/>
      <w:lvlJc w:val="left"/>
      <w:pPr>
        <w:ind w:left="6658"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8AB1EE7"/>
    <w:multiLevelType w:val="hybridMultilevel"/>
    <w:tmpl w:val="2362DD72"/>
    <w:lvl w:ilvl="0" w:tplc="04685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591A38"/>
    <w:multiLevelType w:val="multilevel"/>
    <w:tmpl w:val="BDA024E4"/>
    <w:lvl w:ilvl="0">
      <w:start w:val="1"/>
      <w:numFmt w:val="decimal"/>
      <w:lvlText w:val="%1."/>
      <w:lvlJc w:val="left"/>
      <w:pPr>
        <w:ind w:left="360" w:hanging="360"/>
      </w:pPr>
      <w:rPr>
        <w:rFonts w:hint="default"/>
      </w:rPr>
    </w:lvl>
    <w:lvl w:ilvl="1">
      <w:start w:val="1"/>
      <w:numFmt w:val="decimal"/>
      <w:isLgl/>
      <w:lvlText w:val="%1.%2"/>
      <w:lvlJc w:val="left"/>
      <w:pPr>
        <w:ind w:left="675" w:hanging="675"/>
      </w:pPr>
      <w:rPr>
        <w:rFonts w:hint="default"/>
      </w:rPr>
    </w:lvl>
    <w:lvl w:ilvl="2">
      <w:start w:val="1"/>
      <w:numFmt w:val="decimal"/>
      <w:isLgl/>
      <w:lvlText w:val="%1.%2.%3"/>
      <w:lvlJc w:val="left"/>
      <w:pPr>
        <w:ind w:left="720" w:hanging="720"/>
      </w:pPr>
      <w:rPr>
        <w:rFonts w:hint="default"/>
      </w:rPr>
    </w:lvl>
    <w:lvl w:ilvl="3">
      <w:start w:val="1"/>
      <w:numFmt w:val="bullet"/>
      <w:lvlText w:val=""/>
      <w:lvlJc w:val="left"/>
      <w:pPr>
        <w:ind w:left="360" w:hanging="360"/>
      </w:pPr>
      <w:rPr>
        <w:rFonts w:ascii="Symbol" w:hAnsi="Symbol"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895A2E"/>
    <w:multiLevelType w:val="hybridMultilevel"/>
    <w:tmpl w:val="C9BCDE1C"/>
    <w:lvl w:ilvl="0" w:tplc="895C2220">
      <w:start w:val="1"/>
      <w:numFmt w:val="lowerLetter"/>
      <w:lvlText w:val="%1)"/>
      <w:lvlJc w:val="left"/>
      <w:pPr>
        <w:ind w:left="360" w:hanging="360"/>
      </w:pPr>
      <w:rPr>
        <w:rFonts w:hint="default"/>
        <w:color w:val="auto"/>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10" w15:restartNumberingAfterBreak="0">
    <w:nsid w:val="1F035C27"/>
    <w:multiLevelType w:val="hybridMultilevel"/>
    <w:tmpl w:val="C2747D1A"/>
    <w:lvl w:ilvl="0" w:tplc="18EC925E">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1" w15:restartNumberingAfterBreak="0">
    <w:nsid w:val="20A46AAB"/>
    <w:multiLevelType w:val="hybridMultilevel"/>
    <w:tmpl w:val="8098BEC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21294C05"/>
    <w:multiLevelType w:val="hybridMultilevel"/>
    <w:tmpl w:val="28525764"/>
    <w:lvl w:ilvl="0" w:tplc="1AB61F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4C091E"/>
    <w:multiLevelType w:val="multilevel"/>
    <w:tmpl w:val="BDA024E4"/>
    <w:lvl w:ilvl="0">
      <w:start w:val="1"/>
      <w:numFmt w:val="decimal"/>
      <w:lvlText w:val="%1."/>
      <w:lvlJc w:val="left"/>
      <w:pPr>
        <w:ind w:left="360" w:hanging="360"/>
      </w:pPr>
      <w:rPr>
        <w:rFonts w:hint="default"/>
      </w:rPr>
    </w:lvl>
    <w:lvl w:ilvl="1">
      <w:start w:val="1"/>
      <w:numFmt w:val="decimal"/>
      <w:isLgl/>
      <w:lvlText w:val="%1.%2"/>
      <w:lvlJc w:val="left"/>
      <w:pPr>
        <w:ind w:left="675" w:hanging="675"/>
      </w:pPr>
      <w:rPr>
        <w:rFonts w:hint="default"/>
      </w:rPr>
    </w:lvl>
    <w:lvl w:ilvl="2">
      <w:start w:val="1"/>
      <w:numFmt w:val="decimal"/>
      <w:isLgl/>
      <w:lvlText w:val="%1.%2.%3"/>
      <w:lvlJc w:val="left"/>
      <w:pPr>
        <w:ind w:left="720" w:hanging="720"/>
      </w:pPr>
      <w:rPr>
        <w:rFonts w:hint="default"/>
      </w:rPr>
    </w:lvl>
    <w:lvl w:ilvl="3">
      <w:start w:val="1"/>
      <w:numFmt w:val="bullet"/>
      <w:lvlText w:val=""/>
      <w:lvlJc w:val="left"/>
      <w:pPr>
        <w:ind w:left="360" w:hanging="360"/>
      </w:pPr>
      <w:rPr>
        <w:rFonts w:ascii="Symbol" w:hAnsi="Symbol"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2B535510"/>
    <w:multiLevelType w:val="multilevel"/>
    <w:tmpl w:val="F9C24F7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F922F77"/>
    <w:multiLevelType w:val="hybridMultilevel"/>
    <w:tmpl w:val="FB6E39E8"/>
    <w:lvl w:ilvl="0" w:tplc="0840F6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80BBA"/>
    <w:multiLevelType w:val="hybridMultilevel"/>
    <w:tmpl w:val="78F24978"/>
    <w:lvl w:ilvl="0" w:tplc="0ADE54B8">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7" w15:restartNumberingAfterBreak="0">
    <w:nsid w:val="37254C9A"/>
    <w:multiLevelType w:val="multilevel"/>
    <w:tmpl w:val="D21E524E"/>
    <w:lvl w:ilvl="0">
      <w:start w:val="1"/>
      <w:numFmt w:val="bullet"/>
      <w:lvlText w:val=""/>
      <w:lvlJc w:val="left"/>
      <w:pPr>
        <w:tabs>
          <w:tab w:val="num" w:pos="360"/>
        </w:tabs>
        <w:ind w:left="360" w:hanging="360"/>
      </w:pPr>
      <w:rPr>
        <w:rFonts w:ascii="Wingdings" w:hAnsi="Wingdings" w:hint="default"/>
        <w:sz w:val="20"/>
      </w:rPr>
    </w:lvl>
    <w:lvl w:ilvl="1">
      <w:start w:val="1"/>
      <w:numFmt w:val="lowerLetter"/>
      <w:lvlText w:val="%2)"/>
      <w:lvlJc w:val="left"/>
      <w:pPr>
        <w:ind w:left="1080" w:hanging="360"/>
      </w:pPr>
      <w:rPr>
        <w:rFonts w:hint="default"/>
      </w:rPr>
    </w:lvl>
    <w:lvl w:ilvl="2">
      <w:start w:val="3"/>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D576352"/>
    <w:multiLevelType w:val="hybridMultilevel"/>
    <w:tmpl w:val="3D52F636"/>
    <w:lvl w:ilvl="0" w:tplc="29DA1AAA">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9" w15:restartNumberingAfterBreak="0">
    <w:nsid w:val="3D8C66E0"/>
    <w:multiLevelType w:val="multilevel"/>
    <w:tmpl w:val="0AF23D20"/>
    <w:lvl w:ilvl="0">
      <w:start w:val="1"/>
      <w:numFmt w:val="decimal"/>
      <w:lvlText w:val="%1."/>
      <w:lvlJc w:val="left"/>
      <w:pPr>
        <w:ind w:left="360" w:hanging="360"/>
      </w:pPr>
      <w:rPr>
        <w:rFonts w:hint="default"/>
      </w:rPr>
    </w:lvl>
    <w:lvl w:ilvl="1">
      <w:start w:val="1"/>
      <w:numFmt w:val="decimal"/>
      <w:isLgl/>
      <w:lvlText w:val="%1.%2"/>
      <w:lvlJc w:val="left"/>
      <w:pPr>
        <w:ind w:left="675" w:hanging="6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3F52638C"/>
    <w:multiLevelType w:val="hybridMultilevel"/>
    <w:tmpl w:val="39E4636A"/>
    <w:lvl w:ilvl="0" w:tplc="5F06BE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CB0758"/>
    <w:multiLevelType w:val="hybridMultilevel"/>
    <w:tmpl w:val="0094732E"/>
    <w:lvl w:ilvl="0" w:tplc="041B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4217159"/>
    <w:multiLevelType w:val="hybridMultilevel"/>
    <w:tmpl w:val="643473D2"/>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47F71E25"/>
    <w:multiLevelType w:val="hybridMultilevel"/>
    <w:tmpl w:val="D72C70D2"/>
    <w:lvl w:ilvl="0" w:tplc="99ACF824">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4" w15:restartNumberingAfterBreak="0">
    <w:nsid w:val="553E7A55"/>
    <w:multiLevelType w:val="multilevel"/>
    <w:tmpl w:val="4C3AA9C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A8160B2"/>
    <w:multiLevelType w:val="hybridMultilevel"/>
    <w:tmpl w:val="A44221C0"/>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AB81C62"/>
    <w:multiLevelType w:val="multilevel"/>
    <w:tmpl w:val="14A6A2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F44CA3"/>
    <w:multiLevelType w:val="hybridMultilevel"/>
    <w:tmpl w:val="8ECCB53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7672922"/>
    <w:multiLevelType w:val="hybridMultilevel"/>
    <w:tmpl w:val="D8BC416E"/>
    <w:lvl w:ilvl="0" w:tplc="ACC0D4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8B5360C"/>
    <w:multiLevelType w:val="hybridMultilevel"/>
    <w:tmpl w:val="674415AC"/>
    <w:lvl w:ilvl="0" w:tplc="DF0695C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DB16309"/>
    <w:multiLevelType w:val="multilevel"/>
    <w:tmpl w:val="2850ED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0E13B50"/>
    <w:multiLevelType w:val="multilevel"/>
    <w:tmpl w:val="FDA40FFC"/>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9A50B27"/>
    <w:multiLevelType w:val="hybridMultilevel"/>
    <w:tmpl w:val="0DACD104"/>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34" w15:restartNumberingAfterBreak="0">
    <w:nsid w:val="7A171AF8"/>
    <w:multiLevelType w:val="hybridMultilevel"/>
    <w:tmpl w:val="85EC133E"/>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num w:numId="1" w16cid:durableId="1853060296">
    <w:abstractNumId w:val="1"/>
  </w:num>
  <w:num w:numId="2" w16cid:durableId="553388986">
    <w:abstractNumId w:val="0"/>
  </w:num>
  <w:num w:numId="3" w16cid:durableId="762340787">
    <w:abstractNumId w:val="30"/>
  </w:num>
  <w:num w:numId="4" w16cid:durableId="803691881">
    <w:abstractNumId w:val="3"/>
  </w:num>
  <w:num w:numId="5" w16cid:durableId="1971275942">
    <w:abstractNumId w:val="6"/>
  </w:num>
  <w:num w:numId="6" w16cid:durableId="1996489217">
    <w:abstractNumId w:val="19"/>
  </w:num>
  <w:num w:numId="7" w16cid:durableId="191504720">
    <w:abstractNumId w:val="9"/>
  </w:num>
  <w:num w:numId="8" w16cid:durableId="2080203252">
    <w:abstractNumId w:val="26"/>
  </w:num>
  <w:num w:numId="9" w16cid:durableId="1849636258">
    <w:abstractNumId w:val="9"/>
    <w:lvlOverride w:ilvl="0">
      <w:startOverride w:val="1"/>
    </w:lvlOverride>
  </w:num>
  <w:num w:numId="10" w16cid:durableId="6332962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7547391">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8346367">
    <w:abstractNumId w:val="10"/>
  </w:num>
  <w:num w:numId="13" w16cid:durableId="280191940">
    <w:abstractNumId w:val="6"/>
  </w:num>
  <w:num w:numId="14" w16cid:durableId="235894578">
    <w:abstractNumId w:val="34"/>
  </w:num>
  <w:num w:numId="15" w16cid:durableId="386032873">
    <w:abstractNumId w:val="4"/>
  </w:num>
  <w:num w:numId="16" w16cid:durableId="1016887298">
    <w:abstractNumId w:val="22"/>
  </w:num>
  <w:num w:numId="17" w16cid:durableId="145516782">
    <w:abstractNumId w:val="32"/>
  </w:num>
  <w:num w:numId="18" w16cid:durableId="1574656844">
    <w:abstractNumId w:val="18"/>
  </w:num>
  <w:num w:numId="19" w16cid:durableId="253633020">
    <w:abstractNumId w:val="29"/>
  </w:num>
  <w:num w:numId="20" w16cid:durableId="2089039677">
    <w:abstractNumId w:val="8"/>
  </w:num>
  <w:num w:numId="21" w16cid:durableId="1849371581">
    <w:abstractNumId w:val="13"/>
  </w:num>
  <w:num w:numId="22" w16cid:durableId="1296175924">
    <w:abstractNumId w:val="29"/>
  </w:num>
  <w:num w:numId="23" w16cid:durableId="1965885975">
    <w:abstractNumId w:val="29"/>
  </w:num>
  <w:num w:numId="24" w16cid:durableId="1126853306">
    <w:abstractNumId w:val="29"/>
  </w:num>
  <w:num w:numId="25" w16cid:durableId="1149327236">
    <w:abstractNumId w:val="7"/>
  </w:num>
  <w:num w:numId="26" w16cid:durableId="1124423082">
    <w:abstractNumId w:val="16"/>
  </w:num>
  <w:num w:numId="27" w16cid:durableId="343287521">
    <w:abstractNumId w:val="23"/>
  </w:num>
  <w:num w:numId="28" w16cid:durableId="50228538">
    <w:abstractNumId w:val="12"/>
  </w:num>
  <w:num w:numId="29" w16cid:durableId="1511528845">
    <w:abstractNumId w:val="6"/>
    <w:lvlOverride w:ilvl="0">
      <w:startOverride w:val="3"/>
    </w:lvlOverride>
    <w:lvlOverride w:ilvl="1">
      <w:startOverride w:val="6"/>
    </w:lvlOverride>
  </w:num>
  <w:num w:numId="30" w16cid:durableId="1468207818">
    <w:abstractNumId w:val="6"/>
    <w:lvlOverride w:ilvl="0">
      <w:startOverride w:val="3"/>
    </w:lvlOverride>
    <w:lvlOverride w:ilvl="1">
      <w:startOverride w:val="6"/>
    </w:lvlOverride>
    <w:lvlOverride w:ilvl="2">
      <w:startOverride w:val="2"/>
    </w:lvlOverride>
  </w:num>
  <w:num w:numId="31" w16cid:durableId="1509370366">
    <w:abstractNumId w:val="15"/>
  </w:num>
  <w:num w:numId="32" w16cid:durableId="85082564">
    <w:abstractNumId w:val="20"/>
  </w:num>
  <w:num w:numId="33" w16cid:durableId="1073308230">
    <w:abstractNumId w:val="27"/>
  </w:num>
  <w:num w:numId="34" w16cid:durableId="1864780998">
    <w:abstractNumId w:val="21"/>
  </w:num>
  <w:num w:numId="35" w16cid:durableId="48309253">
    <w:abstractNumId w:val="2"/>
  </w:num>
  <w:num w:numId="36" w16cid:durableId="2100828433">
    <w:abstractNumId w:val="17"/>
  </w:num>
  <w:num w:numId="37" w16cid:durableId="536625474">
    <w:abstractNumId w:val="32"/>
  </w:num>
  <w:num w:numId="38" w16cid:durableId="695231831">
    <w:abstractNumId w:val="32"/>
  </w:num>
  <w:num w:numId="39" w16cid:durableId="827745114">
    <w:abstractNumId w:val="32"/>
  </w:num>
  <w:num w:numId="40" w16cid:durableId="1349217406">
    <w:abstractNumId w:val="28"/>
  </w:num>
  <w:num w:numId="41" w16cid:durableId="842402760">
    <w:abstractNumId w:val="32"/>
  </w:num>
  <w:num w:numId="42" w16cid:durableId="1300838108">
    <w:abstractNumId w:val="0"/>
  </w:num>
  <w:num w:numId="43" w16cid:durableId="1247224825">
    <w:abstractNumId w:val="32"/>
  </w:num>
  <w:num w:numId="44" w16cid:durableId="524638465">
    <w:abstractNumId w:val="0"/>
  </w:num>
  <w:num w:numId="45" w16cid:durableId="2071345790">
    <w:abstractNumId w:val="0"/>
  </w:num>
  <w:num w:numId="46" w16cid:durableId="1025523123">
    <w:abstractNumId w:val="0"/>
  </w:num>
  <w:num w:numId="47" w16cid:durableId="519658206">
    <w:abstractNumId w:val="0"/>
  </w:num>
  <w:num w:numId="48" w16cid:durableId="1665619374">
    <w:abstractNumId w:val="24"/>
  </w:num>
  <w:num w:numId="49" w16cid:durableId="1159350426">
    <w:abstractNumId w:val="24"/>
  </w:num>
  <w:num w:numId="50" w16cid:durableId="1836916117">
    <w:abstractNumId w:val="31"/>
  </w:num>
  <w:num w:numId="51" w16cid:durableId="1492671642">
    <w:abstractNumId w:val="5"/>
  </w:num>
  <w:num w:numId="52" w16cid:durableId="1720589184">
    <w:abstractNumId w:val="11"/>
  </w:num>
  <w:num w:numId="53" w16cid:durableId="447705574">
    <w:abstractNumId w:val="25"/>
  </w:num>
  <w:num w:numId="54" w16cid:durableId="155415255">
    <w:abstractNumId w:val="14"/>
  </w:num>
  <w:num w:numId="55" w16cid:durableId="1146895700">
    <w:abstractNumId w:val="33"/>
  </w:num>
  <w:num w:numId="56" w16cid:durableId="1407610901">
    <w:abstractNumId w:val="0"/>
  </w:num>
  <w:num w:numId="57" w16cid:durableId="1262836482">
    <w:abstractNumId w:val="0"/>
  </w:num>
  <w:num w:numId="58" w16cid:durableId="1317562988">
    <w:abstractNumId w:val="2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inus">
    <w15:presenceInfo w15:providerId="None" w15:userId="Sin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A0NTcwMTMwNDK3MLNU0lEKTi0uzszPAykwrQUA4EqsQSwAAAA="/>
  </w:docVars>
  <w:rsids>
    <w:rsidRoot w:val="009F5F11"/>
    <w:rsid w:val="000002CD"/>
    <w:rsid w:val="00000A5F"/>
    <w:rsid w:val="000012FC"/>
    <w:rsid w:val="000041DD"/>
    <w:rsid w:val="00011F97"/>
    <w:rsid w:val="0002068A"/>
    <w:rsid w:val="000212C9"/>
    <w:rsid w:val="00021919"/>
    <w:rsid w:val="00021DA2"/>
    <w:rsid w:val="00025980"/>
    <w:rsid w:val="00030AF3"/>
    <w:rsid w:val="00032005"/>
    <w:rsid w:val="00032E44"/>
    <w:rsid w:val="000333AF"/>
    <w:rsid w:val="00035DDD"/>
    <w:rsid w:val="00037295"/>
    <w:rsid w:val="00041339"/>
    <w:rsid w:val="00041B1A"/>
    <w:rsid w:val="00043DE8"/>
    <w:rsid w:val="00044684"/>
    <w:rsid w:val="00044D33"/>
    <w:rsid w:val="000514FF"/>
    <w:rsid w:val="000537BF"/>
    <w:rsid w:val="000545ED"/>
    <w:rsid w:val="00054C40"/>
    <w:rsid w:val="00055597"/>
    <w:rsid w:val="0005749B"/>
    <w:rsid w:val="00062A6F"/>
    <w:rsid w:val="0006349A"/>
    <w:rsid w:val="000657F9"/>
    <w:rsid w:val="00066C0D"/>
    <w:rsid w:val="00071FFF"/>
    <w:rsid w:val="0007213D"/>
    <w:rsid w:val="00073D53"/>
    <w:rsid w:val="00076039"/>
    <w:rsid w:val="0007728F"/>
    <w:rsid w:val="00077389"/>
    <w:rsid w:val="00081307"/>
    <w:rsid w:val="0008178B"/>
    <w:rsid w:val="00081AF0"/>
    <w:rsid w:val="000844E9"/>
    <w:rsid w:val="00084CBC"/>
    <w:rsid w:val="000861F6"/>
    <w:rsid w:val="00086E1D"/>
    <w:rsid w:val="0008711C"/>
    <w:rsid w:val="00087F7F"/>
    <w:rsid w:val="00091E8E"/>
    <w:rsid w:val="000965AB"/>
    <w:rsid w:val="00096B44"/>
    <w:rsid w:val="0009722D"/>
    <w:rsid w:val="000A221C"/>
    <w:rsid w:val="000A3270"/>
    <w:rsid w:val="000A3C3E"/>
    <w:rsid w:val="000B1468"/>
    <w:rsid w:val="000B244A"/>
    <w:rsid w:val="000B3171"/>
    <w:rsid w:val="000C01EA"/>
    <w:rsid w:val="000C08B6"/>
    <w:rsid w:val="000C0B27"/>
    <w:rsid w:val="000C2DA0"/>
    <w:rsid w:val="000C3E0B"/>
    <w:rsid w:val="000C42E6"/>
    <w:rsid w:val="000C6EC7"/>
    <w:rsid w:val="000C7FB5"/>
    <w:rsid w:val="000D2087"/>
    <w:rsid w:val="000D45A5"/>
    <w:rsid w:val="000D632E"/>
    <w:rsid w:val="000E0A6A"/>
    <w:rsid w:val="000E12E7"/>
    <w:rsid w:val="000E2976"/>
    <w:rsid w:val="000E713A"/>
    <w:rsid w:val="000F1017"/>
    <w:rsid w:val="000F470B"/>
    <w:rsid w:val="000F6AC0"/>
    <w:rsid w:val="00104253"/>
    <w:rsid w:val="00104879"/>
    <w:rsid w:val="001051CC"/>
    <w:rsid w:val="00105425"/>
    <w:rsid w:val="001055C5"/>
    <w:rsid w:val="00105A3C"/>
    <w:rsid w:val="00106664"/>
    <w:rsid w:val="00107D32"/>
    <w:rsid w:val="00112451"/>
    <w:rsid w:val="001126BC"/>
    <w:rsid w:val="001132E4"/>
    <w:rsid w:val="00115E41"/>
    <w:rsid w:val="00116110"/>
    <w:rsid w:val="001171D3"/>
    <w:rsid w:val="00120B1D"/>
    <w:rsid w:val="00124F9D"/>
    <w:rsid w:val="001268B1"/>
    <w:rsid w:val="00127CC6"/>
    <w:rsid w:val="0013105F"/>
    <w:rsid w:val="00132872"/>
    <w:rsid w:val="001334E1"/>
    <w:rsid w:val="001359E0"/>
    <w:rsid w:val="00136676"/>
    <w:rsid w:val="001418EA"/>
    <w:rsid w:val="00143477"/>
    <w:rsid w:val="00145537"/>
    <w:rsid w:val="001466D6"/>
    <w:rsid w:val="0014671C"/>
    <w:rsid w:val="00154302"/>
    <w:rsid w:val="00154DBA"/>
    <w:rsid w:val="00156CA4"/>
    <w:rsid w:val="0016031B"/>
    <w:rsid w:val="0016062A"/>
    <w:rsid w:val="0016103C"/>
    <w:rsid w:val="00161A24"/>
    <w:rsid w:val="00161FA2"/>
    <w:rsid w:val="00162693"/>
    <w:rsid w:val="0016382B"/>
    <w:rsid w:val="00164260"/>
    <w:rsid w:val="0017010E"/>
    <w:rsid w:val="00170844"/>
    <w:rsid w:val="00173A85"/>
    <w:rsid w:val="00175787"/>
    <w:rsid w:val="00175826"/>
    <w:rsid w:val="00176129"/>
    <w:rsid w:val="00176EB9"/>
    <w:rsid w:val="00176FD2"/>
    <w:rsid w:val="00180271"/>
    <w:rsid w:val="0018039E"/>
    <w:rsid w:val="00187011"/>
    <w:rsid w:val="0018743E"/>
    <w:rsid w:val="00187762"/>
    <w:rsid w:val="001925A2"/>
    <w:rsid w:val="001934E1"/>
    <w:rsid w:val="00193974"/>
    <w:rsid w:val="00195E48"/>
    <w:rsid w:val="0019706C"/>
    <w:rsid w:val="001A29CF"/>
    <w:rsid w:val="001A3FBA"/>
    <w:rsid w:val="001A47F0"/>
    <w:rsid w:val="001A4EAC"/>
    <w:rsid w:val="001A5425"/>
    <w:rsid w:val="001A6778"/>
    <w:rsid w:val="001B15FF"/>
    <w:rsid w:val="001B21FE"/>
    <w:rsid w:val="001B3A16"/>
    <w:rsid w:val="001B4838"/>
    <w:rsid w:val="001B6B36"/>
    <w:rsid w:val="001B7190"/>
    <w:rsid w:val="001C5334"/>
    <w:rsid w:val="001D00D2"/>
    <w:rsid w:val="001D11BE"/>
    <w:rsid w:val="001D2852"/>
    <w:rsid w:val="001D3F52"/>
    <w:rsid w:val="001D429D"/>
    <w:rsid w:val="001D6426"/>
    <w:rsid w:val="001D778C"/>
    <w:rsid w:val="001E3EAA"/>
    <w:rsid w:val="001E4E62"/>
    <w:rsid w:val="001E6F32"/>
    <w:rsid w:val="001E79F3"/>
    <w:rsid w:val="001E79FA"/>
    <w:rsid w:val="001F099B"/>
    <w:rsid w:val="001F5994"/>
    <w:rsid w:val="00203932"/>
    <w:rsid w:val="002042AA"/>
    <w:rsid w:val="00204D31"/>
    <w:rsid w:val="00205505"/>
    <w:rsid w:val="002065FD"/>
    <w:rsid w:val="00206E41"/>
    <w:rsid w:val="002078E9"/>
    <w:rsid w:val="00207CFF"/>
    <w:rsid w:val="00212BFF"/>
    <w:rsid w:val="00213B79"/>
    <w:rsid w:val="00215208"/>
    <w:rsid w:val="00215AC0"/>
    <w:rsid w:val="002214B1"/>
    <w:rsid w:val="00223358"/>
    <w:rsid w:val="0022505C"/>
    <w:rsid w:val="002275AC"/>
    <w:rsid w:val="00231449"/>
    <w:rsid w:val="002324F0"/>
    <w:rsid w:val="00232D2B"/>
    <w:rsid w:val="00233902"/>
    <w:rsid w:val="00242362"/>
    <w:rsid w:val="002424EE"/>
    <w:rsid w:val="002458A7"/>
    <w:rsid w:val="00246088"/>
    <w:rsid w:val="002471DA"/>
    <w:rsid w:val="00251168"/>
    <w:rsid w:val="00252F75"/>
    <w:rsid w:val="00253541"/>
    <w:rsid w:val="0026021C"/>
    <w:rsid w:val="002603C1"/>
    <w:rsid w:val="0026130A"/>
    <w:rsid w:val="00262858"/>
    <w:rsid w:val="002629F6"/>
    <w:rsid w:val="002643D6"/>
    <w:rsid w:val="00265A26"/>
    <w:rsid w:val="002661D2"/>
    <w:rsid w:val="002661D7"/>
    <w:rsid w:val="0027008E"/>
    <w:rsid w:val="00274B7E"/>
    <w:rsid w:val="00275CDC"/>
    <w:rsid w:val="00276F75"/>
    <w:rsid w:val="00280707"/>
    <w:rsid w:val="00281D5B"/>
    <w:rsid w:val="00285873"/>
    <w:rsid w:val="00285D42"/>
    <w:rsid w:val="00286479"/>
    <w:rsid w:val="00290D1E"/>
    <w:rsid w:val="00291767"/>
    <w:rsid w:val="00292A63"/>
    <w:rsid w:val="0029608B"/>
    <w:rsid w:val="00297DC3"/>
    <w:rsid w:val="002A1DE2"/>
    <w:rsid w:val="002A3261"/>
    <w:rsid w:val="002A5A83"/>
    <w:rsid w:val="002A6B38"/>
    <w:rsid w:val="002A7B58"/>
    <w:rsid w:val="002B0E40"/>
    <w:rsid w:val="002B2C68"/>
    <w:rsid w:val="002B376B"/>
    <w:rsid w:val="002B5485"/>
    <w:rsid w:val="002C112F"/>
    <w:rsid w:val="002C1398"/>
    <w:rsid w:val="002C5847"/>
    <w:rsid w:val="002C7371"/>
    <w:rsid w:val="002D34D8"/>
    <w:rsid w:val="002D3765"/>
    <w:rsid w:val="002D47A5"/>
    <w:rsid w:val="002E12F8"/>
    <w:rsid w:val="002E1871"/>
    <w:rsid w:val="002E1924"/>
    <w:rsid w:val="002E3EB3"/>
    <w:rsid w:val="002E4041"/>
    <w:rsid w:val="002E4085"/>
    <w:rsid w:val="002E56F3"/>
    <w:rsid w:val="002E7084"/>
    <w:rsid w:val="002E7A82"/>
    <w:rsid w:val="002F05C5"/>
    <w:rsid w:val="002F1FEC"/>
    <w:rsid w:val="002F3CB4"/>
    <w:rsid w:val="002F541A"/>
    <w:rsid w:val="002F559F"/>
    <w:rsid w:val="002F5AF0"/>
    <w:rsid w:val="00301E53"/>
    <w:rsid w:val="003037B5"/>
    <w:rsid w:val="003053DD"/>
    <w:rsid w:val="0030590F"/>
    <w:rsid w:val="00306A0A"/>
    <w:rsid w:val="003072FE"/>
    <w:rsid w:val="003100DE"/>
    <w:rsid w:val="00310593"/>
    <w:rsid w:val="00310EC6"/>
    <w:rsid w:val="003111A5"/>
    <w:rsid w:val="00311291"/>
    <w:rsid w:val="00312D0F"/>
    <w:rsid w:val="00316BA4"/>
    <w:rsid w:val="00320043"/>
    <w:rsid w:val="00323074"/>
    <w:rsid w:val="00324D21"/>
    <w:rsid w:val="003275F4"/>
    <w:rsid w:val="003321DC"/>
    <w:rsid w:val="00332CBA"/>
    <w:rsid w:val="00332FD1"/>
    <w:rsid w:val="00333185"/>
    <w:rsid w:val="00333CE0"/>
    <w:rsid w:val="00333E99"/>
    <w:rsid w:val="0033553B"/>
    <w:rsid w:val="00336FAE"/>
    <w:rsid w:val="0034436C"/>
    <w:rsid w:val="003455BC"/>
    <w:rsid w:val="00351350"/>
    <w:rsid w:val="003515C7"/>
    <w:rsid w:val="00351CC3"/>
    <w:rsid w:val="00354086"/>
    <w:rsid w:val="003572A3"/>
    <w:rsid w:val="00360D36"/>
    <w:rsid w:val="00362136"/>
    <w:rsid w:val="00362BCD"/>
    <w:rsid w:val="0036318C"/>
    <w:rsid w:val="00363F29"/>
    <w:rsid w:val="003672BF"/>
    <w:rsid w:val="00370C93"/>
    <w:rsid w:val="003733EF"/>
    <w:rsid w:val="0037528C"/>
    <w:rsid w:val="003759D1"/>
    <w:rsid w:val="00376F46"/>
    <w:rsid w:val="00382030"/>
    <w:rsid w:val="003827A7"/>
    <w:rsid w:val="00384368"/>
    <w:rsid w:val="00387499"/>
    <w:rsid w:val="003876A8"/>
    <w:rsid w:val="0039352D"/>
    <w:rsid w:val="00396315"/>
    <w:rsid w:val="0039632D"/>
    <w:rsid w:val="00396DB5"/>
    <w:rsid w:val="00396FF3"/>
    <w:rsid w:val="003974F8"/>
    <w:rsid w:val="003A04F6"/>
    <w:rsid w:val="003A05C6"/>
    <w:rsid w:val="003A0F96"/>
    <w:rsid w:val="003A1922"/>
    <w:rsid w:val="003A4867"/>
    <w:rsid w:val="003A6A3E"/>
    <w:rsid w:val="003A750E"/>
    <w:rsid w:val="003B0F49"/>
    <w:rsid w:val="003B22C2"/>
    <w:rsid w:val="003B22F6"/>
    <w:rsid w:val="003B3DAB"/>
    <w:rsid w:val="003B44C6"/>
    <w:rsid w:val="003B6072"/>
    <w:rsid w:val="003B6DD6"/>
    <w:rsid w:val="003C06C5"/>
    <w:rsid w:val="003C1729"/>
    <w:rsid w:val="003C335A"/>
    <w:rsid w:val="003C4860"/>
    <w:rsid w:val="003C50E2"/>
    <w:rsid w:val="003D05E3"/>
    <w:rsid w:val="003D0DAB"/>
    <w:rsid w:val="003D232A"/>
    <w:rsid w:val="003D2692"/>
    <w:rsid w:val="003D36EB"/>
    <w:rsid w:val="003D4FC5"/>
    <w:rsid w:val="003D6DA4"/>
    <w:rsid w:val="003E3267"/>
    <w:rsid w:val="003E62CE"/>
    <w:rsid w:val="003E7A2D"/>
    <w:rsid w:val="003F0CC8"/>
    <w:rsid w:val="003F15A5"/>
    <w:rsid w:val="003F2D50"/>
    <w:rsid w:val="003F3EFF"/>
    <w:rsid w:val="003F5E58"/>
    <w:rsid w:val="003F7562"/>
    <w:rsid w:val="00411F19"/>
    <w:rsid w:val="004125D3"/>
    <w:rsid w:val="00413D08"/>
    <w:rsid w:val="004162FF"/>
    <w:rsid w:val="00416BF5"/>
    <w:rsid w:val="00417373"/>
    <w:rsid w:val="004173DE"/>
    <w:rsid w:val="00421AAD"/>
    <w:rsid w:val="0043055F"/>
    <w:rsid w:val="00431B43"/>
    <w:rsid w:val="0043506B"/>
    <w:rsid w:val="004351BC"/>
    <w:rsid w:val="00437409"/>
    <w:rsid w:val="00442AE6"/>
    <w:rsid w:val="00444765"/>
    <w:rsid w:val="00453EE1"/>
    <w:rsid w:val="00455073"/>
    <w:rsid w:val="004575D9"/>
    <w:rsid w:val="00461513"/>
    <w:rsid w:val="00461C46"/>
    <w:rsid w:val="004620A2"/>
    <w:rsid w:val="00463CA4"/>
    <w:rsid w:val="0046505D"/>
    <w:rsid w:val="00466DFE"/>
    <w:rsid w:val="00471624"/>
    <w:rsid w:val="0047297D"/>
    <w:rsid w:val="00473B88"/>
    <w:rsid w:val="004742D5"/>
    <w:rsid w:val="004761C4"/>
    <w:rsid w:val="00481D40"/>
    <w:rsid w:val="0048376B"/>
    <w:rsid w:val="0048500B"/>
    <w:rsid w:val="00486BD8"/>
    <w:rsid w:val="00490B7B"/>
    <w:rsid w:val="00490C0A"/>
    <w:rsid w:val="004911FF"/>
    <w:rsid w:val="0049152C"/>
    <w:rsid w:val="00494859"/>
    <w:rsid w:val="00497095"/>
    <w:rsid w:val="004A3C0E"/>
    <w:rsid w:val="004A403C"/>
    <w:rsid w:val="004A526B"/>
    <w:rsid w:val="004A5754"/>
    <w:rsid w:val="004A6373"/>
    <w:rsid w:val="004A71A2"/>
    <w:rsid w:val="004A7340"/>
    <w:rsid w:val="004B0BBD"/>
    <w:rsid w:val="004B102F"/>
    <w:rsid w:val="004B3139"/>
    <w:rsid w:val="004B4D56"/>
    <w:rsid w:val="004B5A5D"/>
    <w:rsid w:val="004C575D"/>
    <w:rsid w:val="004C6113"/>
    <w:rsid w:val="004C7133"/>
    <w:rsid w:val="004D220B"/>
    <w:rsid w:val="004D3393"/>
    <w:rsid w:val="004D5102"/>
    <w:rsid w:val="004D5D97"/>
    <w:rsid w:val="004D6055"/>
    <w:rsid w:val="004D6D6A"/>
    <w:rsid w:val="004D70C6"/>
    <w:rsid w:val="004D7E5A"/>
    <w:rsid w:val="004D7FB8"/>
    <w:rsid w:val="004E3910"/>
    <w:rsid w:val="004E7A0E"/>
    <w:rsid w:val="004F1DD2"/>
    <w:rsid w:val="004F6FCE"/>
    <w:rsid w:val="004F745F"/>
    <w:rsid w:val="004F788C"/>
    <w:rsid w:val="0050577A"/>
    <w:rsid w:val="00505AEE"/>
    <w:rsid w:val="005079E3"/>
    <w:rsid w:val="00510B45"/>
    <w:rsid w:val="00510E59"/>
    <w:rsid w:val="00512EE1"/>
    <w:rsid w:val="00513084"/>
    <w:rsid w:val="00515577"/>
    <w:rsid w:val="00515C83"/>
    <w:rsid w:val="00517404"/>
    <w:rsid w:val="0052242D"/>
    <w:rsid w:val="00522857"/>
    <w:rsid w:val="00532B14"/>
    <w:rsid w:val="0053373E"/>
    <w:rsid w:val="0053450F"/>
    <w:rsid w:val="00543ADC"/>
    <w:rsid w:val="00550A5F"/>
    <w:rsid w:val="005518D0"/>
    <w:rsid w:val="00551D33"/>
    <w:rsid w:val="005530A4"/>
    <w:rsid w:val="00553653"/>
    <w:rsid w:val="00554BD7"/>
    <w:rsid w:val="00555B60"/>
    <w:rsid w:val="00561CA6"/>
    <w:rsid w:val="00563181"/>
    <w:rsid w:val="00563717"/>
    <w:rsid w:val="00563D80"/>
    <w:rsid w:val="00564B31"/>
    <w:rsid w:val="005665AA"/>
    <w:rsid w:val="00567862"/>
    <w:rsid w:val="00572091"/>
    <w:rsid w:val="005730D5"/>
    <w:rsid w:val="00574C04"/>
    <w:rsid w:val="00576DAA"/>
    <w:rsid w:val="00576F80"/>
    <w:rsid w:val="00577E64"/>
    <w:rsid w:val="00585CE2"/>
    <w:rsid w:val="00590300"/>
    <w:rsid w:val="005908CB"/>
    <w:rsid w:val="00591444"/>
    <w:rsid w:val="00591821"/>
    <w:rsid w:val="00591EBD"/>
    <w:rsid w:val="00591FB1"/>
    <w:rsid w:val="00592F8B"/>
    <w:rsid w:val="00593E67"/>
    <w:rsid w:val="0059441E"/>
    <w:rsid w:val="00594743"/>
    <w:rsid w:val="00595830"/>
    <w:rsid w:val="00597C4E"/>
    <w:rsid w:val="005A0661"/>
    <w:rsid w:val="005A0B4C"/>
    <w:rsid w:val="005A1036"/>
    <w:rsid w:val="005A1340"/>
    <w:rsid w:val="005A3389"/>
    <w:rsid w:val="005A439A"/>
    <w:rsid w:val="005A7671"/>
    <w:rsid w:val="005B11C5"/>
    <w:rsid w:val="005B3485"/>
    <w:rsid w:val="005B5161"/>
    <w:rsid w:val="005C03C9"/>
    <w:rsid w:val="005C115F"/>
    <w:rsid w:val="005C1988"/>
    <w:rsid w:val="005D3340"/>
    <w:rsid w:val="005D60CA"/>
    <w:rsid w:val="005D7963"/>
    <w:rsid w:val="005E19D5"/>
    <w:rsid w:val="005E3C89"/>
    <w:rsid w:val="005E6190"/>
    <w:rsid w:val="005E63B0"/>
    <w:rsid w:val="005F1753"/>
    <w:rsid w:val="005F4FBA"/>
    <w:rsid w:val="005F5473"/>
    <w:rsid w:val="005F59FD"/>
    <w:rsid w:val="00602B44"/>
    <w:rsid w:val="00604CAD"/>
    <w:rsid w:val="0060578A"/>
    <w:rsid w:val="0060699E"/>
    <w:rsid w:val="00607148"/>
    <w:rsid w:val="00610E7E"/>
    <w:rsid w:val="00615C66"/>
    <w:rsid w:val="00616B07"/>
    <w:rsid w:val="00616C94"/>
    <w:rsid w:val="00617121"/>
    <w:rsid w:val="00622AF3"/>
    <w:rsid w:val="00623123"/>
    <w:rsid w:val="006236C8"/>
    <w:rsid w:val="00623821"/>
    <w:rsid w:val="00623CC0"/>
    <w:rsid w:val="006243C0"/>
    <w:rsid w:val="00626FC5"/>
    <w:rsid w:val="0062706A"/>
    <w:rsid w:val="00631AE2"/>
    <w:rsid w:val="00631CD3"/>
    <w:rsid w:val="006327E6"/>
    <w:rsid w:val="00633698"/>
    <w:rsid w:val="00633D98"/>
    <w:rsid w:val="0063602C"/>
    <w:rsid w:val="00637EE4"/>
    <w:rsid w:val="0064041C"/>
    <w:rsid w:val="00640E88"/>
    <w:rsid w:val="006417E3"/>
    <w:rsid w:val="00644519"/>
    <w:rsid w:val="00645F56"/>
    <w:rsid w:val="00654982"/>
    <w:rsid w:val="006553C0"/>
    <w:rsid w:val="006612FE"/>
    <w:rsid w:val="0066518D"/>
    <w:rsid w:val="00666933"/>
    <w:rsid w:val="006676C2"/>
    <w:rsid w:val="00667818"/>
    <w:rsid w:val="00672DD3"/>
    <w:rsid w:val="00673966"/>
    <w:rsid w:val="00675794"/>
    <w:rsid w:val="00677842"/>
    <w:rsid w:val="00683703"/>
    <w:rsid w:val="00683B00"/>
    <w:rsid w:val="00685DA7"/>
    <w:rsid w:val="006908F5"/>
    <w:rsid w:val="00690A0E"/>
    <w:rsid w:val="0069196E"/>
    <w:rsid w:val="006943D8"/>
    <w:rsid w:val="00694CDC"/>
    <w:rsid w:val="0069685B"/>
    <w:rsid w:val="00697081"/>
    <w:rsid w:val="006974CA"/>
    <w:rsid w:val="006A1523"/>
    <w:rsid w:val="006A3043"/>
    <w:rsid w:val="006A46F3"/>
    <w:rsid w:val="006A6C5A"/>
    <w:rsid w:val="006A6D66"/>
    <w:rsid w:val="006B17ED"/>
    <w:rsid w:val="006B3945"/>
    <w:rsid w:val="006B3A86"/>
    <w:rsid w:val="006B6AE5"/>
    <w:rsid w:val="006C0EB4"/>
    <w:rsid w:val="006C21D0"/>
    <w:rsid w:val="006C2715"/>
    <w:rsid w:val="006C3F75"/>
    <w:rsid w:val="006D10BC"/>
    <w:rsid w:val="006D40E6"/>
    <w:rsid w:val="006D457B"/>
    <w:rsid w:val="006D79FD"/>
    <w:rsid w:val="006E1195"/>
    <w:rsid w:val="006E296C"/>
    <w:rsid w:val="006E4872"/>
    <w:rsid w:val="006E5472"/>
    <w:rsid w:val="006E6FB4"/>
    <w:rsid w:val="006F0E04"/>
    <w:rsid w:val="006F4510"/>
    <w:rsid w:val="006F7D7C"/>
    <w:rsid w:val="00700DC4"/>
    <w:rsid w:val="00701D8A"/>
    <w:rsid w:val="0070284A"/>
    <w:rsid w:val="00704A77"/>
    <w:rsid w:val="00711073"/>
    <w:rsid w:val="00713386"/>
    <w:rsid w:val="007148B0"/>
    <w:rsid w:val="00715C4A"/>
    <w:rsid w:val="007162E2"/>
    <w:rsid w:val="00722AF9"/>
    <w:rsid w:val="007240B7"/>
    <w:rsid w:val="00725262"/>
    <w:rsid w:val="00727619"/>
    <w:rsid w:val="00732817"/>
    <w:rsid w:val="00736EB0"/>
    <w:rsid w:val="00736FBD"/>
    <w:rsid w:val="00737446"/>
    <w:rsid w:val="00737C69"/>
    <w:rsid w:val="00741557"/>
    <w:rsid w:val="00741B3C"/>
    <w:rsid w:val="00743463"/>
    <w:rsid w:val="007475CF"/>
    <w:rsid w:val="007478A6"/>
    <w:rsid w:val="007514D5"/>
    <w:rsid w:val="00752950"/>
    <w:rsid w:val="00756510"/>
    <w:rsid w:val="007608C6"/>
    <w:rsid w:val="00764DD2"/>
    <w:rsid w:val="00770577"/>
    <w:rsid w:val="007728BF"/>
    <w:rsid w:val="0077357D"/>
    <w:rsid w:val="0077401E"/>
    <w:rsid w:val="00776201"/>
    <w:rsid w:val="00776250"/>
    <w:rsid w:val="00776938"/>
    <w:rsid w:val="007772B1"/>
    <w:rsid w:val="00780A45"/>
    <w:rsid w:val="00781376"/>
    <w:rsid w:val="007822D3"/>
    <w:rsid w:val="00782393"/>
    <w:rsid w:val="00785D62"/>
    <w:rsid w:val="00790AC3"/>
    <w:rsid w:val="00792AE4"/>
    <w:rsid w:val="00792C6E"/>
    <w:rsid w:val="00793AE5"/>
    <w:rsid w:val="007952C3"/>
    <w:rsid w:val="00797132"/>
    <w:rsid w:val="007A27FD"/>
    <w:rsid w:val="007A2C96"/>
    <w:rsid w:val="007A6272"/>
    <w:rsid w:val="007A72A5"/>
    <w:rsid w:val="007B0A06"/>
    <w:rsid w:val="007B46E0"/>
    <w:rsid w:val="007B6BD0"/>
    <w:rsid w:val="007C0CA0"/>
    <w:rsid w:val="007C0CDC"/>
    <w:rsid w:val="007C466E"/>
    <w:rsid w:val="007C7264"/>
    <w:rsid w:val="007D086C"/>
    <w:rsid w:val="007D151F"/>
    <w:rsid w:val="007D799F"/>
    <w:rsid w:val="007E0503"/>
    <w:rsid w:val="007E11F5"/>
    <w:rsid w:val="007E3BD2"/>
    <w:rsid w:val="007E4BAF"/>
    <w:rsid w:val="007E5884"/>
    <w:rsid w:val="007F3D24"/>
    <w:rsid w:val="007F46C9"/>
    <w:rsid w:val="007F6368"/>
    <w:rsid w:val="007F6D0E"/>
    <w:rsid w:val="007F7855"/>
    <w:rsid w:val="0080073F"/>
    <w:rsid w:val="008018C8"/>
    <w:rsid w:val="00802DF1"/>
    <w:rsid w:val="00804BDD"/>
    <w:rsid w:val="00807FFD"/>
    <w:rsid w:val="008110A5"/>
    <w:rsid w:val="00814172"/>
    <w:rsid w:val="00814754"/>
    <w:rsid w:val="00814D99"/>
    <w:rsid w:val="00817B5F"/>
    <w:rsid w:val="0082126F"/>
    <w:rsid w:val="0082220E"/>
    <w:rsid w:val="00822B53"/>
    <w:rsid w:val="00823C67"/>
    <w:rsid w:val="00825774"/>
    <w:rsid w:val="008258DA"/>
    <w:rsid w:val="00825EC1"/>
    <w:rsid w:val="00826489"/>
    <w:rsid w:val="00830CA5"/>
    <w:rsid w:val="0083316F"/>
    <w:rsid w:val="0083473C"/>
    <w:rsid w:val="00836B61"/>
    <w:rsid w:val="008414FD"/>
    <w:rsid w:val="008429B0"/>
    <w:rsid w:val="00842CAE"/>
    <w:rsid w:val="00845471"/>
    <w:rsid w:val="00846200"/>
    <w:rsid w:val="00846526"/>
    <w:rsid w:val="00847BC4"/>
    <w:rsid w:val="00847F15"/>
    <w:rsid w:val="00853B17"/>
    <w:rsid w:val="00854241"/>
    <w:rsid w:val="00854A40"/>
    <w:rsid w:val="00854CE8"/>
    <w:rsid w:val="00855B52"/>
    <w:rsid w:val="00856A76"/>
    <w:rsid w:val="008577EC"/>
    <w:rsid w:val="008604BB"/>
    <w:rsid w:val="00861056"/>
    <w:rsid w:val="00862251"/>
    <w:rsid w:val="008624FE"/>
    <w:rsid w:val="00862A37"/>
    <w:rsid w:val="00864AD0"/>
    <w:rsid w:val="008671EA"/>
    <w:rsid w:val="00870C35"/>
    <w:rsid w:val="008715E3"/>
    <w:rsid w:val="00872A2E"/>
    <w:rsid w:val="00872AF0"/>
    <w:rsid w:val="00873C36"/>
    <w:rsid w:val="008750FB"/>
    <w:rsid w:val="008751DD"/>
    <w:rsid w:val="00875A6B"/>
    <w:rsid w:val="008774BD"/>
    <w:rsid w:val="008774FF"/>
    <w:rsid w:val="00877C10"/>
    <w:rsid w:val="008808A7"/>
    <w:rsid w:val="0088142C"/>
    <w:rsid w:val="00884415"/>
    <w:rsid w:val="008846EA"/>
    <w:rsid w:val="0088589D"/>
    <w:rsid w:val="00891688"/>
    <w:rsid w:val="008963AA"/>
    <w:rsid w:val="00897890"/>
    <w:rsid w:val="008A2E4E"/>
    <w:rsid w:val="008A40FD"/>
    <w:rsid w:val="008A4CE0"/>
    <w:rsid w:val="008A790C"/>
    <w:rsid w:val="008A7F9A"/>
    <w:rsid w:val="008B01D0"/>
    <w:rsid w:val="008B0263"/>
    <w:rsid w:val="008B1504"/>
    <w:rsid w:val="008B31B3"/>
    <w:rsid w:val="008B417B"/>
    <w:rsid w:val="008B78D3"/>
    <w:rsid w:val="008C2857"/>
    <w:rsid w:val="008C44FD"/>
    <w:rsid w:val="008C45FD"/>
    <w:rsid w:val="008C555F"/>
    <w:rsid w:val="008C56EA"/>
    <w:rsid w:val="008C6D9F"/>
    <w:rsid w:val="008C7BA4"/>
    <w:rsid w:val="008D1318"/>
    <w:rsid w:val="008D2A2E"/>
    <w:rsid w:val="008D2E31"/>
    <w:rsid w:val="008D34F4"/>
    <w:rsid w:val="008D3695"/>
    <w:rsid w:val="008D698E"/>
    <w:rsid w:val="008D7574"/>
    <w:rsid w:val="008E51BA"/>
    <w:rsid w:val="008E57D0"/>
    <w:rsid w:val="008E5817"/>
    <w:rsid w:val="008E5DCF"/>
    <w:rsid w:val="008F0555"/>
    <w:rsid w:val="008F1C2A"/>
    <w:rsid w:val="008F4A09"/>
    <w:rsid w:val="008F744C"/>
    <w:rsid w:val="00904CC8"/>
    <w:rsid w:val="00904E3A"/>
    <w:rsid w:val="0090738D"/>
    <w:rsid w:val="0091072E"/>
    <w:rsid w:val="0091287E"/>
    <w:rsid w:val="00913990"/>
    <w:rsid w:val="0091445B"/>
    <w:rsid w:val="009178E3"/>
    <w:rsid w:val="009206EC"/>
    <w:rsid w:val="00921264"/>
    <w:rsid w:val="00921746"/>
    <w:rsid w:val="00921E33"/>
    <w:rsid w:val="0092438B"/>
    <w:rsid w:val="00924BEB"/>
    <w:rsid w:val="00924F54"/>
    <w:rsid w:val="00926386"/>
    <w:rsid w:val="0093108F"/>
    <w:rsid w:val="00931840"/>
    <w:rsid w:val="00935CA1"/>
    <w:rsid w:val="00941B52"/>
    <w:rsid w:val="00942AE1"/>
    <w:rsid w:val="00942E94"/>
    <w:rsid w:val="00943070"/>
    <w:rsid w:val="0094459F"/>
    <w:rsid w:val="009465E2"/>
    <w:rsid w:val="00946DEA"/>
    <w:rsid w:val="00947BAC"/>
    <w:rsid w:val="0095010A"/>
    <w:rsid w:val="00950AB7"/>
    <w:rsid w:val="00953F36"/>
    <w:rsid w:val="009540A0"/>
    <w:rsid w:val="00954779"/>
    <w:rsid w:val="00955879"/>
    <w:rsid w:val="00955C85"/>
    <w:rsid w:val="009564DB"/>
    <w:rsid w:val="009634EF"/>
    <w:rsid w:val="009642CE"/>
    <w:rsid w:val="0096591D"/>
    <w:rsid w:val="00965CBF"/>
    <w:rsid w:val="00966095"/>
    <w:rsid w:val="00975D09"/>
    <w:rsid w:val="00976614"/>
    <w:rsid w:val="00977B86"/>
    <w:rsid w:val="009809F7"/>
    <w:rsid w:val="0098505A"/>
    <w:rsid w:val="00985E42"/>
    <w:rsid w:val="00990D41"/>
    <w:rsid w:val="00991FA6"/>
    <w:rsid w:val="00993F58"/>
    <w:rsid w:val="009949B9"/>
    <w:rsid w:val="00994BBF"/>
    <w:rsid w:val="009A4CA2"/>
    <w:rsid w:val="009A6D29"/>
    <w:rsid w:val="009A6E87"/>
    <w:rsid w:val="009A71BA"/>
    <w:rsid w:val="009A7A42"/>
    <w:rsid w:val="009B3706"/>
    <w:rsid w:val="009B6421"/>
    <w:rsid w:val="009B657E"/>
    <w:rsid w:val="009C2C8F"/>
    <w:rsid w:val="009C423B"/>
    <w:rsid w:val="009C43EB"/>
    <w:rsid w:val="009C62D6"/>
    <w:rsid w:val="009C6C84"/>
    <w:rsid w:val="009C7F70"/>
    <w:rsid w:val="009D02C5"/>
    <w:rsid w:val="009D1632"/>
    <w:rsid w:val="009D1CEB"/>
    <w:rsid w:val="009D4162"/>
    <w:rsid w:val="009D5A39"/>
    <w:rsid w:val="009D6B1D"/>
    <w:rsid w:val="009D6BF4"/>
    <w:rsid w:val="009D78A3"/>
    <w:rsid w:val="009E06B9"/>
    <w:rsid w:val="009E0737"/>
    <w:rsid w:val="009E1CE1"/>
    <w:rsid w:val="009E56F5"/>
    <w:rsid w:val="009E5AD0"/>
    <w:rsid w:val="009E6BB0"/>
    <w:rsid w:val="009F09D5"/>
    <w:rsid w:val="009F1F29"/>
    <w:rsid w:val="009F24BD"/>
    <w:rsid w:val="009F45E3"/>
    <w:rsid w:val="009F5F11"/>
    <w:rsid w:val="009F71C0"/>
    <w:rsid w:val="00A01EA6"/>
    <w:rsid w:val="00A01FFC"/>
    <w:rsid w:val="00A035AA"/>
    <w:rsid w:val="00A037A5"/>
    <w:rsid w:val="00A06321"/>
    <w:rsid w:val="00A06531"/>
    <w:rsid w:val="00A113CC"/>
    <w:rsid w:val="00A1246E"/>
    <w:rsid w:val="00A14DF4"/>
    <w:rsid w:val="00A14FE0"/>
    <w:rsid w:val="00A153E2"/>
    <w:rsid w:val="00A16A93"/>
    <w:rsid w:val="00A217AF"/>
    <w:rsid w:val="00A2598B"/>
    <w:rsid w:val="00A27654"/>
    <w:rsid w:val="00A313F3"/>
    <w:rsid w:val="00A319A2"/>
    <w:rsid w:val="00A3481E"/>
    <w:rsid w:val="00A35C15"/>
    <w:rsid w:val="00A40586"/>
    <w:rsid w:val="00A42242"/>
    <w:rsid w:val="00A453A9"/>
    <w:rsid w:val="00A4594A"/>
    <w:rsid w:val="00A45B64"/>
    <w:rsid w:val="00A47DFB"/>
    <w:rsid w:val="00A513AE"/>
    <w:rsid w:val="00A51549"/>
    <w:rsid w:val="00A52B3C"/>
    <w:rsid w:val="00A54730"/>
    <w:rsid w:val="00A548C8"/>
    <w:rsid w:val="00A565DD"/>
    <w:rsid w:val="00A572E7"/>
    <w:rsid w:val="00A60AA1"/>
    <w:rsid w:val="00A628E5"/>
    <w:rsid w:val="00A64DB0"/>
    <w:rsid w:val="00A711AA"/>
    <w:rsid w:val="00A7175D"/>
    <w:rsid w:val="00A746E5"/>
    <w:rsid w:val="00A7651B"/>
    <w:rsid w:val="00A76FDC"/>
    <w:rsid w:val="00A775B1"/>
    <w:rsid w:val="00A77C1E"/>
    <w:rsid w:val="00A82BD7"/>
    <w:rsid w:val="00A85162"/>
    <w:rsid w:val="00A86265"/>
    <w:rsid w:val="00A87CFA"/>
    <w:rsid w:val="00A909A2"/>
    <w:rsid w:val="00A93653"/>
    <w:rsid w:val="00A93E19"/>
    <w:rsid w:val="00A959D8"/>
    <w:rsid w:val="00A95B26"/>
    <w:rsid w:val="00A97415"/>
    <w:rsid w:val="00AA047C"/>
    <w:rsid w:val="00AA1AC4"/>
    <w:rsid w:val="00AA39AA"/>
    <w:rsid w:val="00AA63F3"/>
    <w:rsid w:val="00AA6E9F"/>
    <w:rsid w:val="00AB1D47"/>
    <w:rsid w:val="00AB56F0"/>
    <w:rsid w:val="00AB6535"/>
    <w:rsid w:val="00AC1A02"/>
    <w:rsid w:val="00AC351B"/>
    <w:rsid w:val="00AC5A8F"/>
    <w:rsid w:val="00AC7087"/>
    <w:rsid w:val="00AC7214"/>
    <w:rsid w:val="00AD0602"/>
    <w:rsid w:val="00AD29F5"/>
    <w:rsid w:val="00AD3C4A"/>
    <w:rsid w:val="00AD41E6"/>
    <w:rsid w:val="00AD442F"/>
    <w:rsid w:val="00AD67DB"/>
    <w:rsid w:val="00AE2E7D"/>
    <w:rsid w:val="00AE3028"/>
    <w:rsid w:val="00AE39EB"/>
    <w:rsid w:val="00AE448D"/>
    <w:rsid w:val="00AE630A"/>
    <w:rsid w:val="00AE6511"/>
    <w:rsid w:val="00AF2496"/>
    <w:rsid w:val="00AF27E7"/>
    <w:rsid w:val="00AF64CC"/>
    <w:rsid w:val="00AF653A"/>
    <w:rsid w:val="00AF7EB2"/>
    <w:rsid w:val="00B007DF"/>
    <w:rsid w:val="00B01123"/>
    <w:rsid w:val="00B01258"/>
    <w:rsid w:val="00B03361"/>
    <w:rsid w:val="00B0407F"/>
    <w:rsid w:val="00B05CFC"/>
    <w:rsid w:val="00B062B3"/>
    <w:rsid w:val="00B120BA"/>
    <w:rsid w:val="00B135B3"/>
    <w:rsid w:val="00B1655D"/>
    <w:rsid w:val="00B21DEF"/>
    <w:rsid w:val="00B22974"/>
    <w:rsid w:val="00B23317"/>
    <w:rsid w:val="00B241EF"/>
    <w:rsid w:val="00B25818"/>
    <w:rsid w:val="00B25A51"/>
    <w:rsid w:val="00B26F07"/>
    <w:rsid w:val="00B2733E"/>
    <w:rsid w:val="00B31082"/>
    <w:rsid w:val="00B31A85"/>
    <w:rsid w:val="00B401FF"/>
    <w:rsid w:val="00B42515"/>
    <w:rsid w:val="00B430E2"/>
    <w:rsid w:val="00B47D5E"/>
    <w:rsid w:val="00B504AA"/>
    <w:rsid w:val="00B5113F"/>
    <w:rsid w:val="00B5695C"/>
    <w:rsid w:val="00B62876"/>
    <w:rsid w:val="00B62E49"/>
    <w:rsid w:val="00B63014"/>
    <w:rsid w:val="00B6437F"/>
    <w:rsid w:val="00B648A3"/>
    <w:rsid w:val="00B67550"/>
    <w:rsid w:val="00B70C99"/>
    <w:rsid w:val="00B70E8B"/>
    <w:rsid w:val="00B73B21"/>
    <w:rsid w:val="00B75029"/>
    <w:rsid w:val="00B81916"/>
    <w:rsid w:val="00B82469"/>
    <w:rsid w:val="00B82990"/>
    <w:rsid w:val="00B8403F"/>
    <w:rsid w:val="00B8628A"/>
    <w:rsid w:val="00B90A1B"/>
    <w:rsid w:val="00B92982"/>
    <w:rsid w:val="00B93691"/>
    <w:rsid w:val="00BA0F20"/>
    <w:rsid w:val="00BA10F9"/>
    <w:rsid w:val="00BA69A6"/>
    <w:rsid w:val="00BB0563"/>
    <w:rsid w:val="00BB292F"/>
    <w:rsid w:val="00BB2B50"/>
    <w:rsid w:val="00BB3695"/>
    <w:rsid w:val="00BB43EB"/>
    <w:rsid w:val="00BB5885"/>
    <w:rsid w:val="00BB5A82"/>
    <w:rsid w:val="00BB6587"/>
    <w:rsid w:val="00BB7E4E"/>
    <w:rsid w:val="00BC006B"/>
    <w:rsid w:val="00BC02BF"/>
    <w:rsid w:val="00BC0A69"/>
    <w:rsid w:val="00BC2013"/>
    <w:rsid w:val="00BC240F"/>
    <w:rsid w:val="00BC3C09"/>
    <w:rsid w:val="00BC4840"/>
    <w:rsid w:val="00BC4ED6"/>
    <w:rsid w:val="00BD2343"/>
    <w:rsid w:val="00BD2F30"/>
    <w:rsid w:val="00BD326C"/>
    <w:rsid w:val="00BD461D"/>
    <w:rsid w:val="00BD7B53"/>
    <w:rsid w:val="00BD7DB2"/>
    <w:rsid w:val="00BE0CC8"/>
    <w:rsid w:val="00BE3328"/>
    <w:rsid w:val="00BE34C4"/>
    <w:rsid w:val="00BE38A5"/>
    <w:rsid w:val="00BE398A"/>
    <w:rsid w:val="00BE4966"/>
    <w:rsid w:val="00BE746C"/>
    <w:rsid w:val="00BF02B0"/>
    <w:rsid w:val="00BF168F"/>
    <w:rsid w:val="00BF3EFA"/>
    <w:rsid w:val="00BF4F03"/>
    <w:rsid w:val="00BF60B6"/>
    <w:rsid w:val="00BF7252"/>
    <w:rsid w:val="00C0299E"/>
    <w:rsid w:val="00C02F03"/>
    <w:rsid w:val="00C02FCB"/>
    <w:rsid w:val="00C0357E"/>
    <w:rsid w:val="00C07F2D"/>
    <w:rsid w:val="00C10119"/>
    <w:rsid w:val="00C11685"/>
    <w:rsid w:val="00C12832"/>
    <w:rsid w:val="00C13FA7"/>
    <w:rsid w:val="00C15B35"/>
    <w:rsid w:val="00C170D9"/>
    <w:rsid w:val="00C17163"/>
    <w:rsid w:val="00C205EC"/>
    <w:rsid w:val="00C220AD"/>
    <w:rsid w:val="00C2269A"/>
    <w:rsid w:val="00C23B03"/>
    <w:rsid w:val="00C2697F"/>
    <w:rsid w:val="00C270A4"/>
    <w:rsid w:val="00C304D6"/>
    <w:rsid w:val="00C31F7A"/>
    <w:rsid w:val="00C3325D"/>
    <w:rsid w:val="00C34E3C"/>
    <w:rsid w:val="00C36630"/>
    <w:rsid w:val="00C43C5E"/>
    <w:rsid w:val="00C4573A"/>
    <w:rsid w:val="00C55495"/>
    <w:rsid w:val="00C60DB5"/>
    <w:rsid w:val="00C625F6"/>
    <w:rsid w:val="00C62A83"/>
    <w:rsid w:val="00C63A2E"/>
    <w:rsid w:val="00C65091"/>
    <w:rsid w:val="00C661C5"/>
    <w:rsid w:val="00C707B0"/>
    <w:rsid w:val="00C71EB5"/>
    <w:rsid w:val="00C73289"/>
    <w:rsid w:val="00C73317"/>
    <w:rsid w:val="00C74E36"/>
    <w:rsid w:val="00C758EE"/>
    <w:rsid w:val="00C829C6"/>
    <w:rsid w:val="00C84314"/>
    <w:rsid w:val="00C87707"/>
    <w:rsid w:val="00C905E9"/>
    <w:rsid w:val="00C94AF0"/>
    <w:rsid w:val="00CA0018"/>
    <w:rsid w:val="00CA0D34"/>
    <w:rsid w:val="00CA1CC3"/>
    <w:rsid w:val="00CA2D9C"/>
    <w:rsid w:val="00CA47F2"/>
    <w:rsid w:val="00CA494A"/>
    <w:rsid w:val="00CA4B69"/>
    <w:rsid w:val="00CA6461"/>
    <w:rsid w:val="00CA76EB"/>
    <w:rsid w:val="00CB0A8B"/>
    <w:rsid w:val="00CB52F7"/>
    <w:rsid w:val="00CB56AF"/>
    <w:rsid w:val="00CB5974"/>
    <w:rsid w:val="00CB77C2"/>
    <w:rsid w:val="00CB7E3A"/>
    <w:rsid w:val="00CC0D00"/>
    <w:rsid w:val="00CC48BC"/>
    <w:rsid w:val="00CC57DA"/>
    <w:rsid w:val="00CD101B"/>
    <w:rsid w:val="00CD18DF"/>
    <w:rsid w:val="00CD377A"/>
    <w:rsid w:val="00CD4BA7"/>
    <w:rsid w:val="00CD642A"/>
    <w:rsid w:val="00CD78F8"/>
    <w:rsid w:val="00CE03C4"/>
    <w:rsid w:val="00CE0F72"/>
    <w:rsid w:val="00CE3E9E"/>
    <w:rsid w:val="00CF0B99"/>
    <w:rsid w:val="00CF5045"/>
    <w:rsid w:val="00CF5D23"/>
    <w:rsid w:val="00CF61FF"/>
    <w:rsid w:val="00CF7A70"/>
    <w:rsid w:val="00D01CA2"/>
    <w:rsid w:val="00D03F5E"/>
    <w:rsid w:val="00D05732"/>
    <w:rsid w:val="00D058CC"/>
    <w:rsid w:val="00D05E9D"/>
    <w:rsid w:val="00D076A1"/>
    <w:rsid w:val="00D12C9F"/>
    <w:rsid w:val="00D154C5"/>
    <w:rsid w:val="00D16742"/>
    <w:rsid w:val="00D22CFF"/>
    <w:rsid w:val="00D256C0"/>
    <w:rsid w:val="00D257FB"/>
    <w:rsid w:val="00D2713F"/>
    <w:rsid w:val="00D308C1"/>
    <w:rsid w:val="00D31496"/>
    <w:rsid w:val="00D325DD"/>
    <w:rsid w:val="00D3520C"/>
    <w:rsid w:val="00D353DC"/>
    <w:rsid w:val="00D35CEE"/>
    <w:rsid w:val="00D41C49"/>
    <w:rsid w:val="00D41E8E"/>
    <w:rsid w:val="00D43D76"/>
    <w:rsid w:val="00D44442"/>
    <w:rsid w:val="00D45D6C"/>
    <w:rsid w:val="00D465AF"/>
    <w:rsid w:val="00D469E5"/>
    <w:rsid w:val="00D46E74"/>
    <w:rsid w:val="00D513E6"/>
    <w:rsid w:val="00D52917"/>
    <w:rsid w:val="00D536AF"/>
    <w:rsid w:val="00D559E4"/>
    <w:rsid w:val="00D55B96"/>
    <w:rsid w:val="00D56234"/>
    <w:rsid w:val="00D56F41"/>
    <w:rsid w:val="00D57D91"/>
    <w:rsid w:val="00D61D31"/>
    <w:rsid w:val="00D62D75"/>
    <w:rsid w:val="00D65EE2"/>
    <w:rsid w:val="00D66927"/>
    <w:rsid w:val="00D6736B"/>
    <w:rsid w:val="00D67DB4"/>
    <w:rsid w:val="00D7117C"/>
    <w:rsid w:val="00D71B77"/>
    <w:rsid w:val="00D73412"/>
    <w:rsid w:val="00D75014"/>
    <w:rsid w:val="00D761B4"/>
    <w:rsid w:val="00D77284"/>
    <w:rsid w:val="00D77F59"/>
    <w:rsid w:val="00D8066F"/>
    <w:rsid w:val="00D8087B"/>
    <w:rsid w:val="00D82759"/>
    <w:rsid w:val="00D82A8A"/>
    <w:rsid w:val="00D83984"/>
    <w:rsid w:val="00D84326"/>
    <w:rsid w:val="00D86ED1"/>
    <w:rsid w:val="00D8749C"/>
    <w:rsid w:val="00D94E27"/>
    <w:rsid w:val="00D95222"/>
    <w:rsid w:val="00D95B53"/>
    <w:rsid w:val="00D96446"/>
    <w:rsid w:val="00DA0E55"/>
    <w:rsid w:val="00DA0F65"/>
    <w:rsid w:val="00DA128A"/>
    <w:rsid w:val="00DA163C"/>
    <w:rsid w:val="00DA2078"/>
    <w:rsid w:val="00DA36D9"/>
    <w:rsid w:val="00DA3971"/>
    <w:rsid w:val="00DA4B27"/>
    <w:rsid w:val="00DB162A"/>
    <w:rsid w:val="00DB2A2E"/>
    <w:rsid w:val="00DB4402"/>
    <w:rsid w:val="00DB4DA9"/>
    <w:rsid w:val="00DB5508"/>
    <w:rsid w:val="00DB6161"/>
    <w:rsid w:val="00DC3EB8"/>
    <w:rsid w:val="00DC6529"/>
    <w:rsid w:val="00DC6623"/>
    <w:rsid w:val="00DC77B1"/>
    <w:rsid w:val="00DC77BF"/>
    <w:rsid w:val="00DD0D1C"/>
    <w:rsid w:val="00DD4A12"/>
    <w:rsid w:val="00DD6C6C"/>
    <w:rsid w:val="00DD7C31"/>
    <w:rsid w:val="00DE2225"/>
    <w:rsid w:val="00DE306D"/>
    <w:rsid w:val="00DE4EA1"/>
    <w:rsid w:val="00DE5319"/>
    <w:rsid w:val="00DE68FB"/>
    <w:rsid w:val="00DE6DCF"/>
    <w:rsid w:val="00DF0A23"/>
    <w:rsid w:val="00DF25A9"/>
    <w:rsid w:val="00DF369A"/>
    <w:rsid w:val="00DF463A"/>
    <w:rsid w:val="00DF5115"/>
    <w:rsid w:val="00E000FA"/>
    <w:rsid w:val="00E00912"/>
    <w:rsid w:val="00E00DB4"/>
    <w:rsid w:val="00E02350"/>
    <w:rsid w:val="00E03012"/>
    <w:rsid w:val="00E04983"/>
    <w:rsid w:val="00E067DC"/>
    <w:rsid w:val="00E0716E"/>
    <w:rsid w:val="00E075B7"/>
    <w:rsid w:val="00E12061"/>
    <w:rsid w:val="00E12929"/>
    <w:rsid w:val="00E12B56"/>
    <w:rsid w:val="00E12EDC"/>
    <w:rsid w:val="00E1596B"/>
    <w:rsid w:val="00E160AE"/>
    <w:rsid w:val="00E213DB"/>
    <w:rsid w:val="00E229D1"/>
    <w:rsid w:val="00E24F81"/>
    <w:rsid w:val="00E257C9"/>
    <w:rsid w:val="00E26CED"/>
    <w:rsid w:val="00E32B87"/>
    <w:rsid w:val="00E33BC0"/>
    <w:rsid w:val="00E36B98"/>
    <w:rsid w:val="00E40094"/>
    <w:rsid w:val="00E413C4"/>
    <w:rsid w:val="00E42332"/>
    <w:rsid w:val="00E43785"/>
    <w:rsid w:val="00E47302"/>
    <w:rsid w:val="00E47C45"/>
    <w:rsid w:val="00E55892"/>
    <w:rsid w:val="00E57816"/>
    <w:rsid w:val="00E6153E"/>
    <w:rsid w:val="00E61AE2"/>
    <w:rsid w:val="00E61B74"/>
    <w:rsid w:val="00E6306A"/>
    <w:rsid w:val="00E6567A"/>
    <w:rsid w:val="00E65E96"/>
    <w:rsid w:val="00E66605"/>
    <w:rsid w:val="00E73C02"/>
    <w:rsid w:val="00E76004"/>
    <w:rsid w:val="00E76095"/>
    <w:rsid w:val="00E80034"/>
    <w:rsid w:val="00E8366F"/>
    <w:rsid w:val="00E8576E"/>
    <w:rsid w:val="00E90A94"/>
    <w:rsid w:val="00E92089"/>
    <w:rsid w:val="00E95AAC"/>
    <w:rsid w:val="00E96E24"/>
    <w:rsid w:val="00E97412"/>
    <w:rsid w:val="00EA0C8F"/>
    <w:rsid w:val="00EA21BB"/>
    <w:rsid w:val="00EA2EF2"/>
    <w:rsid w:val="00EA6129"/>
    <w:rsid w:val="00EA68E0"/>
    <w:rsid w:val="00EB1101"/>
    <w:rsid w:val="00EB3EAF"/>
    <w:rsid w:val="00EB7EFE"/>
    <w:rsid w:val="00EC0DA9"/>
    <w:rsid w:val="00EC12A8"/>
    <w:rsid w:val="00EC4CAF"/>
    <w:rsid w:val="00EC4F6C"/>
    <w:rsid w:val="00EC636F"/>
    <w:rsid w:val="00EC68D5"/>
    <w:rsid w:val="00ED07D0"/>
    <w:rsid w:val="00ED3BD7"/>
    <w:rsid w:val="00ED3C4C"/>
    <w:rsid w:val="00ED5903"/>
    <w:rsid w:val="00ED5BE5"/>
    <w:rsid w:val="00EE280F"/>
    <w:rsid w:val="00EE3DFB"/>
    <w:rsid w:val="00EE4B50"/>
    <w:rsid w:val="00EE71F2"/>
    <w:rsid w:val="00EF4389"/>
    <w:rsid w:val="00EF449B"/>
    <w:rsid w:val="00EF7902"/>
    <w:rsid w:val="00F002B3"/>
    <w:rsid w:val="00F00774"/>
    <w:rsid w:val="00F01F93"/>
    <w:rsid w:val="00F0301A"/>
    <w:rsid w:val="00F0342C"/>
    <w:rsid w:val="00F04C4A"/>
    <w:rsid w:val="00F06347"/>
    <w:rsid w:val="00F06B7A"/>
    <w:rsid w:val="00F10D08"/>
    <w:rsid w:val="00F1680B"/>
    <w:rsid w:val="00F16EFD"/>
    <w:rsid w:val="00F2129C"/>
    <w:rsid w:val="00F21535"/>
    <w:rsid w:val="00F21EE3"/>
    <w:rsid w:val="00F251F1"/>
    <w:rsid w:val="00F276C3"/>
    <w:rsid w:val="00F30223"/>
    <w:rsid w:val="00F30E49"/>
    <w:rsid w:val="00F30F07"/>
    <w:rsid w:val="00F319AC"/>
    <w:rsid w:val="00F326FF"/>
    <w:rsid w:val="00F343F8"/>
    <w:rsid w:val="00F36B48"/>
    <w:rsid w:val="00F40F37"/>
    <w:rsid w:val="00F4256A"/>
    <w:rsid w:val="00F43AAE"/>
    <w:rsid w:val="00F54655"/>
    <w:rsid w:val="00F57DD5"/>
    <w:rsid w:val="00F57EEB"/>
    <w:rsid w:val="00F6032D"/>
    <w:rsid w:val="00F604E9"/>
    <w:rsid w:val="00F613F8"/>
    <w:rsid w:val="00F63215"/>
    <w:rsid w:val="00F63319"/>
    <w:rsid w:val="00F65072"/>
    <w:rsid w:val="00F67825"/>
    <w:rsid w:val="00F70EAA"/>
    <w:rsid w:val="00F71C45"/>
    <w:rsid w:val="00F71F4E"/>
    <w:rsid w:val="00F7267C"/>
    <w:rsid w:val="00F80027"/>
    <w:rsid w:val="00F813E0"/>
    <w:rsid w:val="00F81C51"/>
    <w:rsid w:val="00F82A41"/>
    <w:rsid w:val="00F842C8"/>
    <w:rsid w:val="00F85783"/>
    <w:rsid w:val="00F92B64"/>
    <w:rsid w:val="00F9333F"/>
    <w:rsid w:val="00F95393"/>
    <w:rsid w:val="00F9599A"/>
    <w:rsid w:val="00F96189"/>
    <w:rsid w:val="00F96E78"/>
    <w:rsid w:val="00FA06A7"/>
    <w:rsid w:val="00FA16F3"/>
    <w:rsid w:val="00FA1ED6"/>
    <w:rsid w:val="00FB1555"/>
    <w:rsid w:val="00FB2C2C"/>
    <w:rsid w:val="00FB5004"/>
    <w:rsid w:val="00FB50EB"/>
    <w:rsid w:val="00FC05EF"/>
    <w:rsid w:val="00FC3BAD"/>
    <w:rsid w:val="00FC3EA1"/>
    <w:rsid w:val="00FD33FA"/>
    <w:rsid w:val="00FD444F"/>
    <w:rsid w:val="00FD4909"/>
    <w:rsid w:val="00FD4BC7"/>
    <w:rsid w:val="00FD69C6"/>
    <w:rsid w:val="00FE3A33"/>
    <w:rsid w:val="00FE626A"/>
    <w:rsid w:val="00FE642B"/>
    <w:rsid w:val="00FF01E0"/>
    <w:rsid w:val="00FF21B2"/>
    <w:rsid w:val="00FF638D"/>
  </w:rsids>
  <m:mathPr>
    <m:mathFont m:val="Cambria Math"/>
    <m:brkBin m:val="before"/>
    <m:brkBinSub m:val="--"/>
    <m:smallFrac m:val="0"/>
    <m:dispDef/>
    <m:lMargin m:val="0"/>
    <m:rMargin m:val="0"/>
    <m:defJc m:val="centerGroup"/>
    <m:wrapIndent m:val="1440"/>
    <m:intLim m:val="subSup"/>
    <m:naryLim m:val="undOvr"/>
  </m:mathPr>
  <w:themeFontLang w:val="sk-SK" w:eastAsia="ja-JP"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D77284"/>
    <w:pPr>
      <w:ind w:firstLine="680"/>
    </w:pPr>
    <w:rPr>
      <w:sz w:val="24"/>
      <w:szCs w:val="24"/>
    </w:rPr>
  </w:style>
  <w:style w:type="paragraph" w:styleId="Nadpis1">
    <w:name w:val="heading 1"/>
    <w:basedOn w:val="Normlny"/>
    <w:next w:val="Normlny"/>
    <w:link w:val="Nadpis1Char"/>
    <w:autoRedefine/>
    <w:qFormat/>
    <w:rsid w:val="00955C85"/>
    <w:pPr>
      <w:keepNext/>
      <w:spacing w:after="240"/>
      <w:ind w:firstLine="0"/>
      <w:jc w:val="left"/>
      <w:outlineLvl w:val="0"/>
      <w:pPrChange w:id="0" w:author="Sinus" w:date="2024-02-11T20:04:00Z">
        <w:pPr>
          <w:keepNext/>
          <w:spacing w:after="240" w:line="360" w:lineRule="auto"/>
          <w:ind w:left="675" w:hanging="675"/>
          <w:outlineLvl w:val="0"/>
        </w:pPr>
      </w:pPrChange>
    </w:pPr>
    <w:rPr>
      <w:b/>
      <w:bCs/>
      <w:caps/>
      <w:kern w:val="32"/>
      <w:sz w:val="32"/>
      <w:rPrChange w:id="0" w:author="Sinus" w:date="2024-02-11T20:04:00Z">
        <w:rPr>
          <w:b/>
          <w:bCs/>
          <w:caps/>
          <w:kern w:val="32"/>
          <w:sz w:val="32"/>
          <w:szCs w:val="24"/>
          <w:lang w:val="sk-SK" w:eastAsia="en-US" w:bidi="ar-SA"/>
        </w:rPr>
      </w:rPrChange>
    </w:rPr>
  </w:style>
  <w:style w:type="paragraph" w:styleId="Nadpis2">
    <w:name w:val="heading 2"/>
    <w:basedOn w:val="Normlny"/>
    <w:next w:val="Normlny"/>
    <w:link w:val="Nadpis2Char"/>
    <w:autoRedefine/>
    <w:unhideWhenUsed/>
    <w:qFormat/>
    <w:rsid w:val="009F1F29"/>
    <w:pPr>
      <w:keepNext/>
      <w:spacing w:before="120" w:after="120"/>
      <w:ind w:firstLine="0"/>
      <w:outlineLvl w:val="1"/>
    </w:pPr>
    <w:rPr>
      <w:b/>
      <w:bCs/>
      <w:iCs/>
      <w:caps/>
    </w:rPr>
  </w:style>
  <w:style w:type="paragraph" w:styleId="Nadpis3">
    <w:name w:val="heading 3"/>
    <w:basedOn w:val="Normlny"/>
    <w:next w:val="Normlny"/>
    <w:link w:val="Nadpis3Char"/>
    <w:autoRedefine/>
    <w:unhideWhenUsed/>
    <w:qFormat/>
    <w:rsid w:val="00BD326C"/>
    <w:pPr>
      <w:keepNext/>
      <w:spacing w:before="120" w:after="120"/>
      <w:ind w:firstLine="0"/>
      <w:outlineLvl w:val="2"/>
    </w:pPr>
    <w:rPr>
      <w:b/>
      <w:bCs/>
    </w:rPr>
  </w:style>
  <w:style w:type="paragraph" w:styleId="Nadpis4">
    <w:name w:val="heading 4"/>
    <w:basedOn w:val="Normlny"/>
    <w:next w:val="Normlny"/>
    <w:link w:val="Nadpis4Char"/>
    <w:semiHidden/>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rsid w:val="00955C85"/>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9F1F29"/>
    <w:rPr>
      <w:b/>
      <w:bCs/>
      <w:iCs/>
      <w:caps/>
      <w:sz w:val="24"/>
      <w:szCs w:val="24"/>
    </w:rPr>
  </w:style>
  <w:style w:type="character" w:customStyle="1" w:styleId="Nadpis3Char">
    <w:name w:val="Nadpis 3 Char"/>
    <w:link w:val="Nadpis3"/>
    <w:rsid w:val="00BD326C"/>
    <w:rPr>
      <w:b/>
      <w:bCs/>
      <w:sz w:val="24"/>
      <w:szCs w:val="24"/>
    </w:rPr>
  </w:style>
  <w:style w:type="character" w:customStyle="1" w:styleId="Nadpis4Char">
    <w:name w:val="Nadpis 4 Char"/>
    <w:link w:val="Nadpis4"/>
    <w:semiHidden/>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2629F6"/>
    <w:pPr>
      <w:spacing w:after="120"/>
      <w:jc w:val="center"/>
    </w:pPr>
    <w:rPr>
      <w:bCs w:val="0"/>
      <w:kern w:val="28"/>
    </w:rPr>
  </w:style>
  <w:style w:type="character" w:customStyle="1" w:styleId="NzovChar">
    <w:name w:val="Názov Char"/>
    <w:aliases w:val="Názov práce Char"/>
    <w:link w:val="Nzov"/>
    <w:rsid w:val="002629F6"/>
    <w:rPr>
      <w:b/>
      <w:caps/>
      <w:kern w:val="28"/>
      <w:sz w:val="32"/>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5D60CA"/>
    <w:pPr>
      <w:jc w:val="center"/>
      <w:pPrChange w:id="1" w:author="Sinus" w:date="2024-02-11T20:05:00Z">
        <w:pPr>
          <w:numPr>
            <w:numId w:val="25"/>
          </w:numPr>
          <w:spacing w:line="360" w:lineRule="auto"/>
          <w:ind w:left="720" w:hanging="360"/>
          <w:contextualSpacing/>
        </w:pPr>
      </w:pPrChange>
    </w:pPr>
    <w:rPr>
      <w:b/>
      <w:bCs/>
      <w:i/>
      <w:iCs/>
      <w:rPrChange w:id="1" w:author="Sinus" w:date="2024-02-11T20:05:00Z">
        <w:rPr>
          <w:sz w:val="24"/>
          <w:szCs w:val="24"/>
          <w:lang w:val="sk-SK" w:eastAsia="en-US" w:bidi="ar-SA"/>
        </w:rPr>
      </w:rPrChange>
    </w:r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A46F3"/>
    <w:pPr>
      <w:spacing w:before="120" w:after="120"/>
      <w:jc w:val="center"/>
    </w:pPr>
    <w:rPr>
      <w:b/>
      <w:sz w:val="32"/>
      <w:szCs w:val="24"/>
    </w:rPr>
  </w:style>
  <w:style w:type="paragraph" w:customStyle="1" w:styleId="Typprce">
    <w:name w:val="Typ práce"/>
    <w:autoRedefine/>
    <w:qFormat/>
    <w:rsid w:val="006A46F3"/>
    <w:pPr>
      <w:spacing w:before="120" w:after="120"/>
      <w:jc w:val="center"/>
    </w:pPr>
    <w:rPr>
      <w:b/>
      <w:caps/>
      <w:sz w:val="28"/>
      <w:szCs w:val="24"/>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274B7E"/>
    <w:rPr>
      <w:rFonts w:asciiTheme="minorHAnsi" w:hAnsiTheme="minorHAnsi"/>
      <w:caps/>
      <w:sz w:val="32"/>
      <w:szCs w:val="24"/>
    </w:rPr>
  </w:style>
  <w:style w:type="character" w:customStyle="1" w:styleId="ZPNormalnyTextCharChar">
    <w:name w:val="ZP_NormalnyText Char Char"/>
    <w:basedOn w:val="Predvolenpsmoodseku"/>
    <w:link w:val="ZPNormalnyText"/>
    <w:locked/>
    <w:rsid w:val="000002CD"/>
    <w:rPr>
      <w:rFonts w:eastAsia="SimSun"/>
      <w:bCs/>
      <w:position w:val="2"/>
      <w:sz w:val="24"/>
      <w:szCs w:val="24"/>
    </w:rPr>
  </w:style>
  <w:style w:type="paragraph" w:customStyle="1" w:styleId="ZPNormalnyText">
    <w:name w:val="ZP_NormalnyText"/>
    <w:link w:val="ZPNormalnyTextCharChar"/>
    <w:autoRedefine/>
    <w:rsid w:val="000002CD"/>
    <w:pPr>
      <w:spacing w:before="60" w:line="276" w:lineRule="auto"/>
    </w:pPr>
    <w:rPr>
      <w:rFonts w:eastAsia="SimSun"/>
      <w:bCs/>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lnywebov"/>
    <w:link w:val="OdrazkyChar"/>
    <w:qFormat/>
    <w:rsid w:val="00032E44"/>
    <w:pPr>
      <w:spacing w:before="0" w:beforeAutospacing="0" w:after="0" w:afterAutospacing="0" w:line="360" w:lineRule="auto"/>
      <w:ind w:firstLine="0"/>
    </w:pPr>
  </w:style>
  <w:style w:type="paragraph" w:customStyle="1" w:styleId="Nazovpracetitulka">
    <w:name w:val="Nazov prace titulka"/>
    <w:basedOn w:val="Normlny"/>
    <w:link w:val="NazovpracetitulkaChar"/>
    <w:qFormat/>
    <w:rsid w:val="009F24BD"/>
    <w:pPr>
      <w:ind w:firstLine="0"/>
      <w:jc w:val="center"/>
    </w:pPr>
    <w:rPr>
      <w:b/>
      <w:bCs/>
      <w:sz w:val="36"/>
      <w:szCs w:val="36"/>
    </w:rPr>
  </w:style>
  <w:style w:type="character" w:customStyle="1" w:styleId="NormlnywebovChar">
    <w:name w:val="Normálny (webový) Char"/>
    <w:basedOn w:val="Predvolenpsmoodseku"/>
    <w:link w:val="Normlnywebov"/>
    <w:uiPriority w:val="99"/>
    <w:rsid w:val="00FD33FA"/>
    <w:rPr>
      <w:sz w:val="24"/>
      <w:szCs w:val="24"/>
    </w:rPr>
  </w:style>
  <w:style w:type="character" w:customStyle="1" w:styleId="OdrazkyChar">
    <w:name w:val="Odrazky Char"/>
    <w:basedOn w:val="NormlnywebovChar"/>
    <w:link w:val="Odrazky"/>
    <w:rsid w:val="00032E44"/>
    <w:rPr>
      <w:sz w:val="24"/>
      <w:szCs w:val="24"/>
    </w:rPr>
  </w:style>
  <w:style w:type="character" w:styleId="Nevyrieenzmienka">
    <w:name w:val="Unresolved Mention"/>
    <w:basedOn w:val="Predvolenpsmoodseku"/>
    <w:uiPriority w:val="99"/>
    <w:semiHidden/>
    <w:unhideWhenUsed/>
    <w:rsid w:val="0063602C"/>
    <w:rPr>
      <w:color w:val="605E5C"/>
      <w:shd w:val="clear" w:color="auto" w:fill="E1DFDD"/>
    </w:rPr>
  </w:style>
  <w:style w:type="character" w:customStyle="1" w:styleId="NazovpracetitulkaChar">
    <w:name w:val="Nazov prace titulka Char"/>
    <w:basedOn w:val="Predvolenpsmoodseku"/>
    <w:link w:val="Nazovpracetitulka"/>
    <w:rsid w:val="009F24BD"/>
    <w:rPr>
      <w:b/>
      <w:bCs/>
      <w:sz w:val="36"/>
      <w:szCs w:val="36"/>
    </w:rPr>
  </w:style>
  <w:style w:type="character" w:styleId="Odkaznakomentr">
    <w:name w:val="annotation reference"/>
    <w:basedOn w:val="Predvolenpsmoodseku"/>
    <w:semiHidden/>
    <w:unhideWhenUsed/>
    <w:rsid w:val="00D8087B"/>
    <w:rPr>
      <w:sz w:val="16"/>
      <w:szCs w:val="16"/>
    </w:rPr>
  </w:style>
  <w:style w:type="paragraph" w:styleId="Textkomentra">
    <w:name w:val="annotation text"/>
    <w:basedOn w:val="Normlny"/>
    <w:link w:val="TextkomentraChar"/>
    <w:unhideWhenUsed/>
    <w:rsid w:val="00D8087B"/>
    <w:pPr>
      <w:spacing w:line="240" w:lineRule="auto"/>
    </w:pPr>
    <w:rPr>
      <w:sz w:val="20"/>
      <w:szCs w:val="20"/>
    </w:rPr>
  </w:style>
  <w:style w:type="character" w:customStyle="1" w:styleId="TextkomentraChar">
    <w:name w:val="Text komentára Char"/>
    <w:basedOn w:val="Predvolenpsmoodseku"/>
    <w:link w:val="Textkomentra"/>
    <w:rsid w:val="00D8087B"/>
  </w:style>
  <w:style w:type="paragraph" w:styleId="Predmetkomentra">
    <w:name w:val="annotation subject"/>
    <w:basedOn w:val="Textkomentra"/>
    <w:next w:val="Textkomentra"/>
    <w:link w:val="PredmetkomentraChar"/>
    <w:semiHidden/>
    <w:unhideWhenUsed/>
    <w:rsid w:val="00D8087B"/>
    <w:rPr>
      <w:b/>
      <w:bCs/>
    </w:rPr>
  </w:style>
  <w:style w:type="character" w:customStyle="1" w:styleId="PredmetkomentraChar">
    <w:name w:val="Predmet komentára Char"/>
    <w:basedOn w:val="TextkomentraChar"/>
    <w:link w:val="Predmetkomentra"/>
    <w:semiHidden/>
    <w:rsid w:val="00D8087B"/>
    <w:rPr>
      <w:b/>
      <w:bCs/>
    </w:rPr>
  </w:style>
  <w:style w:type="paragraph" w:customStyle="1" w:styleId="Popistabulka">
    <w:name w:val="Popis tabulka"/>
    <w:basedOn w:val="Normlny"/>
    <w:link w:val="PopistabulkaChar"/>
    <w:qFormat/>
    <w:rsid w:val="00055597"/>
    <w:pPr>
      <w:ind w:firstLine="0"/>
    </w:pPr>
    <w:rPr>
      <w:i/>
      <w:iCs/>
      <w:sz w:val="22"/>
      <w:szCs w:val="22"/>
    </w:rPr>
  </w:style>
  <w:style w:type="character" w:customStyle="1" w:styleId="PopistabulkaChar">
    <w:name w:val="Popis tabulka Char"/>
    <w:basedOn w:val="Predvolenpsmoodseku"/>
    <w:link w:val="Popistabulka"/>
    <w:rsid w:val="00055597"/>
    <w:rPr>
      <w:i/>
      <w:iCs/>
      <w:sz w:val="22"/>
      <w:szCs w:val="22"/>
    </w:rPr>
  </w:style>
  <w:style w:type="paragraph" w:styleId="PredformtovanHTML">
    <w:name w:val="HTML Preformatted"/>
    <w:basedOn w:val="Normlny"/>
    <w:link w:val="PredformtovanHTMLChar"/>
    <w:uiPriority w:val="99"/>
    <w:unhideWhenUsed/>
    <w:rsid w:val="00781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781376"/>
    <w:rPr>
      <w:rFonts w:ascii="Courier New" w:hAnsi="Courier New" w:cs="Courier New"/>
      <w:lang w:val="en-US"/>
    </w:rPr>
  </w:style>
  <w:style w:type="character" w:customStyle="1" w:styleId="y2iqfc">
    <w:name w:val="y2iqfc"/>
    <w:basedOn w:val="Predvolenpsmoodseku"/>
    <w:rsid w:val="00781376"/>
  </w:style>
  <w:style w:type="character" w:styleId="PouitHypertextovPrepojenie">
    <w:name w:val="FollowedHyperlink"/>
    <w:basedOn w:val="Predvolenpsmoodseku"/>
    <w:semiHidden/>
    <w:unhideWhenUsed/>
    <w:rsid w:val="007E0503"/>
    <w:rPr>
      <w:color w:val="800080" w:themeColor="followedHyperlink"/>
      <w:u w:val="single"/>
    </w:rPr>
  </w:style>
  <w:style w:type="paragraph" w:customStyle="1" w:styleId="nova-legacy-e-listitem">
    <w:name w:val="nova-legacy-e-list__item"/>
    <w:basedOn w:val="Normlny"/>
    <w:rsid w:val="00B82990"/>
    <w:pPr>
      <w:spacing w:before="100" w:beforeAutospacing="1" w:after="100" w:afterAutospacing="1" w:line="240" w:lineRule="auto"/>
      <w:ind w:firstLine="0"/>
      <w:jc w:val="left"/>
    </w:pPr>
    <w:rPr>
      <w:lang w:eastAsia="sk-SK"/>
    </w:rPr>
  </w:style>
  <w:style w:type="character" w:customStyle="1" w:styleId="so-metadata-label">
    <w:name w:val="so-metadata-label"/>
    <w:basedOn w:val="Predvolenpsmoodseku"/>
    <w:rsid w:val="00B82990"/>
  </w:style>
  <w:style w:type="paragraph" w:styleId="Revzia">
    <w:name w:val="Revision"/>
    <w:hidden/>
    <w:uiPriority w:val="99"/>
    <w:semiHidden/>
    <w:rsid w:val="004D5102"/>
    <w:pPr>
      <w:spacing w:line="240" w:lineRule="auto"/>
      <w:jc w:val="left"/>
    </w:pPr>
    <w:rPr>
      <w:sz w:val="24"/>
      <w:szCs w:val="24"/>
    </w:rPr>
  </w:style>
  <w:style w:type="paragraph" w:customStyle="1" w:styleId="tl1">
    <w:name w:val="Štýl1"/>
    <w:basedOn w:val="Nadpis1"/>
    <w:link w:val="tl1Char"/>
    <w:qFormat/>
    <w:rsid w:val="002065FD"/>
    <w:pPr>
      <w:ind w:left="675" w:hanging="675"/>
    </w:pPr>
  </w:style>
  <w:style w:type="character" w:customStyle="1" w:styleId="tl1Char">
    <w:name w:val="Štýl1 Char"/>
    <w:basedOn w:val="Nadpis1Char"/>
    <w:link w:val="tl1"/>
    <w:rsid w:val="002065FD"/>
    <w:rPr>
      <w:b/>
      <w:bCs/>
      <w:caps/>
      <w:kern w:val="32"/>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59771">
      <w:bodyDiv w:val="1"/>
      <w:marLeft w:val="0"/>
      <w:marRight w:val="0"/>
      <w:marTop w:val="0"/>
      <w:marBottom w:val="0"/>
      <w:divBdr>
        <w:top w:val="none" w:sz="0" w:space="0" w:color="auto"/>
        <w:left w:val="none" w:sz="0" w:space="0" w:color="auto"/>
        <w:bottom w:val="none" w:sz="0" w:space="0" w:color="auto"/>
        <w:right w:val="none" w:sz="0" w:space="0" w:color="auto"/>
      </w:divBdr>
    </w:div>
    <w:div w:id="15233947">
      <w:bodyDiv w:val="1"/>
      <w:marLeft w:val="0"/>
      <w:marRight w:val="0"/>
      <w:marTop w:val="0"/>
      <w:marBottom w:val="0"/>
      <w:divBdr>
        <w:top w:val="none" w:sz="0" w:space="0" w:color="auto"/>
        <w:left w:val="none" w:sz="0" w:space="0" w:color="auto"/>
        <w:bottom w:val="none" w:sz="0" w:space="0" w:color="auto"/>
        <w:right w:val="none" w:sz="0" w:space="0" w:color="auto"/>
      </w:divBdr>
      <w:divsChild>
        <w:div w:id="1011878619">
          <w:marLeft w:val="0"/>
          <w:marRight w:val="0"/>
          <w:marTop w:val="0"/>
          <w:marBottom w:val="0"/>
          <w:divBdr>
            <w:top w:val="none" w:sz="0" w:space="0" w:color="auto"/>
            <w:left w:val="none" w:sz="0" w:space="0" w:color="auto"/>
            <w:bottom w:val="none" w:sz="0" w:space="0" w:color="auto"/>
            <w:right w:val="none" w:sz="0" w:space="0" w:color="auto"/>
          </w:divBdr>
          <w:divsChild>
            <w:div w:id="1242712720">
              <w:marLeft w:val="0"/>
              <w:marRight w:val="0"/>
              <w:marTop w:val="0"/>
              <w:marBottom w:val="0"/>
              <w:divBdr>
                <w:top w:val="none" w:sz="0" w:space="0" w:color="auto"/>
                <w:left w:val="none" w:sz="0" w:space="0" w:color="auto"/>
                <w:bottom w:val="none" w:sz="0" w:space="0" w:color="auto"/>
                <w:right w:val="none" w:sz="0" w:space="0" w:color="auto"/>
              </w:divBdr>
            </w:div>
            <w:div w:id="158425786">
              <w:marLeft w:val="0"/>
              <w:marRight w:val="0"/>
              <w:marTop w:val="0"/>
              <w:marBottom w:val="0"/>
              <w:divBdr>
                <w:top w:val="none" w:sz="0" w:space="0" w:color="auto"/>
                <w:left w:val="none" w:sz="0" w:space="0" w:color="auto"/>
                <w:bottom w:val="none" w:sz="0" w:space="0" w:color="auto"/>
                <w:right w:val="none" w:sz="0" w:space="0" w:color="auto"/>
              </w:divBdr>
            </w:div>
          </w:divsChild>
        </w:div>
        <w:div w:id="75440537">
          <w:marLeft w:val="0"/>
          <w:marRight w:val="0"/>
          <w:marTop w:val="0"/>
          <w:marBottom w:val="0"/>
          <w:divBdr>
            <w:top w:val="none" w:sz="0" w:space="0" w:color="auto"/>
            <w:left w:val="none" w:sz="0" w:space="0" w:color="auto"/>
            <w:bottom w:val="none" w:sz="0" w:space="0" w:color="auto"/>
            <w:right w:val="none" w:sz="0" w:space="0" w:color="auto"/>
          </w:divBdr>
        </w:div>
        <w:div w:id="1917856646">
          <w:marLeft w:val="0"/>
          <w:marRight w:val="0"/>
          <w:marTop w:val="0"/>
          <w:marBottom w:val="0"/>
          <w:divBdr>
            <w:top w:val="none" w:sz="0" w:space="0" w:color="auto"/>
            <w:left w:val="none" w:sz="0" w:space="0" w:color="auto"/>
            <w:bottom w:val="none" w:sz="0" w:space="0" w:color="auto"/>
            <w:right w:val="none" w:sz="0" w:space="0" w:color="auto"/>
          </w:divBdr>
        </w:div>
        <w:div w:id="1335380957">
          <w:marLeft w:val="0"/>
          <w:marRight w:val="0"/>
          <w:marTop w:val="0"/>
          <w:marBottom w:val="0"/>
          <w:divBdr>
            <w:top w:val="none" w:sz="0" w:space="0" w:color="auto"/>
            <w:left w:val="none" w:sz="0" w:space="0" w:color="auto"/>
            <w:bottom w:val="none" w:sz="0" w:space="0" w:color="auto"/>
            <w:right w:val="none" w:sz="0" w:space="0" w:color="auto"/>
          </w:divBdr>
        </w:div>
        <w:div w:id="1833328760">
          <w:marLeft w:val="0"/>
          <w:marRight w:val="0"/>
          <w:marTop w:val="0"/>
          <w:marBottom w:val="0"/>
          <w:divBdr>
            <w:top w:val="none" w:sz="0" w:space="0" w:color="auto"/>
            <w:left w:val="none" w:sz="0" w:space="0" w:color="auto"/>
            <w:bottom w:val="none" w:sz="0" w:space="0" w:color="auto"/>
            <w:right w:val="none" w:sz="0" w:space="0" w:color="auto"/>
          </w:divBdr>
        </w:div>
      </w:divsChild>
    </w:div>
    <w:div w:id="54593777">
      <w:bodyDiv w:val="1"/>
      <w:marLeft w:val="0"/>
      <w:marRight w:val="0"/>
      <w:marTop w:val="0"/>
      <w:marBottom w:val="0"/>
      <w:divBdr>
        <w:top w:val="none" w:sz="0" w:space="0" w:color="auto"/>
        <w:left w:val="none" w:sz="0" w:space="0" w:color="auto"/>
        <w:bottom w:val="none" w:sz="0" w:space="0" w:color="auto"/>
        <w:right w:val="none" w:sz="0" w:space="0" w:color="auto"/>
      </w:divBdr>
    </w:div>
    <w:div w:id="56704821">
      <w:bodyDiv w:val="1"/>
      <w:marLeft w:val="0"/>
      <w:marRight w:val="0"/>
      <w:marTop w:val="0"/>
      <w:marBottom w:val="0"/>
      <w:divBdr>
        <w:top w:val="none" w:sz="0" w:space="0" w:color="auto"/>
        <w:left w:val="none" w:sz="0" w:space="0" w:color="auto"/>
        <w:bottom w:val="none" w:sz="0" w:space="0" w:color="auto"/>
        <w:right w:val="none" w:sz="0" w:space="0" w:color="auto"/>
      </w:divBdr>
      <w:divsChild>
        <w:div w:id="252667619">
          <w:marLeft w:val="0"/>
          <w:marRight w:val="0"/>
          <w:marTop w:val="0"/>
          <w:marBottom w:val="445"/>
          <w:divBdr>
            <w:top w:val="none" w:sz="0" w:space="0" w:color="auto"/>
            <w:left w:val="none" w:sz="0" w:space="0" w:color="auto"/>
            <w:bottom w:val="none" w:sz="0" w:space="0" w:color="auto"/>
            <w:right w:val="none" w:sz="0" w:space="0" w:color="auto"/>
          </w:divBdr>
          <w:divsChild>
            <w:div w:id="809833741">
              <w:marLeft w:val="0"/>
              <w:marRight w:val="0"/>
              <w:marTop w:val="0"/>
              <w:marBottom w:val="0"/>
              <w:divBdr>
                <w:top w:val="none" w:sz="0" w:space="0" w:color="auto"/>
                <w:left w:val="none" w:sz="0" w:space="0" w:color="auto"/>
                <w:bottom w:val="none" w:sz="0" w:space="0" w:color="auto"/>
                <w:right w:val="none" w:sz="0" w:space="0" w:color="auto"/>
              </w:divBdr>
            </w:div>
          </w:divsChild>
        </w:div>
        <w:div w:id="1208760210">
          <w:marLeft w:val="225"/>
          <w:marRight w:val="0"/>
          <w:marTop w:val="0"/>
          <w:marBottom w:val="445"/>
          <w:divBdr>
            <w:top w:val="none" w:sz="0" w:space="0" w:color="auto"/>
            <w:left w:val="none" w:sz="0" w:space="0" w:color="auto"/>
            <w:bottom w:val="none" w:sz="0" w:space="0" w:color="auto"/>
            <w:right w:val="none" w:sz="0" w:space="0" w:color="auto"/>
          </w:divBdr>
          <w:divsChild>
            <w:div w:id="10881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225">
      <w:bodyDiv w:val="1"/>
      <w:marLeft w:val="0"/>
      <w:marRight w:val="0"/>
      <w:marTop w:val="0"/>
      <w:marBottom w:val="0"/>
      <w:divBdr>
        <w:top w:val="none" w:sz="0" w:space="0" w:color="auto"/>
        <w:left w:val="none" w:sz="0" w:space="0" w:color="auto"/>
        <w:bottom w:val="none" w:sz="0" w:space="0" w:color="auto"/>
        <w:right w:val="none" w:sz="0" w:space="0" w:color="auto"/>
      </w:divBdr>
      <w:divsChild>
        <w:div w:id="1998996114">
          <w:marLeft w:val="0"/>
          <w:marRight w:val="0"/>
          <w:marTop w:val="0"/>
          <w:marBottom w:val="0"/>
          <w:divBdr>
            <w:top w:val="none" w:sz="0" w:space="0" w:color="auto"/>
            <w:left w:val="none" w:sz="0" w:space="0" w:color="auto"/>
            <w:bottom w:val="none" w:sz="0" w:space="0" w:color="auto"/>
            <w:right w:val="none" w:sz="0" w:space="0" w:color="auto"/>
          </w:divBdr>
          <w:divsChild>
            <w:div w:id="5899684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0906830">
                  <w:marLeft w:val="0"/>
                  <w:marRight w:val="0"/>
                  <w:marTop w:val="0"/>
                  <w:marBottom w:val="0"/>
                  <w:divBdr>
                    <w:top w:val="single" w:sz="2" w:space="0" w:color="D9D9E3"/>
                    <w:left w:val="single" w:sz="2" w:space="0" w:color="D9D9E3"/>
                    <w:bottom w:val="single" w:sz="2" w:space="0" w:color="D9D9E3"/>
                    <w:right w:val="single" w:sz="2" w:space="0" w:color="D9D9E3"/>
                  </w:divBdr>
                  <w:divsChild>
                    <w:div w:id="368259815">
                      <w:marLeft w:val="0"/>
                      <w:marRight w:val="0"/>
                      <w:marTop w:val="0"/>
                      <w:marBottom w:val="0"/>
                      <w:divBdr>
                        <w:top w:val="single" w:sz="2" w:space="0" w:color="D9D9E3"/>
                        <w:left w:val="single" w:sz="2" w:space="0" w:color="D9D9E3"/>
                        <w:bottom w:val="single" w:sz="2" w:space="0" w:color="D9D9E3"/>
                        <w:right w:val="single" w:sz="2" w:space="0" w:color="D9D9E3"/>
                      </w:divBdr>
                      <w:divsChild>
                        <w:div w:id="2138444795">
                          <w:marLeft w:val="0"/>
                          <w:marRight w:val="0"/>
                          <w:marTop w:val="0"/>
                          <w:marBottom w:val="0"/>
                          <w:divBdr>
                            <w:top w:val="single" w:sz="2" w:space="0" w:color="D9D9E3"/>
                            <w:left w:val="single" w:sz="2" w:space="0" w:color="D9D9E3"/>
                            <w:bottom w:val="single" w:sz="2" w:space="0" w:color="D9D9E3"/>
                            <w:right w:val="single" w:sz="2" w:space="0" w:color="D9D9E3"/>
                          </w:divBdr>
                          <w:divsChild>
                            <w:div w:id="1547377602">
                              <w:marLeft w:val="0"/>
                              <w:marRight w:val="0"/>
                              <w:marTop w:val="0"/>
                              <w:marBottom w:val="0"/>
                              <w:divBdr>
                                <w:top w:val="single" w:sz="2" w:space="0" w:color="D9D9E3"/>
                                <w:left w:val="single" w:sz="2" w:space="0" w:color="D9D9E3"/>
                                <w:bottom w:val="single" w:sz="2" w:space="0" w:color="D9D9E3"/>
                                <w:right w:val="single" w:sz="2" w:space="0" w:color="D9D9E3"/>
                              </w:divBdr>
                              <w:divsChild>
                                <w:div w:id="1439985441">
                                  <w:marLeft w:val="0"/>
                                  <w:marRight w:val="0"/>
                                  <w:marTop w:val="0"/>
                                  <w:marBottom w:val="0"/>
                                  <w:divBdr>
                                    <w:top w:val="single" w:sz="2" w:space="0" w:color="D9D9E3"/>
                                    <w:left w:val="single" w:sz="2" w:space="0" w:color="D9D9E3"/>
                                    <w:bottom w:val="single" w:sz="2" w:space="0" w:color="D9D9E3"/>
                                    <w:right w:val="single" w:sz="2" w:space="0" w:color="D9D9E3"/>
                                  </w:divBdr>
                                  <w:divsChild>
                                    <w:div w:id="743067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6413477">
      <w:bodyDiv w:val="1"/>
      <w:marLeft w:val="0"/>
      <w:marRight w:val="0"/>
      <w:marTop w:val="0"/>
      <w:marBottom w:val="0"/>
      <w:divBdr>
        <w:top w:val="none" w:sz="0" w:space="0" w:color="auto"/>
        <w:left w:val="none" w:sz="0" w:space="0" w:color="auto"/>
        <w:bottom w:val="none" w:sz="0" w:space="0" w:color="auto"/>
        <w:right w:val="none" w:sz="0" w:space="0" w:color="auto"/>
      </w:divBdr>
    </w:div>
    <w:div w:id="125047577">
      <w:bodyDiv w:val="1"/>
      <w:marLeft w:val="0"/>
      <w:marRight w:val="0"/>
      <w:marTop w:val="0"/>
      <w:marBottom w:val="0"/>
      <w:divBdr>
        <w:top w:val="none" w:sz="0" w:space="0" w:color="auto"/>
        <w:left w:val="none" w:sz="0" w:space="0" w:color="auto"/>
        <w:bottom w:val="none" w:sz="0" w:space="0" w:color="auto"/>
        <w:right w:val="none" w:sz="0" w:space="0" w:color="auto"/>
      </w:divBdr>
      <w:divsChild>
        <w:div w:id="1916697128">
          <w:marLeft w:val="0"/>
          <w:marRight w:val="0"/>
          <w:marTop w:val="0"/>
          <w:marBottom w:val="0"/>
          <w:divBdr>
            <w:top w:val="none" w:sz="0" w:space="0" w:color="auto"/>
            <w:left w:val="none" w:sz="0" w:space="0" w:color="auto"/>
            <w:bottom w:val="none" w:sz="0" w:space="0" w:color="auto"/>
            <w:right w:val="none" w:sz="0" w:space="0" w:color="auto"/>
          </w:divBdr>
        </w:div>
      </w:divsChild>
    </w:div>
    <w:div w:id="186800853">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8538374">
      <w:bodyDiv w:val="1"/>
      <w:marLeft w:val="0"/>
      <w:marRight w:val="0"/>
      <w:marTop w:val="0"/>
      <w:marBottom w:val="0"/>
      <w:divBdr>
        <w:top w:val="none" w:sz="0" w:space="0" w:color="auto"/>
        <w:left w:val="none" w:sz="0" w:space="0" w:color="auto"/>
        <w:bottom w:val="none" w:sz="0" w:space="0" w:color="auto"/>
        <w:right w:val="none" w:sz="0" w:space="0" w:color="auto"/>
      </w:divBdr>
    </w:div>
    <w:div w:id="237718849">
      <w:bodyDiv w:val="1"/>
      <w:marLeft w:val="0"/>
      <w:marRight w:val="0"/>
      <w:marTop w:val="0"/>
      <w:marBottom w:val="0"/>
      <w:divBdr>
        <w:top w:val="none" w:sz="0" w:space="0" w:color="auto"/>
        <w:left w:val="none" w:sz="0" w:space="0" w:color="auto"/>
        <w:bottom w:val="none" w:sz="0" w:space="0" w:color="auto"/>
        <w:right w:val="none" w:sz="0" w:space="0" w:color="auto"/>
      </w:divBdr>
    </w:div>
    <w:div w:id="248120785">
      <w:bodyDiv w:val="1"/>
      <w:marLeft w:val="0"/>
      <w:marRight w:val="0"/>
      <w:marTop w:val="0"/>
      <w:marBottom w:val="0"/>
      <w:divBdr>
        <w:top w:val="none" w:sz="0" w:space="0" w:color="auto"/>
        <w:left w:val="none" w:sz="0" w:space="0" w:color="auto"/>
        <w:bottom w:val="none" w:sz="0" w:space="0" w:color="auto"/>
        <w:right w:val="none" w:sz="0" w:space="0" w:color="auto"/>
      </w:divBdr>
    </w:div>
    <w:div w:id="291789631">
      <w:bodyDiv w:val="1"/>
      <w:marLeft w:val="0"/>
      <w:marRight w:val="0"/>
      <w:marTop w:val="0"/>
      <w:marBottom w:val="0"/>
      <w:divBdr>
        <w:top w:val="none" w:sz="0" w:space="0" w:color="auto"/>
        <w:left w:val="none" w:sz="0" w:space="0" w:color="auto"/>
        <w:bottom w:val="none" w:sz="0" w:space="0" w:color="auto"/>
        <w:right w:val="none" w:sz="0" w:space="0" w:color="auto"/>
      </w:divBdr>
      <w:divsChild>
        <w:div w:id="676881108">
          <w:marLeft w:val="0"/>
          <w:marRight w:val="0"/>
          <w:marTop w:val="0"/>
          <w:marBottom w:val="0"/>
          <w:divBdr>
            <w:top w:val="none" w:sz="0" w:space="0" w:color="auto"/>
            <w:left w:val="none" w:sz="0" w:space="0" w:color="auto"/>
            <w:bottom w:val="none" w:sz="0" w:space="0" w:color="auto"/>
            <w:right w:val="none" w:sz="0" w:space="0" w:color="auto"/>
          </w:divBdr>
        </w:div>
        <w:div w:id="104689806">
          <w:marLeft w:val="0"/>
          <w:marRight w:val="0"/>
          <w:marTop w:val="0"/>
          <w:marBottom w:val="0"/>
          <w:divBdr>
            <w:top w:val="none" w:sz="0" w:space="0" w:color="auto"/>
            <w:left w:val="none" w:sz="0" w:space="0" w:color="auto"/>
            <w:bottom w:val="none" w:sz="0" w:space="0" w:color="auto"/>
            <w:right w:val="none" w:sz="0" w:space="0" w:color="auto"/>
          </w:divBdr>
        </w:div>
        <w:div w:id="641471263">
          <w:marLeft w:val="0"/>
          <w:marRight w:val="0"/>
          <w:marTop w:val="0"/>
          <w:marBottom w:val="0"/>
          <w:divBdr>
            <w:top w:val="none" w:sz="0" w:space="0" w:color="auto"/>
            <w:left w:val="none" w:sz="0" w:space="0" w:color="auto"/>
            <w:bottom w:val="none" w:sz="0" w:space="0" w:color="auto"/>
            <w:right w:val="none" w:sz="0" w:space="0" w:color="auto"/>
          </w:divBdr>
        </w:div>
        <w:div w:id="210850735">
          <w:marLeft w:val="0"/>
          <w:marRight w:val="0"/>
          <w:marTop w:val="0"/>
          <w:marBottom w:val="0"/>
          <w:divBdr>
            <w:top w:val="none" w:sz="0" w:space="0" w:color="auto"/>
            <w:left w:val="none" w:sz="0" w:space="0" w:color="auto"/>
            <w:bottom w:val="none" w:sz="0" w:space="0" w:color="auto"/>
            <w:right w:val="none" w:sz="0" w:space="0" w:color="auto"/>
          </w:divBdr>
        </w:div>
        <w:div w:id="2138375279">
          <w:marLeft w:val="0"/>
          <w:marRight w:val="0"/>
          <w:marTop w:val="0"/>
          <w:marBottom w:val="0"/>
          <w:divBdr>
            <w:top w:val="none" w:sz="0" w:space="0" w:color="auto"/>
            <w:left w:val="none" w:sz="0" w:space="0" w:color="auto"/>
            <w:bottom w:val="none" w:sz="0" w:space="0" w:color="auto"/>
            <w:right w:val="none" w:sz="0" w:space="0" w:color="auto"/>
          </w:divBdr>
        </w:div>
        <w:div w:id="508181895">
          <w:marLeft w:val="0"/>
          <w:marRight w:val="0"/>
          <w:marTop w:val="0"/>
          <w:marBottom w:val="0"/>
          <w:divBdr>
            <w:top w:val="none" w:sz="0" w:space="0" w:color="auto"/>
            <w:left w:val="none" w:sz="0" w:space="0" w:color="auto"/>
            <w:bottom w:val="none" w:sz="0" w:space="0" w:color="auto"/>
            <w:right w:val="none" w:sz="0" w:space="0" w:color="auto"/>
          </w:divBdr>
        </w:div>
        <w:div w:id="1897084482">
          <w:marLeft w:val="0"/>
          <w:marRight w:val="0"/>
          <w:marTop w:val="0"/>
          <w:marBottom w:val="0"/>
          <w:divBdr>
            <w:top w:val="none" w:sz="0" w:space="0" w:color="auto"/>
            <w:left w:val="none" w:sz="0" w:space="0" w:color="auto"/>
            <w:bottom w:val="none" w:sz="0" w:space="0" w:color="auto"/>
            <w:right w:val="none" w:sz="0" w:space="0" w:color="auto"/>
          </w:divBdr>
        </w:div>
        <w:div w:id="526792789">
          <w:marLeft w:val="0"/>
          <w:marRight w:val="0"/>
          <w:marTop w:val="0"/>
          <w:marBottom w:val="0"/>
          <w:divBdr>
            <w:top w:val="none" w:sz="0" w:space="0" w:color="auto"/>
            <w:left w:val="none" w:sz="0" w:space="0" w:color="auto"/>
            <w:bottom w:val="none" w:sz="0" w:space="0" w:color="auto"/>
            <w:right w:val="none" w:sz="0" w:space="0" w:color="auto"/>
          </w:divBdr>
        </w:div>
        <w:div w:id="906190581">
          <w:marLeft w:val="0"/>
          <w:marRight w:val="0"/>
          <w:marTop w:val="0"/>
          <w:marBottom w:val="0"/>
          <w:divBdr>
            <w:top w:val="none" w:sz="0" w:space="0" w:color="auto"/>
            <w:left w:val="none" w:sz="0" w:space="0" w:color="auto"/>
            <w:bottom w:val="none" w:sz="0" w:space="0" w:color="auto"/>
            <w:right w:val="none" w:sz="0" w:space="0" w:color="auto"/>
          </w:divBdr>
        </w:div>
        <w:div w:id="318384004">
          <w:marLeft w:val="0"/>
          <w:marRight w:val="0"/>
          <w:marTop w:val="0"/>
          <w:marBottom w:val="0"/>
          <w:divBdr>
            <w:top w:val="none" w:sz="0" w:space="0" w:color="auto"/>
            <w:left w:val="none" w:sz="0" w:space="0" w:color="auto"/>
            <w:bottom w:val="none" w:sz="0" w:space="0" w:color="auto"/>
            <w:right w:val="none" w:sz="0" w:space="0" w:color="auto"/>
          </w:divBdr>
        </w:div>
        <w:div w:id="253783213">
          <w:marLeft w:val="0"/>
          <w:marRight w:val="0"/>
          <w:marTop w:val="0"/>
          <w:marBottom w:val="0"/>
          <w:divBdr>
            <w:top w:val="none" w:sz="0" w:space="0" w:color="auto"/>
            <w:left w:val="none" w:sz="0" w:space="0" w:color="auto"/>
            <w:bottom w:val="none" w:sz="0" w:space="0" w:color="auto"/>
            <w:right w:val="none" w:sz="0" w:space="0" w:color="auto"/>
          </w:divBdr>
        </w:div>
        <w:div w:id="1555698164">
          <w:marLeft w:val="0"/>
          <w:marRight w:val="0"/>
          <w:marTop w:val="0"/>
          <w:marBottom w:val="0"/>
          <w:divBdr>
            <w:top w:val="none" w:sz="0" w:space="0" w:color="auto"/>
            <w:left w:val="none" w:sz="0" w:space="0" w:color="auto"/>
            <w:bottom w:val="none" w:sz="0" w:space="0" w:color="auto"/>
            <w:right w:val="none" w:sz="0" w:space="0" w:color="auto"/>
          </w:divBdr>
        </w:div>
        <w:div w:id="997226413">
          <w:marLeft w:val="0"/>
          <w:marRight w:val="0"/>
          <w:marTop w:val="0"/>
          <w:marBottom w:val="0"/>
          <w:divBdr>
            <w:top w:val="none" w:sz="0" w:space="0" w:color="auto"/>
            <w:left w:val="none" w:sz="0" w:space="0" w:color="auto"/>
            <w:bottom w:val="none" w:sz="0" w:space="0" w:color="auto"/>
            <w:right w:val="none" w:sz="0" w:space="0" w:color="auto"/>
          </w:divBdr>
        </w:div>
        <w:div w:id="1157721966">
          <w:marLeft w:val="0"/>
          <w:marRight w:val="0"/>
          <w:marTop w:val="0"/>
          <w:marBottom w:val="0"/>
          <w:divBdr>
            <w:top w:val="none" w:sz="0" w:space="0" w:color="auto"/>
            <w:left w:val="none" w:sz="0" w:space="0" w:color="auto"/>
            <w:bottom w:val="none" w:sz="0" w:space="0" w:color="auto"/>
            <w:right w:val="none" w:sz="0" w:space="0" w:color="auto"/>
          </w:divBdr>
        </w:div>
        <w:div w:id="1695496019">
          <w:marLeft w:val="0"/>
          <w:marRight w:val="0"/>
          <w:marTop w:val="0"/>
          <w:marBottom w:val="0"/>
          <w:divBdr>
            <w:top w:val="none" w:sz="0" w:space="0" w:color="auto"/>
            <w:left w:val="none" w:sz="0" w:space="0" w:color="auto"/>
            <w:bottom w:val="none" w:sz="0" w:space="0" w:color="auto"/>
            <w:right w:val="none" w:sz="0" w:space="0" w:color="auto"/>
          </w:divBdr>
        </w:div>
        <w:div w:id="2141338924">
          <w:marLeft w:val="0"/>
          <w:marRight w:val="0"/>
          <w:marTop w:val="0"/>
          <w:marBottom w:val="0"/>
          <w:divBdr>
            <w:top w:val="none" w:sz="0" w:space="0" w:color="auto"/>
            <w:left w:val="none" w:sz="0" w:space="0" w:color="auto"/>
            <w:bottom w:val="none" w:sz="0" w:space="0" w:color="auto"/>
            <w:right w:val="none" w:sz="0" w:space="0" w:color="auto"/>
          </w:divBdr>
        </w:div>
        <w:div w:id="1756630908">
          <w:marLeft w:val="0"/>
          <w:marRight w:val="0"/>
          <w:marTop w:val="0"/>
          <w:marBottom w:val="0"/>
          <w:divBdr>
            <w:top w:val="none" w:sz="0" w:space="0" w:color="auto"/>
            <w:left w:val="none" w:sz="0" w:space="0" w:color="auto"/>
            <w:bottom w:val="none" w:sz="0" w:space="0" w:color="auto"/>
            <w:right w:val="none" w:sz="0" w:space="0" w:color="auto"/>
          </w:divBdr>
        </w:div>
        <w:div w:id="372315837">
          <w:marLeft w:val="0"/>
          <w:marRight w:val="0"/>
          <w:marTop w:val="0"/>
          <w:marBottom w:val="0"/>
          <w:divBdr>
            <w:top w:val="none" w:sz="0" w:space="0" w:color="auto"/>
            <w:left w:val="none" w:sz="0" w:space="0" w:color="auto"/>
            <w:bottom w:val="none" w:sz="0" w:space="0" w:color="auto"/>
            <w:right w:val="none" w:sz="0" w:space="0" w:color="auto"/>
          </w:divBdr>
        </w:div>
        <w:div w:id="1869367578">
          <w:marLeft w:val="0"/>
          <w:marRight w:val="0"/>
          <w:marTop w:val="0"/>
          <w:marBottom w:val="0"/>
          <w:divBdr>
            <w:top w:val="none" w:sz="0" w:space="0" w:color="auto"/>
            <w:left w:val="none" w:sz="0" w:space="0" w:color="auto"/>
            <w:bottom w:val="none" w:sz="0" w:space="0" w:color="auto"/>
            <w:right w:val="none" w:sz="0" w:space="0" w:color="auto"/>
          </w:divBdr>
        </w:div>
        <w:div w:id="218325111">
          <w:marLeft w:val="0"/>
          <w:marRight w:val="0"/>
          <w:marTop w:val="0"/>
          <w:marBottom w:val="0"/>
          <w:divBdr>
            <w:top w:val="none" w:sz="0" w:space="0" w:color="auto"/>
            <w:left w:val="none" w:sz="0" w:space="0" w:color="auto"/>
            <w:bottom w:val="none" w:sz="0" w:space="0" w:color="auto"/>
            <w:right w:val="none" w:sz="0" w:space="0" w:color="auto"/>
          </w:divBdr>
        </w:div>
        <w:div w:id="1770586205">
          <w:marLeft w:val="0"/>
          <w:marRight w:val="0"/>
          <w:marTop w:val="0"/>
          <w:marBottom w:val="0"/>
          <w:divBdr>
            <w:top w:val="none" w:sz="0" w:space="0" w:color="auto"/>
            <w:left w:val="none" w:sz="0" w:space="0" w:color="auto"/>
            <w:bottom w:val="none" w:sz="0" w:space="0" w:color="auto"/>
            <w:right w:val="none" w:sz="0" w:space="0" w:color="auto"/>
          </w:divBdr>
        </w:div>
        <w:div w:id="1852527322">
          <w:marLeft w:val="0"/>
          <w:marRight w:val="0"/>
          <w:marTop w:val="0"/>
          <w:marBottom w:val="0"/>
          <w:divBdr>
            <w:top w:val="none" w:sz="0" w:space="0" w:color="auto"/>
            <w:left w:val="none" w:sz="0" w:space="0" w:color="auto"/>
            <w:bottom w:val="none" w:sz="0" w:space="0" w:color="auto"/>
            <w:right w:val="none" w:sz="0" w:space="0" w:color="auto"/>
          </w:divBdr>
        </w:div>
        <w:div w:id="380328385">
          <w:marLeft w:val="0"/>
          <w:marRight w:val="0"/>
          <w:marTop w:val="0"/>
          <w:marBottom w:val="0"/>
          <w:divBdr>
            <w:top w:val="none" w:sz="0" w:space="0" w:color="auto"/>
            <w:left w:val="none" w:sz="0" w:space="0" w:color="auto"/>
            <w:bottom w:val="none" w:sz="0" w:space="0" w:color="auto"/>
            <w:right w:val="none" w:sz="0" w:space="0" w:color="auto"/>
          </w:divBdr>
        </w:div>
        <w:div w:id="1456560400">
          <w:marLeft w:val="0"/>
          <w:marRight w:val="0"/>
          <w:marTop w:val="0"/>
          <w:marBottom w:val="0"/>
          <w:divBdr>
            <w:top w:val="none" w:sz="0" w:space="0" w:color="auto"/>
            <w:left w:val="none" w:sz="0" w:space="0" w:color="auto"/>
            <w:bottom w:val="none" w:sz="0" w:space="0" w:color="auto"/>
            <w:right w:val="none" w:sz="0" w:space="0" w:color="auto"/>
          </w:divBdr>
        </w:div>
        <w:div w:id="1715305359">
          <w:marLeft w:val="0"/>
          <w:marRight w:val="0"/>
          <w:marTop w:val="0"/>
          <w:marBottom w:val="0"/>
          <w:divBdr>
            <w:top w:val="none" w:sz="0" w:space="0" w:color="auto"/>
            <w:left w:val="none" w:sz="0" w:space="0" w:color="auto"/>
            <w:bottom w:val="none" w:sz="0" w:space="0" w:color="auto"/>
            <w:right w:val="none" w:sz="0" w:space="0" w:color="auto"/>
          </w:divBdr>
        </w:div>
        <w:div w:id="1522014490">
          <w:marLeft w:val="0"/>
          <w:marRight w:val="0"/>
          <w:marTop w:val="0"/>
          <w:marBottom w:val="0"/>
          <w:divBdr>
            <w:top w:val="none" w:sz="0" w:space="0" w:color="auto"/>
            <w:left w:val="none" w:sz="0" w:space="0" w:color="auto"/>
            <w:bottom w:val="none" w:sz="0" w:space="0" w:color="auto"/>
            <w:right w:val="none" w:sz="0" w:space="0" w:color="auto"/>
          </w:divBdr>
        </w:div>
      </w:divsChild>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66833852">
      <w:bodyDiv w:val="1"/>
      <w:marLeft w:val="0"/>
      <w:marRight w:val="0"/>
      <w:marTop w:val="0"/>
      <w:marBottom w:val="0"/>
      <w:divBdr>
        <w:top w:val="none" w:sz="0" w:space="0" w:color="auto"/>
        <w:left w:val="none" w:sz="0" w:space="0" w:color="auto"/>
        <w:bottom w:val="none" w:sz="0" w:space="0" w:color="auto"/>
        <w:right w:val="none" w:sz="0" w:space="0" w:color="auto"/>
      </w:divBdr>
    </w:div>
    <w:div w:id="381439409">
      <w:bodyDiv w:val="1"/>
      <w:marLeft w:val="0"/>
      <w:marRight w:val="0"/>
      <w:marTop w:val="0"/>
      <w:marBottom w:val="0"/>
      <w:divBdr>
        <w:top w:val="none" w:sz="0" w:space="0" w:color="auto"/>
        <w:left w:val="none" w:sz="0" w:space="0" w:color="auto"/>
        <w:bottom w:val="none" w:sz="0" w:space="0" w:color="auto"/>
        <w:right w:val="none" w:sz="0" w:space="0" w:color="auto"/>
      </w:divBdr>
      <w:divsChild>
        <w:div w:id="1454061264">
          <w:marLeft w:val="0"/>
          <w:marRight w:val="0"/>
          <w:marTop w:val="0"/>
          <w:marBottom w:val="0"/>
          <w:divBdr>
            <w:top w:val="none" w:sz="0" w:space="0" w:color="auto"/>
            <w:left w:val="none" w:sz="0" w:space="0" w:color="auto"/>
            <w:bottom w:val="none" w:sz="0" w:space="0" w:color="auto"/>
            <w:right w:val="none" w:sz="0" w:space="0" w:color="auto"/>
          </w:divBdr>
        </w:div>
        <w:div w:id="1623729841">
          <w:marLeft w:val="0"/>
          <w:marRight w:val="0"/>
          <w:marTop w:val="0"/>
          <w:marBottom w:val="0"/>
          <w:divBdr>
            <w:top w:val="none" w:sz="0" w:space="0" w:color="auto"/>
            <w:left w:val="none" w:sz="0" w:space="0" w:color="auto"/>
            <w:bottom w:val="none" w:sz="0" w:space="0" w:color="auto"/>
            <w:right w:val="none" w:sz="0" w:space="0" w:color="auto"/>
          </w:divBdr>
        </w:div>
        <w:div w:id="1800805061">
          <w:marLeft w:val="0"/>
          <w:marRight w:val="0"/>
          <w:marTop w:val="0"/>
          <w:marBottom w:val="0"/>
          <w:divBdr>
            <w:top w:val="none" w:sz="0" w:space="0" w:color="auto"/>
            <w:left w:val="none" w:sz="0" w:space="0" w:color="auto"/>
            <w:bottom w:val="none" w:sz="0" w:space="0" w:color="auto"/>
            <w:right w:val="none" w:sz="0" w:space="0" w:color="auto"/>
          </w:divBdr>
        </w:div>
        <w:div w:id="2006202416">
          <w:marLeft w:val="0"/>
          <w:marRight w:val="0"/>
          <w:marTop w:val="0"/>
          <w:marBottom w:val="0"/>
          <w:divBdr>
            <w:top w:val="none" w:sz="0" w:space="0" w:color="auto"/>
            <w:left w:val="none" w:sz="0" w:space="0" w:color="auto"/>
            <w:bottom w:val="none" w:sz="0" w:space="0" w:color="auto"/>
            <w:right w:val="none" w:sz="0" w:space="0" w:color="auto"/>
          </w:divBdr>
        </w:div>
        <w:div w:id="834956418">
          <w:marLeft w:val="0"/>
          <w:marRight w:val="0"/>
          <w:marTop w:val="0"/>
          <w:marBottom w:val="0"/>
          <w:divBdr>
            <w:top w:val="none" w:sz="0" w:space="0" w:color="auto"/>
            <w:left w:val="none" w:sz="0" w:space="0" w:color="auto"/>
            <w:bottom w:val="none" w:sz="0" w:space="0" w:color="auto"/>
            <w:right w:val="none" w:sz="0" w:space="0" w:color="auto"/>
          </w:divBdr>
        </w:div>
        <w:div w:id="1881435294">
          <w:marLeft w:val="0"/>
          <w:marRight w:val="0"/>
          <w:marTop w:val="0"/>
          <w:marBottom w:val="0"/>
          <w:divBdr>
            <w:top w:val="none" w:sz="0" w:space="0" w:color="auto"/>
            <w:left w:val="none" w:sz="0" w:space="0" w:color="auto"/>
            <w:bottom w:val="none" w:sz="0" w:space="0" w:color="auto"/>
            <w:right w:val="none" w:sz="0" w:space="0" w:color="auto"/>
          </w:divBdr>
        </w:div>
        <w:div w:id="15158165">
          <w:marLeft w:val="0"/>
          <w:marRight w:val="0"/>
          <w:marTop w:val="0"/>
          <w:marBottom w:val="0"/>
          <w:divBdr>
            <w:top w:val="none" w:sz="0" w:space="0" w:color="auto"/>
            <w:left w:val="none" w:sz="0" w:space="0" w:color="auto"/>
            <w:bottom w:val="none" w:sz="0" w:space="0" w:color="auto"/>
            <w:right w:val="none" w:sz="0" w:space="0" w:color="auto"/>
          </w:divBdr>
        </w:div>
        <w:div w:id="922447160">
          <w:marLeft w:val="0"/>
          <w:marRight w:val="0"/>
          <w:marTop w:val="0"/>
          <w:marBottom w:val="0"/>
          <w:divBdr>
            <w:top w:val="none" w:sz="0" w:space="0" w:color="auto"/>
            <w:left w:val="none" w:sz="0" w:space="0" w:color="auto"/>
            <w:bottom w:val="none" w:sz="0" w:space="0" w:color="auto"/>
            <w:right w:val="none" w:sz="0" w:space="0" w:color="auto"/>
          </w:divBdr>
        </w:div>
        <w:div w:id="622345751">
          <w:marLeft w:val="0"/>
          <w:marRight w:val="0"/>
          <w:marTop w:val="0"/>
          <w:marBottom w:val="0"/>
          <w:divBdr>
            <w:top w:val="none" w:sz="0" w:space="0" w:color="auto"/>
            <w:left w:val="none" w:sz="0" w:space="0" w:color="auto"/>
            <w:bottom w:val="none" w:sz="0" w:space="0" w:color="auto"/>
            <w:right w:val="none" w:sz="0" w:space="0" w:color="auto"/>
          </w:divBdr>
        </w:div>
        <w:div w:id="173224397">
          <w:marLeft w:val="0"/>
          <w:marRight w:val="0"/>
          <w:marTop w:val="0"/>
          <w:marBottom w:val="0"/>
          <w:divBdr>
            <w:top w:val="none" w:sz="0" w:space="0" w:color="auto"/>
            <w:left w:val="none" w:sz="0" w:space="0" w:color="auto"/>
            <w:bottom w:val="none" w:sz="0" w:space="0" w:color="auto"/>
            <w:right w:val="none" w:sz="0" w:space="0" w:color="auto"/>
          </w:divBdr>
        </w:div>
        <w:div w:id="526410788">
          <w:marLeft w:val="0"/>
          <w:marRight w:val="0"/>
          <w:marTop w:val="0"/>
          <w:marBottom w:val="0"/>
          <w:divBdr>
            <w:top w:val="none" w:sz="0" w:space="0" w:color="auto"/>
            <w:left w:val="none" w:sz="0" w:space="0" w:color="auto"/>
            <w:bottom w:val="none" w:sz="0" w:space="0" w:color="auto"/>
            <w:right w:val="none" w:sz="0" w:space="0" w:color="auto"/>
          </w:divBdr>
        </w:div>
        <w:div w:id="1312372346">
          <w:marLeft w:val="0"/>
          <w:marRight w:val="0"/>
          <w:marTop w:val="0"/>
          <w:marBottom w:val="0"/>
          <w:divBdr>
            <w:top w:val="none" w:sz="0" w:space="0" w:color="auto"/>
            <w:left w:val="none" w:sz="0" w:space="0" w:color="auto"/>
            <w:bottom w:val="none" w:sz="0" w:space="0" w:color="auto"/>
            <w:right w:val="none" w:sz="0" w:space="0" w:color="auto"/>
          </w:divBdr>
        </w:div>
        <w:div w:id="2042389613">
          <w:marLeft w:val="0"/>
          <w:marRight w:val="0"/>
          <w:marTop w:val="0"/>
          <w:marBottom w:val="0"/>
          <w:divBdr>
            <w:top w:val="none" w:sz="0" w:space="0" w:color="auto"/>
            <w:left w:val="none" w:sz="0" w:space="0" w:color="auto"/>
            <w:bottom w:val="none" w:sz="0" w:space="0" w:color="auto"/>
            <w:right w:val="none" w:sz="0" w:space="0" w:color="auto"/>
          </w:divBdr>
        </w:div>
        <w:div w:id="1155295533">
          <w:marLeft w:val="0"/>
          <w:marRight w:val="0"/>
          <w:marTop w:val="0"/>
          <w:marBottom w:val="0"/>
          <w:divBdr>
            <w:top w:val="none" w:sz="0" w:space="0" w:color="auto"/>
            <w:left w:val="none" w:sz="0" w:space="0" w:color="auto"/>
            <w:bottom w:val="none" w:sz="0" w:space="0" w:color="auto"/>
            <w:right w:val="none" w:sz="0" w:space="0" w:color="auto"/>
          </w:divBdr>
        </w:div>
        <w:div w:id="211424739">
          <w:marLeft w:val="0"/>
          <w:marRight w:val="0"/>
          <w:marTop w:val="0"/>
          <w:marBottom w:val="0"/>
          <w:divBdr>
            <w:top w:val="none" w:sz="0" w:space="0" w:color="auto"/>
            <w:left w:val="none" w:sz="0" w:space="0" w:color="auto"/>
            <w:bottom w:val="none" w:sz="0" w:space="0" w:color="auto"/>
            <w:right w:val="none" w:sz="0" w:space="0" w:color="auto"/>
          </w:divBdr>
        </w:div>
        <w:div w:id="859663606">
          <w:marLeft w:val="0"/>
          <w:marRight w:val="0"/>
          <w:marTop w:val="0"/>
          <w:marBottom w:val="0"/>
          <w:divBdr>
            <w:top w:val="none" w:sz="0" w:space="0" w:color="auto"/>
            <w:left w:val="none" w:sz="0" w:space="0" w:color="auto"/>
            <w:bottom w:val="none" w:sz="0" w:space="0" w:color="auto"/>
            <w:right w:val="none" w:sz="0" w:space="0" w:color="auto"/>
          </w:divBdr>
        </w:div>
        <w:div w:id="1218861858">
          <w:marLeft w:val="0"/>
          <w:marRight w:val="0"/>
          <w:marTop w:val="0"/>
          <w:marBottom w:val="0"/>
          <w:divBdr>
            <w:top w:val="none" w:sz="0" w:space="0" w:color="auto"/>
            <w:left w:val="none" w:sz="0" w:space="0" w:color="auto"/>
            <w:bottom w:val="none" w:sz="0" w:space="0" w:color="auto"/>
            <w:right w:val="none" w:sz="0" w:space="0" w:color="auto"/>
          </w:divBdr>
        </w:div>
        <w:div w:id="1065100940">
          <w:marLeft w:val="0"/>
          <w:marRight w:val="0"/>
          <w:marTop w:val="0"/>
          <w:marBottom w:val="0"/>
          <w:divBdr>
            <w:top w:val="none" w:sz="0" w:space="0" w:color="auto"/>
            <w:left w:val="none" w:sz="0" w:space="0" w:color="auto"/>
            <w:bottom w:val="none" w:sz="0" w:space="0" w:color="auto"/>
            <w:right w:val="none" w:sz="0" w:space="0" w:color="auto"/>
          </w:divBdr>
        </w:div>
        <w:div w:id="1632009182">
          <w:marLeft w:val="0"/>
          <w:marRight w:val="0"/>
          <w:marTop w:val="0"/>
          <w:marBottom w:val="0"/>
          <w:divBdr>
            <w:top w:val="none" w:sz="0" w:space="0" w:color="auto"/>
            <w:left w:val="none" w:sz="0" w:space="0" w:color="auto"/>
            <w:bottom w:val="none" w:sz="0" w:space="0" w:color="auto"/>
            <w:right w:val="none" w:sz="0" w:space="0" w:color="auto"/>
          </w:divBdr>
        </w:div>
        <w:div w:id="605430558">
          <w:marLeft w:val="0"/>
          <w:marRight w:val="0"/>
          <w:marTop w:val="0"/>
          <w:marBottom w:val="0"/>
          <w:divBdr>
            <w:top w:val="none" w:sz="0" w:space="0" w:color="auto"/>
            <w:left w:val="none" w:sz="0" w:space="0" w:color="auto"/>
            <w:bottom w:val="none" w:sz="0" w:space="0" w:color="auto"/>
            <w:right w:val="none" w:sz="0" w:space="0" w:color="auto"/>
          </w:divBdr>
        </w:div>
        <w:div w:id="946547488">
          <w:marLeft w:val="0"/>
          <w:marRight w:val="0"/>
          <w:marTop w:val="0"/>
          <w:marBottom w:val="0"/>
          <w:divBdr>
            <w:top w:val="none" w:sz="0" w:space="0" w:color="auto"/>
            <w:left w:val="none" w:sz="0" w:space="0" w:color="auto"/>
            <w:bottom w:val="none" w:sz="0" w:space="0" w:color="auto"/>
            <w:right w:val="none" w:sz="0" w:space="0" w:color="auto"/>
          </w:divBdr>
        </w:div>
        <w:div w:id="8215792">
          <w:marLeft w:val="0"/>
          <w:marRight w:val="0"/>
          <w:marTop w:val="0"/>
          <w:marBottom w:val="0"/>
          <w:divBdr>
            <w:top w:val="none" w:sz="0" w:space="0" w:color="auto"/>
            <w:left w:val="none" w:sz="0" w:space="0" w:color="auto"/>
            <w:bottom w:val="none" w:sz="0" w:space="0" w:color="auto"/>
            <w:right w:val="none" w:sz="0" w:space="0" w:color="auto"/>
          </w:divBdr>
        </w:div>
        <w:div w:id="175267944">
          <w:marLeft w:val="0"/>
          <w:marRight w:val="0"/>
          <w:marTop w:val="0"/>
          <w:marBottom w:val="0"/>
          <w:divBdr>
            <w:top w:val="none" w:sz="0" w:space="0" w:color="auto"/>
            <w:left w:val="none" w:sz="0" w:space="0" w:color="auto"/>
            <w:bottom w:val="none" w:sz="0" w:space="0" w:color="auto"/>
            <w:right w:val="none" w:sz="0" w:space="0" w:color="auto"/>
          </w:divBdr>
        </w:div>
        <w:div w:id="230964917">
          <w:marLeft w:val="0"/>
          <w:marRight w:val="0"/>
          <w:marTop w:val="0"/>
          <w:marBottom w:val="0"/>
          <w:divBdr>
            <w:top w:val="none" w:sz="0" w:space="0" w:color="auto"/>
            <w:left w:val="none" w:sz="0" w:space="0" w:color="auto"/>
            <w:bottom w:val="none" w:sz="0" w:space="0" w:color="auto"/>
            <w:right w:val="none" w:sz="0" w:space="0" w:color="auto"/>
          </w:divBdr>
        </w:div>
        <w:div w:id="928851023">
          <w:marLeft w:val="0"/>
          <w:marRight w:val="0"/>
          <w:marTop w:val="0"/>
          <w:marBottom w:val="0"/>
          <w:divBdr>
            <w:top w:val="none" w:sz="0" w:space="0" w:color="auto"/>
            <w:left w:val="none" w:sz="0" w:space="0" w:color="auto"/>
            <w:bottom w:val="none" w:sz="0" w:space="0" w:color="auto"/>
            <w:right w:val="none" w:sz="0" w:space="0" w:color="auto"/>
          </w:divBdr>
        </w:div>
        <w:div w:id="1904483444">
          <w:marLeft w:val="0"/>
          <w:marRight w:val="0"/>
          <w:marTop w:val="0"/>
          <w:marBottom w:val="0"/>
          <w:divBdr>
            <w:top w:val="none" w:sz="0" w:space="0" w:color="auto"/>
            <w:left w:val="none" w:sz="0" w:space="0" w:color="auto"/>
            <w:bottom w:val="none" w:sz="0" w:space="0" w:color="auto"/>
            <w:right w:val="none" w:sz="0" w:space="0" w:color="auto"/>
          </w:divBdr>
        </w:div>
      </w:divsChild>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1272568">
      <w:bodyDiv w:val="1"/>
      <w:marLeft w:val="0"/>
      <w:marRight w:val="0"/>
      <w:marTop w:val="0"/>
      <w:marBottom w:val="0"/>
      <w:divBdr>
        <w:top w:val="none" w:sz="0" w:space="0" w:color="auto"/>
        <w:left w:val="none" w:sz="0" w:space="0" w:color="auto"/>
        <w:bottom w:val="none" w:sz="0" w:space="0" w:color="auto"/>
        <w:right w:val="none" w:sz="0" w:space="0" w:color="auto"/>
      </w:divBdr>
      <w:divsChild>
        <w:div w:id="972908749">
          <w:marLeft w:val="0"/>
          <w:marRight w:val="0"/>
          <w:marTop w:val="0"/>
          <w:marBottom w:val="0"/>
          <w:divBdr>
            <w:top w:val="none" w:sz="0" w:space="0" w:color="auto"/>
            <w:left w:val="none" w:sz="0" w:space="0" w:color="auto"/>
            <w:bottom w:val="none" w:sz="0" w:space="0" w:color="auto"/>
            <w:right w:val="none" w:sz="0" w:space="0" w:color="auto"/>
          </w:divBdr>
        </w:div>
      </w:divsChild>
    </w:div>
    <w:div w:id="436759942">
      <w:bodyDiv w:val="1"/>
      <w:marLeft w:val="0"/>
      <w:marRight w:val="0"/>
      <w:marTop w:val="0"/>
      <w:marBottom w:val="0"/>
      <w:divBdr>
        <w:top w:val="none" w:sz="0" w:space="0" w:color="auto"/>
        <w:left w:val="none" w:sz="0" w:space="0" w:color="auto"/>
        <w:bottom w:val="none" w:sz="0" w:space="0" w:color="auto"/>
        <w:right w:val="none" w:sz="0" w:space="0" w:color="auto"/>
      </w:divBdr>
      <w:divsChild>
        <w:div w:id="982462862">
          <w:marLeft w:val="0"/>
          <w:marRight w:val="0"/>
          <w:marTop w:val="0"/>
          <w:marBottom w:val="0"/>
          <w:divBdr>
            <w:top w:val="none" w:sz="0" w:space="0" w:color="auto"/>
            <w:left w:val="none" w:sz="0" w:space="0" w:color="auto"/>
            <w:bottom w:val="none" w:sz="0" w:space="0" w:color="auto"/>
            <w:right w:val="none" w:sz="0" w:space="0" w:color="auto"/>
          </w:divBdr>
        </w:div>
      </w:divsChild>
    </w:div>
    <w:div w:id="469447874">
      <w:bodyDiv w:val="1"/>
      <w:marLeft w:val="0"/>
      <w:marRight w:val="0"/>
      <w:marTop w:val="0"/>
      <w:marBottom w:val="0"/>
      <w:divBdr>
        <w:top w:val="none" w:sz="0" w:space="0" w:color="auto"/>
        <w:left w:val="none" w:sz="0" w:space="0" w:color="auto"/>
        <w:bottom w:val="none" w:sz="0" w:space="0" w:color="auto"/>
        <w:right w:val="none" w:sz="0" w:space="0" w:color="auto"/>
      </w:divBdr>
    </w:div>
    <w:div w:id="476000743">
      <w:bodyDiv w:val="1"/>
      <w:marLeft w:val="0"/>
      <w:marRight w:val="0"/>
      <w:marTop w:val="0"/>
      <w:marBottom w:val="0"/>
      <w:divBdr>
        <w:top w:val="none" w:sz="0" w:space="0" w:color="auto"/>
        <w:left w:val="none" w:sz="0" w:space="0" w:color="auto"/>
        <w:bottom w:val="none" w:sz="0" w:space="0" w:color="auto"/>
        <w:right w:val="none" w:sz="0" w:space="0" w:color="auto"/>
      </w:divBdr>
      <w:divsChild>
        <w:div w:id="2080324756">
          <w:marLeft w:val="0"/>
          <w:marRight w:val="0"/>
          <w:marTop w:val="0"/>
          <w:marBottom w:val="0"/>
          <w:divBdr>
            <w:top w:val="single" w:sz="2" w:space="0" w:color="E3E3E3"/>
            <w:left w:val="single" w:sz="2" w:space="0" w:color="E3E3E3"/>
            <w:bottom w:val="single" w:sz="2" w:space="0" w:color="E3E3E3"/>
            <w:right w:val="single" w:sz="2" w:space="0" w:color="E3E3E3"/>
          </w:divBdr>
          <w:divsChild>
            <w:div w:id="1166018479">
              <w:marLeft w:val="0"/>
              <w:marRight w:val="0"/>
              <w:marTop w:val="0"/>
              <w:marBottom w:val="0"/>
              <w:divBdr>
                <w:top w:val="single" w:sz="2" w:space="0" w:color="E3E3E3"/>
                <w:left w:val="single" w:sz="2" w:space="0" w:color="E3E3E3"/>
                <w:bottom w:val="single" w:sz="2" w:space="0" w:color="E3E3E3"/>
                <w:right w:val="single" w:sz="2" w:space="0" w:color="E3E3E3"/>
              </w:divBdr>
            </w:div>
            <w:div w:id="1030110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6067734">
          <w:marLeft w:val="0"/>
          <w:marRight w:val="0"/>
          <w:marTop w:val="0"/>
          <w:marBottom w:val="0"/>
          <w:divBdr>
            <w:top w:val="single" w:sz="2" w:space="0" w:color="E3E3E3"/>
            <w:left w:val="single" w:sz="2" w:space="0" w:color="E3E3E3"/>
            <w:bottom w:val="single" w:sz="2" w:space="0" w:color="E3E3E3"/>
            <w:right w:val="single" w:sz="2" w:space="0" w:color="E3E3E3"/>
          </w:divBdr>
          <w:divsChild>
            <w:div w:id="261841103">
              <w:marLeft w:val="0"/>
              <w:marRight w:val="0"/>
              <w:marTop w:val="0"/>
              <w:marBottom w:val="0"/>
              <w:divBdr>
                <w:top w:val="single" w:sz="2" w:space="0" w:color="E3E3E3"/>
                <w:left w:val="single" w:sz="2" w:space="0" w:color="E3E3E3"/>
                <w:bottom w:val="single" w:sz="2" w:space="0" w:color="E3E3E3"/>
                <w:right w:val="single" w:sz="2" w:space="0" w:color="E3E3E3"/>
              </w:divBdr>
            </w:div>
            <w:div w:id="159011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506679484">
      <w:bodyDiv w:val="1"/>
      <w:marLeft w:val="0"/>
      <w:marRight w:val="0"/>
      <w:marTop w:val="0"/>
      <w:marBottom w:val="0"/>
      <w:divBdr>
        <w:top w:val="none" w:sz="0" w:space="0" w:color="auto"/>
        <w:left w:val="none" w:sz="0" w:space="0" w:color="auto"/>
        <w:bottom w:val="none" w:sz="0" w:space="0" w:color="auto"/>
        <w:right w:val="none" w:sz="0" w:space="0" w:color="auto"/>
      </w:divBdr>
    </w:div>
    <w:div w:id="531382176">
      <w:bodyDiv w:val="1"/>
      <w:marLeft w:val="0"/>
      <w:marRight w:val="0"/>
      <w:marTop w:val="0"/>
      <w:marBottom w:val="0"/>
      <w:divBdr>
        <w:top w:val="none" w:sz="0" w:space="0" w:color="auto"/>
        <w:left w:val="none" w:sz="0" w:space="0" w:color="auto"/>
        <w:bottom w:val="none" w:sz="0" w:space="0" w:color="auto"/>
        <w:right w:val="none" w:sz="0" w:space="0" w:color="auto"/>
      </w:divBdr>
      <w:divsChild>
        <w:div w:id="579103675">
          <w:marLeft w:val="0"/>
          <w:marRight w:val="0"/>
          <w:marTop w:val="0"/>
          <w:marBottom w:val="0"/>
          <w:divBdr>
            <w:top w:val="none" w:sz="0" w:space="0" w:color="auto"/>
            <w:left w:val="none" w:sz="0" w:space="0" w:color="auto"/>
            <w:bottom w:val="none" w:sz="0" w:space="0" w:color="auto"/>
            <w:right w:val="none" w:sz="0" w:space="0" w:color="auto"/>
          </w:divBdr>
        </w:div>
      </w:divsChild>
    </w:div>
    <w:div w:id="569657737">
      <w:bodyDiv w:val="1"/>
      <w:marLeft w:val="0"/>
      <w:marRight w:val="0"/>
      <w:marTop w:val="0"/>
      <w:marBottom w:val="0"/>
      <w:divBdr>
        <w:top w:val="none" w:sz="0" w:space="0" w:color="auto"/>
        <w:left w:val="none" w:sz="0" w:space="0" w:color="auto"/>
        <w:bottom w:val="none" w:sz="0" w:space="0" w:color="auto"/>
        <w:right w:val="none" w:sz="0" w:space="0" w:color="auto"/>
      </w:divBdr>
    </w:div>
    <w:div w:id="587615031">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42221036">
      <w:bodyDiv w:val="1"/>
      <w:marLeft w:val="0"/>
      <w:marRight w:val="0"/>
      <w:marTop w:val="0"/>
      <w:marBottom w:val="0"/>
      <w:divBdr>
        <w:top w:val="none" w:sz="0" w:space="0" w:color="auto"/>
        <w:left w:val="none" w:sz="0" w:space="0" w:color="auto"/>
        <w:bottom w:val="none" w:sz="0" w:space="0" w:color="auto"/>
        <w:right w:val="none" w:sz="0" w:space="0" w:color="auto"/>
      </w:divBdr>
    </w:div>
    <w:div w:id="859778888">
      <w:bodyDiv w:val="1"/>
      <w:marLeft w:val="0"/>
      <w:marRight w:val="0"/>
      <w:marTop w:val="0"/>
      <w:marBottom w:val="0"/>
      <w:divBdr>
        <w:top w:val="none" w:sz="0" w:space="0" w:color="auto"/>
        <w:left w:val="none" w:sz="0" w:space="0" w:color="auto"/>
        <w:bottom w:val="none" w:sz="0" w:space="0" w:color="auto"/>
        <w:right w:val="none" w:sz="0" w:space="0" w:color="auto"/>
      </w:divBdr>
      <w:divsChild>
        <w:div w:id="873618576">
          <w:marLeft w:val="0"/>
          <w:marRight w:val="0"/>
          <w:marTop w:val="0"/>
          <w:marBottom w:val="0"/>
          <w:divBdr>
            <w:top w:val="none" w:sz="0" w:space="0" w:color="auto"/>
            <w:left w:val="none" w:sz="0" w:space="0" w:color="auto"/>
            <w:bottom w:val="none" w:sz="0" w:space="0" w:color="auto"/>
            <w:right w:val="none" w:sz="0" w:space="0" w:color="auto"/>
          </w:divBdr>
        </w:div>
      </w:divsChild>
    </w:div>
    <w:div w:id="864826745">
      <w:bodyDiv w:val="1"/>
      <w:marLeft w:val="0"/>
      <w:marRight w:val="0"/>
      <w:marTop w:val="0"/>
      <w:marBottom w:val="0"/>
      <w:divBdr>
        <w:top w:val="none" w:sz="0" w:space="0" w:color="auto"/>
        <w:left w:val="none" w:sz="0" w:space="0" w:color="auto"/>
        <w:bottom w:val="none" w:sz="0" w:space="0" w:color="auto"/>
        <w:right w:val="none" w:sz="0" w:space="0" w:color="auto"/>
      </w:divBdr>
    </w:div>
    <w:div w:id="897983102">
      <w:bodyDiv w:val="1"/>
      <w:marLeft w:val="0"/>
      <w:marRight w:val="0"/>
      <w:marTop w:val="0"/>
      <w:marBottom w:val="0"/>
      <w:divBdr>
        <w:top w:val="none" w:sz="0" w:space="0" w:color="auto"/>
        <w:left w:val="none" w:sz="0" w:space="0" w:color="auto"/>
        <w:bottom w:val="none" w:sz="0" w:space="0" w:color="auto"/>
        <w:right w:val="none" w:sz="0" w:space="0" w:color="auto"/>
      </w:divBdr>
      <w:divsChild>
        <w:div w:id="2055885618">
          <w:marLeft w:val="0"/>
          <w:marRight w:val="0"/>
          <w:marTop w:val="0"/>
          <w:marBottom w:val="0"/>
          <w:divBdr>
            <w:top w:val="none" w:sz="0" w:space="0" w:color="auto"/>
            <w:left w:val="none" w:sz="0" w:space="0" w:color="auto"/>
            <w:bottom w:val="none" w:sz="0" w:space="0" w:color="auto"/>
            <w:right w:val="none" w:sz="0" w:space="0" w:color="auto"/>
          </w:divBdr>
        </w:div>
      </w:divsChild>
    </w:div>
    <w:div w:id="1004626438">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50763517">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34175529">
      <w:bodyDiv w:val="1"/>
      <w:marLeft w:val="0"/>
      <w:marRight w:val="0"/>
      <w:marTop w:val="0"/>
      <w:marBottom w:val="0"/>
      <w:divBdr>
        <w:top w:val="none" w:sz="0" w:space="0" w:color="auto"/>
        <w:left w:val="none" w:sz="0" w:space="0" w:color="auto"/>
        <w:bottom w:val="none" w:sz="0" w:space="0" w:color="auto"/>
        <w:right w:val="none" w:sz="0" w:space="0" w:color="auto"/>
      </w:divBdr>
      <w:divsChild>
        <w:div w:id="1049036967">
          <w:marLeft w:val="0"/>
          <w:marRight w:val="0"/>
          <w:marTop w:val="0"/>
          <w:marBottom w:val="0"/>
          <w:divBdr>
            <w:top w:val="none" w:sz="0" w:space="0" w:color="auto"/>
            <w:left w:val="none" w:sz="0" w:space="0" w:color="auto"/>
            <w:bottom w:val="none" w:sz="0" w:space="0" w:color="auto"/>
            <w:right w:val="none" w:sz="0" w:space="0" w:color="auto"/>
          </w:divBdr>
        </w:div>
        <w:div w:id="1939410959">
          <w:marLeft w:val="0"/>
          <w:marRight w:val="0"/>
          <w:marTop w:val="0"/>
          <w:marBottom w:val="0"/>
          <w:divBdr>
            <w:top w:val="none" w:sz="0" w:space="0" w:color="auto"/>
            <w:left w:val="none" w:sz="0" w:space="0" w:color="auto"/>
            <w:bottom w:val="none" w:sz="0" w:space="0" w:color="auto"/>
            <w:right w:val="none" w:sz="0" w:space="0" w:color="auto"/>
          </w:divBdr>
        </w:div>
        <w:div w:id="166557405">
          <w:marLeft w:val="0"/>
          <w:marRight w:val="0"/>
          <w:marTop w:val="0"/>
          <w:marBottom w:val="0"/>
          <w:divBdr>
            <w:top w:val="none" w:sz="0" w:space="0" w:color="auto"/>
            <w:left w:val="none" w:sz="0" w:space="0" w:color="auto"/>
            <w:bottom w:val="none" w:sz="0" w:space="0" w:color="auto"/>
            <w:right w:val="none" w:sz="0" w:space="0" w:color="auto"/>
          </w:divBdr>
        </w:div>
        <w:div w:id="774905334">
          <w:marLeft w:val="0"/>
          <w:marRight w:val="0"/>
          <w:marTop w:val="0"/>
          <w:marBottom w:val="0"/>
          <w:divBdr>
            <w:top w:val="none" w:sz="0" w:space="0" w:color="auto"/>
            <w:left w:val="none" w:sz="0" w:space="0" w:color="auto"/>
            <w:bottom w:val="none" w:sz="0" w:space="0" w:color="auto"/>
            <w:right w:val="none" w:sz="0" w:space="0" w:color="auto"/>
          </w:divBdr>
        </w:div>
        <w:div w:id="2045472447">
          <w:marLeft w:val="0"/>
          <w:marRight w:val="0"/>
          <w:marTop w:val="0"/>
          <w:marBottom w:val="0"/>
          <w:divBdr>
            <w:top w:val="none" w:sz="0" w:space="0" w:color="auto"/>
            <w:left w:val="none" w:sz="0" w:space="0" w:color="auto"/>
            <w:bottom w:val="none" w:sz="0" w:space="0" w:color="auto"/>
            <w:right w:val="none" w:sz="0" w:space="0" w:color="auto"/>
          </w:divBdr>
        </w:div>
        <w:div w:id="1056899685">
          <w:marLeft w:val="0"/>
          <w:marRight w:val="0"/>
          <w:marTop w:val="0"/>
          <w:marBottom w:val="0"/>
          <w:divBdr>
            <w:top w:val="none" w:sz="0" w:space="0" w:color="auto"/>
            <w:left w:val="none" w:sz="0" w:space="0" w:color="auto"/>
            <w:bottom w:val="none" w:sz="0" w:space="0" w:color="auto"/>
            <w:right w:val="none" w:sz="0" w:space="0" w:color="auto"/>
          </w:divBdr>
        </w:div>
        <w:div w:id="1466510373">
          <w:marLeft w:val="0"/>
          <w:marRight w:val="0"/>
          <w:marTop w:val="0"/>
          <w:marBottom w:val="0"/>
          <w:divBdr>
            <w:top w:val="none" w:sz="0" w:space="0" w:color="auto"/>
            <w:left w:val="none" w:sz="0" w:space="0" w:color="auto"/>
            <w:bottom w:val="none" w:sz="0" w:space="0" w:color="auto"/>
            <w:right w:val="none" w:sz="0" w:space="0" w:color="auto"/>
          </w:divBdr>
        </w:div>
        <w:div w:id="220799014">
          <w:marLeft w:val="0"/>
          <w:marRight w:val="0"/>
          <w:marTop w:val="0"/>
          <w:marBottom w:val="0"/>
          <w:divBdr>
            <w:top w:val="none" w:sz="0" w:space="0" w:color="auto"/>
            <w:left w:val="none" w:sz="0" w:space="0" w:color="auto"/>
            <w:bottom w:val="none" w:sz="0" w:space="0" w:color="auto"/>
            <w:right w:val="none" w:sz="0" w:space="0" w:color="auto"/>
          </w:divBdr>
        </w:div>
        <w:div w:id="1349719033">
          <w:marLeft w:val="0"/>
          <w:marRight w:val="0"/>
          <w:marTop w:val="0"/>
          <w:marBottom w:val="0"/>
          <w:divBdr>
            <w:top w:val="none" w:sz="0" w:space="0" w:color="auto"/>
            <w:left w:val="none" w:sz="0" w:space="0" w:color="auto"/>
            <w:bottom w:val="none" w:sz="0" w:space="0" w:color="auto"/>
            <w:right w:val="none" w:sz="0" w:space="0" w:color="auto"/>
          </w:divBdr>
        </w:div>
        <w:div w:id="1075130420">
          <w:marLeft w:val="0"/>
          <w:marRight w:val="0"/>
          <w:marTop w:val="0"/>
          <w:marBottom w:val="0"/>
          <w:divBdr>
            <w:top w:val="none" w:sz="0" w:space="0" w:color="auto"/>
            <w:left w:val="none" w:sz="0" w:space="0" w:color="auto"/>
            <w:bottom w:val="none" w:sz="0" w:space="0" w:color="auto"/>
            <w:right w:val="none" w:sz="0" w:space="0" w:color="auto"/>
          </w:divBdr>
        </w:div>
        <w:div w:id="1599219066">
          <w:marLeft w:val="0"/>
          <w:marRight w:val="0"/>
          <w:marTop w:val="0"/>
          <w:marBottom w:val="0"/>
          <w:divBdr>
            <w:top w:val="none" w:sz="0" w:space="0" w:color="auto"/>
            <w:left w:val="none" w:sz="0" w:space="0" w:color="auto"/>
            <w:bottom w:val="none" w:sz="0" w:space="0" w:color="auto"/>
            <w:right w:val="none" w:sz="0" w:space="0" w:color="auto"/>
          </w:divBdr>
        </w:div>
        <w:div w:id="1238517661">
          <w:marLeft w:val="0"/>
          <w:marRight w:val="0"/>
          <w:marTop w:val="0"/>
          <w:marBottom w:val="0"/>
          <w:divBdr>
            <w:top w:val="none" w:sz="0" w:space="0" w:color="auto"/>
            <w:left w:val="none" w:sz="0" w:space="0" w:color="auto"/>
            <w:bottom w:val="none" w:sz="0" w:space="0" w:color="auto"/>
            <w:right w:val="none" w:sz="0" w:space="0" w:color="auto"/>
          </w:divBdr>
        </w:div>
        <w:div w:id="1926188237">
          <w:marLeft w:val="0"/>
          <w:marRight w:val="0"/>
          <w:marTop w:val="0"/>
          <w:marBottom w:val="0"/>
          <w:divBdr>
            <w:top w:val="none" w:sz="0" w:space="0" w:color="auto"/>
            <w:left w:val="none" w:sz="0" w:space="0" w:color="auto"/>
            <w:bottom w:val="none" w:sz="0" w:space="0" w:color="auto"/>
            <w:right w:val="none" w:sz="0" w:space="0" w:color="auto"/>
          </w:divBdr>
        </w:div>
        <w:div w:id="68230261">
          <w:marLeft w:val="0"/>
          <w:marRight w:val="0"/>
          <w:marTop w:val="0"/>
          <w:marBottom w:val="0"/>
          <w:divBdr>
            <w:top w:val="none" w:sz="0" w:space="0" w:color="auto"/>
            <w:left w:val="none" w:sz="0" w:space="0" w:color="auto"/>
            <w:bottom w:val="none" w:sz="0" w:space="0" w:color="auto"/>
            <w:right w:val="none" w:sz="0" w:space="0" w:color="auto"/>
          </w:divBdr>
        </w:div>
        <w:div w:id="1043871842">
          <w:marLeft w:val="0"/>
          <w:marRight w:val="0"/>
          <w:marTop w:val="0"/>
          <w:marBottom w:val="0"/>
          <w:divBdr>
            <w:top w:val="none" w:sz="0" w:space="0" w:color="auto"/>
            <w:left w:val="none" w:sz="0" w:space="0" w:color="auto"/>
            <w:bottom w:val="none" w:sz="0" w:space="0" w:color="auto"/>
            <w:right w:val="none" w:sz="0" w:space="0" w:color="auto"/>
          </w:divBdr>
        </w:div>
        <w:div w:id="604576727">
          <w:marLeft w:val="0"/>
          <w:marRight w:val="0"/>
          <w:marTop w:val="0"/>
          <w:marBottom w:val="0"/>
          <w:divBdr>
            <w:top w:val="none" w:sz="0" w:space="0" w:color="auto"/>
            <w:left w:val="none" w:sz="0" w:space="0" w:color="auto"/>
            <w:bottom w:val="none" w:sz="0" w:space="0" w:color="auto"/>
            <w:right w:val="none" w:sz="0" w:space="0" w:color="auto"/>
          </w:divBdr>
        </w:div>
        <w:div w:id="79060812">
          <w:marLeft w:val="0"/>
          <w:marRight w:val="0"/>
          <w:marTop w:val="0"/>
          <w:marBottom w:val="0"/>
          <w:divBdr>
            <w:top w:val="none" w:sz="0" w:space="0" w:color="auto"/>
            <w:left w:val="none" w:sz="0" w:space="0" w:color="auto"/>
            <w:bottom w:val="none" w:sz="0" w:space="0" w:color="auto"/>
            <w:right w:val="none" w:sz="0" w:space="0" w:color="auto"/>
          </w:divBdr>
        </w:div>
        <w:div w:id="2048584">
          <w:marLeft w:val="0"/>
          <w:marRight w:val="0"/>
          <w:marTop w:val="0"/>
          <w:marBottom w:val="0"/>
          <w:divBdr>
            <w:top w:val="none" w:sz="0" w:space="0" w:color="auto"/>
            <w:left w:val="none" w:sz="0" w:space="0" w:color="auto"/>
            <w:bottom w:val="none" w:sz="0" w:space="0" w:color="auto"/>
            <w:right w:val="none" w:sz="0" w:space="0" w:color="auto"/>
          </w:divBdr>
        </w:div>
        <w:div w:id="1318265358">
          <w:marLeft w:val="0"/>
          <w:marRight w:val="0"/>
          <w:marTop w:val="0"/>
          <w:marBottom w:val="0"/>
          <w:divBdr>
            <w:top w:val="none" w:sz="0" w:space="0" w:color="auto"/>
            <w:left w:val="none" w:sz="0" w:space="0" w:color="auto"/>
            <w:bottom w:val="none" w:sz="0" w:space="0" w:color="auto"/>
            <w:right w:val="none" w:sz="0" w:space="0" w:color="auto"/>
          </w:divBdr>
        </w:div>
        <w:div w:id="131290337">
          <w:marLeft w:val="0"/>
          <w:marRight w:val="0"/>
          <w:marTop w:val="0"/>
          <w:marBottom w:val="0"/>
          <w:divBdr>
            <w:top w:val="none" w:sz="0" w:space="0" w:color="auto"/>
            <w:left w:val="none" w:sz="0" w:space="0" w:color="auto"/>
            <w:bottom w:val="none" w:sz="0" w:space="0" w:color="auto"/>
            <w:right w:val="none" w:sz="0" w:space="0" w:color="auto"/>
          </w:divBdr>
        </w:div>
        <w:div w:id="1837959608">
          <w:marLeft w:val="0"/>
          <w:marRight w:val="0"/>
          <w:marTop w:val="0"/>
          <w:marBottom w:val="0"/>
          <w:divBdr>
            <w:top w:val="none" w:sz="0" w:space="0" w:color="auto"/>
            <w:left w:val="none" w:sz="0" w:space="0" w:color="auto"/>
            <w:bottom w:val="none" w:sz="0" w:space="0" w:color="auto"/>
            <w:right w:val="none" w:sz="0" w:space="0" w:color="auto"/>
          </w:divBdr>
        </w:div>
        <w:div w:id="1366827395">
          <w:marLeft w:val="0"/>
          <w:marRight w:val="0"/>
          <w:marTop w:val="0"/>
          <w:marBottom w:val="0"/>
          <w:divBdr>
            <w:top w:val="none" w:sz="0" w:space="0" w:color="auto"/>
            <w:left w:val="none" w:sz="0" w:space="0" w:color="auto"/>
            <w:bottom w:val="none" w:sz="0" w:space="0" w:color="auto"/>
            <w:right w:val="none" w:sz="0" w:space="0" w:color="auto"/>
          </w:divBdr>
        </w:div>
        <w:div w:id="716706892">
          <w:marLeft w:val="0"/>
          <w:marRight w:val="0"/>
          <w:marTop w:val="0"/>
          <w:marBottom w:val="0"/>
          <w:divBdr>
            <w:top w:val="none" w:sz="0" w:space="0" w:color="auto"/>
            <w:left w:val="none" w:sz="0" w:space="0" w:color="auto"/>
            <w:bottom w:val="none" w:sz="0" w:space="0" w:color="auto"/>
            <w:right w:val="none" w:sz="0" w:space="0" w:color="auto"/>
          </w:divBdr>
        </w:div>
        <w:div w:id="1135835756">
          <w:marLeft w:val="0"/>
          <w:marRight w:val="0"/>
          <w:marTop w:val="0"/>
          <w:marBottom w:val="0"/>
          <w:divBdr>
            <w:top w:val="none" w:sz="0" w:space="0" w:color="auto"/>
            <w:left w:val="none" w:sz="0" w:space="0" w:color="auto"/>
            <w:bottom w:val="none" w:sz="0" w:space="0" w:color="auto"/>
            <w:right w:val="none" w:sz="0" w:space="0" w:color="auto"/>
          </w:divBdr>
        </w:div>
        <w:div w:id="859465427">
          <w:marLeft w:val="0"/>
          <w:marRight w:val="0"/>
          <w:marTop w:val="0"/>
          <w:marBottom w:val="0"/>
          <w:divBdr>
            <w:top w:val="none" w:sz="0" w:space="0" w:color="auto"/>
            <w:left w:val="none" w:sz="0" w:space="0" w:color="auto"/>
            <w:bottom w:val="none" w:sz="0" w:space="0" w:color="auto"/>
            <w:right w:val="none" w:sz="0" w:space="0" w:color="auto"/>
          </w:divBdr>
        </w:div>
        <w:div w:id="1335646313">
          <w:marLeft w:val="0"/>
          <w:marRight w:val="0"/>
          <w:marTop w:val="0"/>
          <w:marBottom w:val="0"/>
          <w:divBdr>
            <w:top w:val="none" w:sz="0" w:space="0" w:color="auto"/>
            <w:left w:val="none" w:sz="0" w:space="0" w:color="auto"/>
            <w:bottom w:val="none" w:sz="0" w:space="0" w:color="auto"/>
            <w:right w:val="none" w:sz="0" w:space="0" w:color="auto"/>
          </w:divBdr>
        </w:div>
      </w:divsChild>
    </w:div>
    <w:div w:id="1158808177">
      <w:bodyDiv w:val="1"/>
      <w:marLeft w:val="0"/>
      <w:marRight w:val="0"/>
      <w:marTop w:val="0"/>
      <w:marBottom w:val="0"/>
      <w:divBdr>
        <w:top w:val="none" w:sz="0" w:space="0" w:color="auto"/>
        <w:left w:val="none" w:sz="0" w:space="0" w:color="auto"/>
        <w:bottom w:val="none" w:sz="0" w:space="0" w:color="auto"/>
        <w:right w:val="none" w:sz="0" w:space="0" w:color="auto"/>
      </w:divBdr>
      <w:divsChild>
        <w:div w:id="1552576748">
          <w:marLeft w:val="0"/>
          <w:marRight w:val="0"/>
          <w:marTop w:val="0"/>
          <w:marBottom w:val="0"/>
          <w:divBdr>
            <w:top w:val="none" w:sz="0" w:space="0" w:color="auto"/>
            <w:left w:val="none" w:sz="0" w:space="0" w:color="auto"/>
            <w:bottom w:val="none" w:sz="0" w:space="0" w:color="auto"/>
            <w:right w:val="none" w:sz="0" w:space="0" w:color="auto"/>
          </w:divBdr>
        </w:div>
        <w:div w:id="1087268212">
          <w:marLeft w:val="0"/>
          <w:marRight w:val="0"/>
          <w:marTop w:val="0"/>
          <w:marBottom w:val="0"/>
          <w:divBdr>
            <w:top w:val="none" w:sz="0" w:space="0" w:color="auto"/>
            <w:left w:val="none" w:sz="0" w:space="0" w:color="auto"/>
            <w:bottom w:val="none" w:sz="0" w:space="0" w:color="auto"/>
            <w:right w:val="none" w:sz="0" w:space="0" w:color="auto"/>
          </w:divBdr>
        </w:div>
        <w:div w:id="1021126885">
          <w:marLeft w:val="0"/>
          <w:marRight w:val="0"/>
          <w:marTop w:val="0"/>
          <w:marBottom w:val="0"/>
          <w:divBdr>
            <w:top w:val="none" w:sz="0" w:space="0" w:color="auto"/>
            <w:left w:val="none" w:sz="0" w:space="0" w:color="auto"/>
            <w:bottom w:val="none" w:sz="0" w:space="0" w:color="auto"/>
            <w:right w:val="none" w:sz="0" w:space="0" w:color="auto"/>
          </w:divBdr>
        </w:div>
        <w:div w:id="1821262841">
          <w:marLeft w:val="0"/>
          <w:marRight w:val="0"/>
          <w:marTop w:val="0"/>
          <w:marBottom w:val="0"/>
          <w:divBdr>
            <w:top w:val="none" w:sz="0" w:space="0" w:color="auto"/>
            <w:left w:val="none" w:sz="0" w:space="0" w:color="auto"/>
            <w:bottom w:val="none" w:sz="0" w:space="0" w:color="auto"/>
            <w:right w:val="none" w:sz="0" w:space="0" w:color="auto"/>
          </w:divBdr>
        </w:div>
      </w:divsChild>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6300968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254971551">
      <w:bodyDiv w:val="1"/>
      <w:marLeft w:val="0"/>
      <w:marRight w:val="0"/>
      <w:marTop w:val="0"/>
      <w:marBottom w:val="0"/>
      <w:divBdr>
        <w:top w:val="none" w:sz="0" w:space="0" w:color="auto"/>
        <w:left w:val="none" w:sz="0" w:space="0" w:color="auto"/>
        <w:bottom w:val="none" w:sz="0" w:space="0" w:color="auto"/>
        <w:right w:val="none" w:sz="0" w:space="0" w:color="auto"/>
      </w:divBdr>
    </w:div>
    <w:div w:id="1255935972">
      <w:bodyDiv w:val="1"/>
      <w:marLeft w:val="0"/>
      <w:marRight w:val="0"/>
      <w:marTop w:val="0"/>
      <w:marBottom w:val="0"/>
      <w:divBdr>
        <w:top w:val="none" w:sz="0" w:space="0" w:color="auto"/>
        <w:left w:val="none" w:sz="0" w:space="0" w:color="auto"/>
        <w:bottom w:val="none" w:sz="0" w:space="0" w:color="auto"/>
        <w:right w:val="none" w:sz="0" w:space="0" w:color="auto"/>
      </w:divBdr>
    </w:div>
    <w:div w:id="1266696328">
      <w:bodyDiv w:val="1"/>
      <w:marLeft w:val="0"/>
      <w:marRight w:val="0"/>
      <w:marTop w:val="0"/>
      <w:marBottom w:val="0"/>
      <w:divBdr>
        <w:top w:val="none" w:sz="0" w:space="0" w:color="auto"/>
        <w:left w:val="none" w:sz="0" w:space="0" w:color="auto"/>
        <w:bottom w:val="none" w:sz="0" w:space="0" w:color="auto"/>
        <w:right w:val="none" w:sz="0" w:space="0" w:color="auto"/>
      </w:divBdr>
    </w:div>
    <w:div w:id="1279069452">
      <w:bodyDiv w:val="1"/>
      <w:marLeft w:val="0"/>
      <w:marRight w:val="0"/>
      <w:marTop w:val="0"/>
      <w:marBottom w:val="0"/>
      <w:divBdr>
        <w:top w:val="none" w:sz="0" w:space="0" w:color="auto"/>
        <w:left w:val="none" w:sz="0" w:space="0" w:color="auto"/>
        <w:bottom w:val="none" w:sz="0" w:space="0" w:color="auto"/>
        <w:right w:val="none" w:sz="0" w:space="0" w:color="auto"/>
      </w:divBdr>
    </w:div>
    <w:div w:id="1294412046">
      <w:bodyDiv w:val="1"/>
      <w:marLeft w:val="0"/>
      <w:marRight w:val="0"/>
      <w:marTop w:val="0"/>
      <w:marBottom w:val="0"/>
      <w:divBdr>
        <w:top w:val="none" w:sz="0" w:space="0" w:color="auto"/>
        <w:left w:val="none" w:sz="0" w:space="0" w:color="auto"/>
        <w:bottom w:val="none" w:sz="0" w:space="0" w:color="auto"/>
        <w:right w:val="none" w:sz="0" w:space="0" w:color="auto"/>
      </w:divBdr>
    </w:div>
    <w:div w:id="1312950422">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61542698">
      <w:bodyDiv w:val="1"/>
      <w:marLeft w:val="0"/>
      <w:marRight w:val="0"/>
      <w:marTop w:val="0"/>
      <w:marBottom w:val="0"/>
      <w:divBdr>
        <w:top w:val="none" w:sz="0" w:space="0" w:color="auto"/>
        <w:left w:val="none" w:sz="0" w:space="0" w:color="auto"/>
        <w:bottom w:val="none" w:sz="0" w:space="0" w:color="auto"/>
        <w:right w:val="none" w:sz="0" w:space="0" w:color="auto"/>
      </w:divBdr>
      <w:divsChild>
        <w:div w:id="2081438146">
          <w:marLeft w:val="0"/>
          <w:marRight w:val="0"/>
          <w:marTop w:val="0"/>
          <w:marBottom w:val="0"/>
          <w:divBdr>
            <w:top w:val="none" w:sz="0" w:space="0" w:color="auto"/>
            <w:left w:val="none" w:sz="0" w:space="0" w:color="auto"/>
            <w:bottom w:val="none" w:sz="0" w:space="0" w:color="auto"/>
            <w:right w:val="none" w:sz="0" w:space="0" w:color="auto"/>
          </w:divBdr>
        </w:div>
      </w:divsChild>
    </w:div>
    <w:div w:id="1390618182">
      <w:bodyDiv w:val="1"/>
      <w:marLeft w:val="0"/>
      <w:marRight w:val="0"/>
      <w:marTop w:val="0"/>
      <w:marBottom w:val="0"/>
      <w:divBdr>
        <w:top w:val="none" w:sz="0" w:space="0" w:color="auto"/>
        <w:left w:val="none" w:sz="0" w:space="0" w:color="auto"/>
        <w:bottom w:val="none" w:sz="0" w:space="0" w:color="auto"/>
        <w:right w:val="none" w:sz="0" w:space="0" w:color="auto"/>
      </w:divBdr>
      <w:divsChild>
        <w:div w:id="1341156508">
          <w:marLeft w:val="0"/>
          <w:marRight w:val="0"/>
          <w:marTop w:val="0"/>
          <w:marBottom w:val="0"/>
          <w:divBdr>
            <w:top w:val="none" w:sz="0" w:space="0" w:color="auto"/>
            <w:left w:val="none" w:sz="0" w:space="0" w:color="auto"/>
            <w:bottom w:val="none" w:sz="0" w:space="0" w:color="auto"/>
            <w:right w:val="none" w:sz="0" w:space="0" w:color="auto"/>
          </w:divBdr>
        </w:div>
      </w:divsChild>
    </w:div>
    <w:div w:id="1397826312">
      <w:bodyDiv w:val="1"/>
      <w:marLeft w:val="0"/>
      <w:marRight w:val="0"/>
      <w:marTop w:val="0"/>
      <w:marBottom w:val="0"/>
      <w:divBdr>
        <w:top w:val="none" w:sz="0" w:space="0" w:color="auto"/>
        <w:left w:val="none" w:sz="0" w:space="0" w:color="auto"/>
        <w:bottom w:val="none" w:sz="0" w:space="0" w:color="auto"/>
        <w:right w:val="none" w:sz="0" w:space="0" w:color="auto"/>
      </w:divBdr>
      <w:divsChild>
        <w:div w:id="1789351284">
          <w:marLeft w:val="0"/>
          <w:marRight w:val="0"/>
          <w:marTop w:val="0"/>
          <w:marBottom w:val="0"/>
          <w:divBdr>
            <w:top w:val="none" w:sz="0" w:space="0" w:color="auto"/>
            <w:left w:val="none" w:sz="0" w:space="0" w:color="auto"/>
            <w:bottom w:val="none" w:sz="0" w:space="0" w:color="auto"/>
            <w:right w:val="none" w:sz="0" w:space="0" w:color="auto"/>
          </w:divBdr>
        </w:div>
      </w:divsChild>
    </w:div>
    <w:div w:id="145571461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50171">
      <w:bodyDiv w:val="1"/>
      <w:marLeft w:val="0"/>
      <w:marRight w:val="0"/>
      <w:marTop w:val="0"/>
      <w:marBottom w:val="0"/>
      <w:divBdr>
        <w:top w:val="none" w:sz="0" w:space="0" w:color="auto"/>
        <w:left w:val="none" w:sz="0" w:space="0" w:color="auto"/>
        <w:bottom w:val="none" w:sz="0" w:space="0" w:color="auto"/>
        <w:right w:val="none" w:sz="0" w:space="0" w:color="auto"/>
      </w:divBdr>
    </w:div>
    <w:div w:id="1489597111">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89656738">
      <w:bodyDiv w:val="1"/>
      <w:marLeft w:val="0"/>
      <w:marRight w:val="0"/>
      <w:marTop w:val="0"/>
      <w:marBottom w:val="0"/>
      <w:divBdr>
        <w:top w:val="none" w:sz="0" w:space="0" w:color="auto"/>
        <w:left w:val="none" w:sz="0" w:space="0" w:color="auto"/>
        <w:bottom w:val="none" w:sz="0" w:space="0" w:color="auto"/>
        <w:right w:val="none" w:sz="0" w:space="0" w:color="auto"/>
      </w:divBdr>
    </w:div>
    <w:div w:id="1624576728">
      <w:bodyDiv w:val="1"/>
      <w:marLeft w:val="0"/>
      <w:marRight w:val="0"/>
      <w:marTop w:val="0"/>
      <w:marBottom w:val="0"/>
      <w:divBdr>
        <w:top w:val="none" w:sz="0" w:space="0" w:color="auto"/>
        <w:left w:val="none" w:sz="0" w:space="0" w:color="auto"/>
        <w:bottom w:val="none" w:sz="0" w:space="0" w:color="auto"/>
        <w:right w:val="none" w:sz="0" w:space="0" w:color="auto"/>
      </w:divBdr>
      <w:divsChild>
        <w:div w:id="505828934">
          <w:marLeft w:val="0"/>
          <w:marRight w:val="0"/>
          <w:marTop w:val="0"/>
          <w:marBottom w:val="0"/>
          <w:divBdr>
            <w:top w:val="none" w:sz="0" w:space="0" w:color="auto"/>
            <w:left w:val="none" w:sz="0" w:space="0" w:color="auto"/>
            <w:bottom w:val="none" w:sz="0" w:space="0" w:color="auto"/>
            <w:right w:val="none" w:sz="0" w:space="0" w:color="auto"/>
          </w:divBdr>
        </w:div>
        <w:div w:id="1821264528">
          <w:marLeft w:val="0"/>
          <w:marRight w:val="0"/>
          <w:marTop w:val="0"/>
          <w:marBottom w:val="0"/>
          <w:divBdr>
            <w:top w:val="none" w:sz="0" w:space="0" w:color="auto"/>
            <w:left w:val="none" w:sz="0" w:space="0" w:color="auto"/>
            <w:bottom w:val="none" w:sz="0" w:space="0" w:color="auto"/>
            <w:right w:val="none" w:sz="0" w:space="0" w:color="auto"/>
          </w:divBdr>
        </w:div>
        <w:div w:id="476000421">
          <w:marLeft w:val="0"/>
          <w:marRight w:val="0"/>
          <w:marTop w:val="0"/>
          <w:marBottom w:val="0"/>
          <w:divBdr>
            <w:top w:val="none" w:sz="0" w:space="0" w:color="auto"/>
            <w:left w:val="none" w:sz="0" w:space="0" w:color="auto"/>
            <w:bottom w:val="none" w:sz="0" w:space="0" w:color="auto"/>
            <w:right w:val="none" w:sz="0" w:space="0" w:color="auto"/>
          </w:divBdr>
        </w:div>
        <w:div w:id="983584061">
          <w:marLeft w:val="0"/>
          <w:marRight w:val="0"/>
          <w:marTop w:val="0"/>
          <w:marBottom w:val="0"/>
          <w:divBdr>
            <w:top w:val="none" w:sz="0" w:space="0" w:color="auto"/>
            <w:left w:val="none" w:sz="0" w:space="0" w:color="auto"/>
            <w:bottom w:val="none" w:sz="0" w:space="0" w:color="auto"/>
            <w:right w:val="none" w:sz="0" w:space="0" w:color="auto"/>
          </w:divBdr>
        </w:div>
        <w:div w:id="1227452460">
          <w:marLeft w:val="0"/>
          <w:marRight w:val="0"/>
          <w:marTop w:val="0"/>
          <w:marBottom w:val="0"/>
          <w:divBdr>
            <w:top w:val="none" w:sz="0" w:space="0" w:color="auto"/>
            <w:left w:val="none" w:sz="0" w:space="0" w:color="auto"/>
            <w:bottom w:val="none" w:sz="0" w:space="0" w:color="auto"/>
            <w:right w:val="none" w:sz="0" w:space="0" w:color="auto"/>
          </w:divBdr>
        </w:div>
        <w:div w:id="1709337883">
          <w:marLeft w:val="0"/>
          <w:marRight w:val="0"/>
          <w:marTop w:val="0"/>
          <w:marBottom w:val="0"/>
          <w:divBdr>
            <w:top w:val="none" w:sz="0" w:space="0" w:color="auto"/>
            <w:left w:val="none" w:sz="0" w:space="0" w:color="auto"/>
            <w:bottom w:val="none" w:sz="0" w:space="0" w:color="auto"/>
            <w:right w:val="none" w:sz="0" w:space="0" w:color="auto"/>
          </w:divBdr>
        </w:div>
        <w:div w:id="1457673365">
          <w:marLeft w:val="0"/>
          <w:marRight w:val="0"/>
          <w:marTop w:val="0"/>
          <w:marBottom w:val="0"/>
          <w:divBdr>
            <w:top w:val="none" w:sz="0" w:space="0" w:color="auto"/>
            <w:left w:val="none" w:sz="0" w:space="0" w:color="auto"/>
            <w:bottom w:val="none" w:sz="0" w:space="0" w:color="auto"/>
            <w:right w:val="none" w:sz="0" w:space="0" w:color="auto"/>
          </w:divBdr>
        </w:div>
        <w:div w:id="201553779">
          <w:marLeft w:val="0"/>
          <w:marRight w:val="0"/>
          <w:marTop w:val="0"/>
          <w:marBottom w:val="0"/>
          <w:divBdr>
            <w:top w:val="none" w:sz="0" w:space="0" w:color="auto"/>
            <w:left w:val="none" w:sz="0" w:space="0" w:color="auto"/>
            <w:bottom w:val="none" w:sz="0" w:space="0" w:color="auto"/>
            <w:right w:val="none" w:sz="0" w:space="0" w:color="auto"/>
          </w:divBdr>
        </w:div>
        <w:div w:id="290670667">
          <w:marLeft w:val="0"/>
          <w:marRight w:val="0"/>
          <w:marTop w:val="0"/>
          <w:marBottom w:val="0"/>
          <w:divBdr>
            <w:top w:val="none" w:sz="0" w:space="0" w:color="auto"/>
            <w:left w:val="none" w:sz="0" w:space="0" w:color="auto"/>
            <w:bottom w:val="none" w:sz="0" w:space="0" w:color="auto"/>
            <w:right w:val="none" w:sz="0" w:space="0" w:color="auto"/>
          </w:divBdr>
        </w:div>
        <w:div w:id="273559361">
          <w:marLeft w:val="0"/>
          <w:marRight w:val="0"/>
          <w:marTop w:val="0"/>
          <w:marBottom w:val="0"/>
          <w:divBdr>
            <w:top w:val="none" w:sz="0" w:space="0" w:color="auto"/>
            <w:left w:val="none" w:sz="0" w:space="0" w:color="auto"/>
            <w:bottom w:val="none" w:sz="0" w:space="0" w:color="auto"/>
            <w:right w:val="none" w:sz="0" w:space="0" w:color="auto"/>
          </w:divBdr>
        </w:div>
        <w:div w:id="1944727461">
          <w:marLeft w:val="0"/>
          <w:marRight w:val="0"/>
          <w:marTop w:val="0"/>
          <w:marBottom w:val="0"/>
          <w:divBdr>
            <w:top w:val="none" w:sz="0" w:space="0" w:color="auto"/>
            <w:left w:val="none" w:sz="0" w:space="0" w:color="auto"/>
            <w:bottom w:val="none" w:sz="0" w:space="0" w:color="auto"/>
            <w:right w:val="none" w:sz="0" w:space="0" w:color="auto"/>
          </w:divBdr>
        </w:div>
        <w:div w:id="1718890844">
          <w:marLeft w:val="0"/>
          <w:marRight w:val="0"/>
          <w:marTop w:val="0"/>
          <w:marBottom w:val="0"/>
          <w:divBdr>
            <w:top w:val="none" w:sz="0" w:space="0" w:color="auto"/>
            <w:left w:val="none" w:sz="0" w:space="0" w:color="auto"/>
            <w:bottom w:val="none" w:sz="0" w:space="0" w:color="auto"/>
            <w:right w:val="none" w:sz="0" w:space="0" w:color="auto"/>
          </w:divBdr>
        </w:div>
        <w:div w:id="789975753">
          <w:marLeft w:val="0"/>
          <w:marRight w:val="0"/>
          <w:marTop w:val="0"/>
          <w:marBottom w:val="0"/>
          <w:divBdr>
            <w:top w:val="none" w:sz="0" w:space="0" w:color="auto"/>
            <w:left w:val="none" w:sz="0" w:space="0" w:color="auto"/>
            <w:bottom w:val="none" w:sz="0" w:space="0" w:color="auto"/>
            <w:right w:val="none" w:sz="0" w:space="0" w:color="auto"/>
          </w:divBdr>
        </w:div>
        <w:div w:id="1034424478">
          <w:marLeft w:val="0"/>
          <w:marRight w:val="0"/>
          <w:marTop w:val="0"/>
          <w:marBottom w:val="0"/>
          <w:divBdr>
            <w:top w:val="none" w:sz="0" w:space="0" w:color="auto"/>
            <w:left w:val="none" w:sz="0" w:space="0" w:color="auto"/>
            <w:bottom w:val="none" w:sz="0" w:space="0" w:color="auto"/>
            <w:right w:val="none" w:sz="0" w:space="0" w:color="auto"/>
          </w:divBdr>
        </w:div>
        <w:div w:id="267615864">
          <w:marLeft w:val="0"/>
          <w:marRight w:val="0"/>
          <w:marTop w:val="0"/>
          <w:marBottom w:val="0"/>
          <w:divBdr>
            <w:top w:val="none" w:sz="0" w:space="0" w:color="auto"/>
            <w:left w:val="none" w:sz="0" w:space="0" w:color="auto"/>
            <w:bottom w:val="none" w:sz="0" w:space="0" w:color="auto"/>
            <w:right w:val="none" w:sz="0" w:space="0" w:color="auto"/>
          </w:divBdr>
        </w:div>
        <w:div w:id="1781029258">
          <w:marLeft w:val="0"/>
          <w:marRight w:val="0"/>
          <w:marTop w:val="0"/>
          <w:marBottom w:val="0"/>
          <w:divBdr>
            <w:top w:val="none" w:sz="0" w:space="0" w:color="auto"/>
            <w:left w:val="none" w:sz="0" w:space="0" w:color="auto"/>
            <w:bottom w:val="none" w:sz="0" w:space="0" w:color="auto"/>
            <w:right w:val="none" w:sz="0" w:space="0" w:color="auto"/>
          </w:divBdr>
        </w:div>
        <w:div w:id="897518734">
          <w:marLeft w:val="0"/>
          <w:marRight w:val="0"/>
          <w:marTop w:val="0"/>
          <w:marBottom w:val="0"/>
          <w:divBdr>
            <w:top w:val="none" w:sz="0" w:space="0" w:color="auto"/>
            <w:left w:val="none" w:sz="0" w:space="0" w:color="auto"/>
            <w:bottom w:val="none" w:sz="0" w:space="0" w:color="auto"/>
            <w:right w:val="none" w:sz="0" w:space="0" w:color="auto"/>
          </w:divBdr>
        </w:div>
        <w:div w:id="524250916">
          <w:marLeft w:val="0"/>
          <w:marRight w:val="0"/>
          <w:marTop w:val="0"/>
          <w:marBottom w:val="0"/>
          <w:divBdr>
            <w:top w:val="none" w:sz="0" w:space="0" w:color="auto"/>
            <w:left w:val="none" w:sz="0" w:space="0" w:color="auto"/>
            <w:bottom w:val="none" w:sz="0" w:space="0" w:color="auto"/>
            <w:right w:val="none" w:sz="0" w:space="0" w:color="auto"/>
          </w:divBdr>
        </w:div>
        <w:div w:id="1483040378">
          <w:marLeft w:val="0"/>
          <w:marRight w:val="0"/>
          <w:marTop w:val="0"/>
          <w:marBottom w:val="0"/>
          <w:divBdr>
            <w:top w:val="none" w:sz="0" w:space="0" w:color="auto"/>
            <w:left w:val="none" w:sz="0" w:space="0" w:color="auto"/>
            <w:bottom w:val="none" w:sz="0" w:space="0" w:color="auto"/>
            <w:right w:val="none" w:sz="0" w:space="0" w:color="auto"/>
          </w:divBdr>
        </w:div>
        <w:div w:id="14624898">
          <w:marLeft w:val="0"/>
          <w:marRight w:val="0"/>
          <w:marTop w:val="0"/>
          <w:marBottom w:val="0"/>
          <w:divBdr>
            <w:top w:val="none" w:sz="0" w:space="0" w:color="auto"/>
            <w:left w:val="none" w:sz="0" w:space="0" w:color="auto"/>
            <w:bottom w:val="none" w:sz="0" w:space="0" w:color="auto"/>
            <w:right w:val="none" w:sz="0" w:space="0" w:color="auto"/>
          </w:divBdr>
        </w:div>
        <w:div w:id="146753787">
          <w:marLeft w:val="0"/>
          <w:marRight w:val="0"/>
          <w:marTop w:val="0"/>
          <w:marBottom w:val="0"/>
          <w:divBdr>
            <w:top w:val="none" w:sz="0" w:space="0" w:color="auto"/>
            <w:left w:val="none" w:sz="0" w:space="0" w:color="auto"/>
            <w:bottom w:val="none" w:sz="0" w:space="0" w:color="auto"/>
            <w:right w:val="none" w:sz="0" w:space="0" w:color="auto"/>
          </w:divBdr>
        </w:div>
        <w:div w:id="1926499074">
          <w:marLeft w:val="0"/>
          <w:marRight w:val="0"/>
          <w:marTop w:val="0"/>
          <w:marBottom w:val="0"/>
          <w:divBdr>
            <w:top w:val="none" w:sz="0" w:space="0" w:color="auto"/>
            <w:left w:val="none" w:sz="0" w:space="0" w:color="auto"/>
            <w:bottom w:val="none" w:sz="0" w:space="0" w:color="auto"/>
            <w:right w:val="none" w:sz="0" w:space="0" w:color="auto"/>
          </w:divBdr>
        </w:div>
        <w:div w:id="1493066755">
          <w:marLeft w:val="0"/>
          <w:marRight w:val="0"/>
          <w:marTop w:val="0"/>
          <w:marBottom w:val="0"/>
          <w:divBdr>
            <w:top w:val="none" w:sz="0" w:space="0" w:color="auto"/>
            <w:left w:val="none" w:sz="0" w:space="0" w:color="auto"/>
            <w:bottom w:val="none" w:sz="0" w:space="0" w:color="auto"/>
            <w:right w:val="none" w:sz="0" w:space="0" w:color="auto"/>
          </w:divBdr>
        </w:div>
        <w:div w:id="2122647574">
          <w:marLeft w:val="0"/>
          <w:marRight w:val="0"/>
          <w:marTop w:val="0"/>
          <w:marBottom w:val="0"/>
          <w:divBdr>
            <w:top w:val="none" w:sz="0" w:space="0" w:color="auto"/>
            <w:left w:val="none" w:sz="0" w:space="0" w:color="auto"/>
            <w:bottom w:val="none" w:sz="0" w:space="0" w:color="auto"/>
            <w:right w:val="none" w:sz="0" w:space="0" w:color="auto"/>
          </w:divBdr>
        </w:div>
        <w:div w:id="975447142">
          <w:marLeft w:val="0"/>
          <w:marRight w:val="0"/>
          <w:marTop w:val="0"/>
          <w:marBottom w:val="0"/>
          <w:divBdr>
            <w:top w:val="none" w:sz="0" w:space="0" w:color="auto"/>
            <w:left w:val="none" w:sz="0" w:space="0" w:color="auto"/>
            <w:bottom w:val="none" w:sz="0" w:space="0" w:color="auto"/>
            <w:right w:val="none" w:sz="0" w:space="0" w:color="auto"/>
          </w:divBdr>
        </w:div>
        <w:div w:id="2074111576">
          <w:marLeft w:val="0"/>
          <w:marRight w:val="0"/>
          <w:marTop w:val="0"/>
          <w:marBottom w:val="0"/>
          <w:divBdr>
            <w:top w:val="none" w:sz="0" w:space="0" w:color="auto"/>
            <w:left w:val="none" w:sz="0" w:space="0" w:color="auto"/>
            <w:bottom w:val="none" w:sz="0" w:space="0" w:color="auto"/>
            <w:right w:val="none" w:sz="0" w:space="0" w:color="auto"/>
          </w:divBdr>
        </w:div>
        <w:div w:id="1633898753">
          <w:marLeft w:val="0"/>
          <w:marRight w:val="0"/>
          <w:marTop w:val="0"/>
          <w:marBottom w:val="0"/>
          <w:divBdr>
            <w:top w:val="none" w:sz="0" w:space="0" w:color="auto"/>
            <w:left w:val="none" w:sz="0" w:space="0" w:color="auto"/>
            <w:bottom w:val="none" w:sz="0" w:space="0" w:color="auto"/>
            <w:right w:val="none" w:sz="0" w:space="0" w:color="auto"/>
          </w:divBdr>
        </w:div>
        <w:div w:id="1063018211">
          <w:marLeft w:val="0"/>
          <w:marRight w:val="0"/>
          <w:marTop w:val="0"/>
          <w:marBottom w:val="0"/>
          <w:divBdr>
            <w:top w:val="none" w:sz="0" w:space="0" w:color="auto"/>
            <w:left w:val="none" w:sz="0" w:space="0" w:color="auto"/>
            <w:bottom w:val="none" w:sz="0" w:space="0" w:color="auto"/>
            <w:right w:val="none" w:sz="0" w:space="0" w:color="auto"/>
          </w:divBdr>
        </w:div>
        <w:div w:id="1370102957">
          <w:marLeft w:val="0"/>
          <w:marRight w:val="0"/>
          <w:marTop w:val="0"/>
          <w:marBottom w:val="0"/>
          <w:divBdr>
            <w:top w:val="none" w:sz="0" w:space="0" w:color="auto"/>
            <w:left w:val="none" w:sz="0" w:space="0" w:color="auto"/>
            <w:bottom w:val="none" w:sz="0" w:space="0" w:color="auto"/>
            <w:right w:val="none" w:sz="0" w:space="0" w:color="auto"/>
          </w:divBdr>
        </w:div>
        <w:div w:id="506218203">
          <w:marLeft w:val="0"/>
          <w:marRight w:val="0"/>
          <w:marTop w:val="0"/>
          <w:marBottom w:val="0"/>
          <w:divBdr>
            <w:top w:val="none" w:sz="0" w:space="0" w:color="auto"/>
            <w:left w:val="none" w:sz="0" w:space="0" w:color="auto"/>
            <w:bottom w:val="none" w:sz="0" w:space="0" w:color="auto"/>
            <w:right w:val="none" w:sz="0" w:space="0" w:color="auto"/>
          </w:divBdr>
        </w:div>
      </w:divsChild>
    </w:div>
    <w:div w:id="1634939504">
      <w:bodyDiv w:val="1"/>
      <w:marLeft w:val="0"/>
      <w:marRight w:val="0"/>
      <w:marTop w:val="0"/>
      <w:marBottom w:val="0"/>
      <w:divBdr>
        <w:top w:val="none" w:sz="0" w:space="0" w:color="auto"/>
        <w:left w:val="none" w:sz="0" w:space="0" w:color="auto"/>
        <w:bottom w:val="none" w:sz="0" w:space="0" w:color="auto"/>
        <w:right w:val="none" w:sz="0" w:space="0" w:color="auto"/>
      </w:divBdr>
    </w:div>
    <w:div w:id="1685859138">
      <w:bodyDiv w:val="1"/>
      <w:marLeft w:val="0"/>
      <w:marRight w:val="0"/>
      <w:marTop w:val="0"/>
      <w:marBottom w:val="0"/>
      <w:divBdr>
        <w:top w:val="none" w:sz="0" w:space="0" w:color="auto"/>
        <w:left w:val="none" w:sz="0" w:space="0" w:color="auto"/>
        <w:bottom w:val="none" w:sz="0" w:space="0" w:color="auto"/>
        <w:right w:val="none" w:sz="0" w:space="0" w:color="auto"/>
      </w:divBdr>
    </w:div>
    <w:div w:id="1741825075">
      <w:bodyDiv w:val="1"/>
      <w:marLeft w:val="0"/>
      <w:marRight w:val="0"/>
      <w:marTop w:val="0"/>
      <w:marBottom w:val="0"/>
      <w:divBdr>
        <w:top w:val="none" w:sz="0" w:space="0" w:color="auto"/>
        <w:left w:val="none" w:sz="0" w:space="0" w:color="auto"/>
        <w:bottom w:val="none" w:sz="0" w:space="0" w:color="auto"/>
        <w:right w:val="none" w:sz="0" w:space="0" w:color="auto"/>
      </w:divBdr>
      <w:divsChild>
        <w:div w:id="256065710">
          <w:marLeft w:val="0"/>
          <w:marRight w:val="0"/>
          <w:marTop w:val="0"/>
          <w:marBottom w:val="0"/>
          <w:divBdr>
            <w:top w:val="none" w:sz="0" w:space="0" w:color="auto"/>
            <w:left w:val="none" w:sz="0" w:space="0" w:color="auto"/>
            <w:bottom w:val="none" w:sz="0" w:space="0" w:color="auto"/>
            <w:right w:val="none" w:sz="0" w:space="0" w:color="auto"/>
          </w:divBdr>
        </w:div>
      </w:divsChild>
    </w:div>
    <w:div w:id="1764254245">
      <w:bodyDiv w:val="1"/>
      <w:marLeft w:val="0"/>
      <w:marRight w:val="0"/>
      <w:marTop w:val="0"/>
      <w:marBottom w:val="0"/>
      <w:divBdr>
        <w:top w:val="none" w:sz="0" w:space="0" w:color="auto"/>
        <w:left w:val="none" w:sz="0" w:space="0" w:color="auto"/>
        <w:bottom w:val="none" w:sz="0" w:space="0" w:color="auto"/>
        <w:right w:val="none" w:sz="0" w:space="0" w:color="auto"/>
      </w:divBdr>
    </w:div>
    <w:div w:id="1827940791">
      <w:bodyDiv w:val="1"/>
      <w:marLeft w:val="0"/>
      <w:marRight w:val="0"/>
      <w:marTop w:val="0"/>
      <w:marBottom w:val="0"/>
      <w:divBdr>
        <w:top w:val="none" w:sz="0" w:space="0" w:color="auto"/>
        <w:left w:val="none" w:sz="0" w:space="0" w:color="auto"/>
        <w:bottom w:val="none" w:sz="0" w:space="0" w:color="auto"/>
        <w:right w:val="none" w:sz="0" w:space="0" w:color="auto"/>
      </w:divBdr>
      <w:divsChild>
        <w:div w:id="353074124">
          <w:marLeft w:val="0"/>
          <w:marRight w:val="0"/>
          <w:marTop w:val="0"/>
          <w:marBottom w:val="0"/>
          <w:divBdr>
            <w:top w:val="none" w:sz="0" w:space="0" w:color="auto"/>
            <w:left w:val="none" w:sz="0" w:space="0" w:color="auto"/>
            <w:bottom w:val="none" w:sz="0" w:space="0" w:color="auto"/>
            <w:right w:val="none" w:sz="0" w:space="0" w:color="auto"/>
          </w:divBdr>
        </w:div>
      </w:divsChild>
    </w:div>
    <w:div w:id="1829520732">
      <w:bodyDiv w:val="1"/>
      <w:marLeft w:val="0"/>
      <w:marRight w:val="0"/>
      <w:marTop w:val="0"/>
      <w:marBottom w:val="0"/>
      <w:divBdr>
        <w:top w:val="none" w:sz="0" w:space="0" w:color="auto"/>
        <w:left w:val="none" w:sz="0" w:space="0" w:color="auto"/>
        <w:bottom w:val="none" w:sz="0" w:space="0" w:color="auto"/>
        <w:right w:val="none" w:sz="0" w:space="0" w:color="auto"/>
      </w:divBdr>
      <w:divsChild>
        <w:div w:id="2037735599">
          <w:marLeft w:val="0"/>
          <w:marRight w:val="0"/>
          <w:marTop w:val="0"/>
          <w:marBottom w:val="0"/>
          <w:divBdr>
            <w:top w:val="none" w:sz="0" w:space="0" w:color="auto"/>
            <w:left w:val="none" w:sz="0" w:space="0" w:color="auto"/>
            <w:bottom w:val="none" w:sz="0" w:space="0" w:color="auto"/>
            <w:right w:val="none" w:sz="0" w:space="0" w:color="auto"/>
          </w:divBdr>
        </w:div>
        <w:div w:id="987441155">
          <w:marLeft w:val="0"/>
          <w:marRight w:val="0"/>
          <w:marTop w:val="0"/>
          <w:marBottom w:val="0"/>
          <w:divBdr>
            <w:top w:val="none" w:sz="0" w:space="0" w:color="auto"/>
            <w:left w:val="none" w:sz="0" w:space="0" w:color="auto"/>
            <w:bottom w:val="none" w:sz="0" w:space="0" w:color="auto"/>
            <w:right w:val="none" w:sz="0" w:space="0" w:color="auto"/>
          </w:divBdr>
        </w:div>
        <w:div w:id="73868122">
          <w:marLeft w:val="0"/>
          <w:marRight w:val="0"/>
          <w:marTop w:val="0"/>
          <w:marBottom w:val="0"/>
          <w:divBdr>
            <w:top w:val="none" w:sz="0" w:space="0" w:color="auto"/>
            <w:left w:val="none" w:sz="0" w:space="0" w:color="auto"/>
            <w:bottom w:val="none" w:sz="0" w:space="0" w:color="auto"/>
            <w:right w:val="none" w:sz="0" w:space="0" w:color="auto"/>
          </w:divBdr>
        </w:div>
        <w:div w:id="1448625256">
          <w:marLeft w:val="0"/>
          <w:marRight w:val="0"/>
          <w:marTop w:val="0"/>
          <w:marBottom w:val="0"/>
          <w:divBdr>
            <w:top w:val="none" w:sz="0" w:space="0" w:color="auto"/>
            <w:left w:val="none" w:sz="0" w:space="0" w:color="auto"/>
            <w:bottom w:val="none" w:sz="0" w:space="0" w:color="auto"/>
            <w:right w:val="none" w:sz="0" w:space="0" w:color="auto"/>
          </w:divBdr>
        </w:div>
        <w:div w:id="1775394057">
          <w:marLeft w:val="0"/>
          <w:marRight w:val="0"/>
          <w:marTop w:val="0"/>
          <w:marBottom w:val="0"/>
          <w:divBdr>
            <w:top w:val="none" w:sz="0" w:space="0" w:color="auto"/>
            <w:left w:val="none" w:sz="0" w:space="0" w:color="auto"/>
            <w:bottom w:val="none" w:sz="0" w:space="0" w:color="auto"/>
            <w:right w:val="none" w:sz="0" w:space="0" w:color="auto"/>
          </w:divBdr>
        </w:div>
        <w:div w:id="942490471">
          <w:marLeft w:val="0"/>
          <w:marRight w:val="0"/>
          <w:marTop w:val="0"/>
          <w:marBottom w:val="0"/>
          <w:divBdr>
            <w:top w:val="none" w:sz="0" w:space="0" w:color="auto"/>
            <w:left w:val="none" w:sz="0" w:space="0" w:color="auto"/>
            <w:bottom w:val="none" w:sz="0" w:space="0" w:color="auto"/>
            <w:right w:val="none" w:sz="0" w:space="0" w:color="auto"/>
          </w:divBdr>
        </w:div>
        <w:div w:id="1434863341">
          <w:marLeft w:val="0"/>
          <w:marRight w:val="0"/>
          <w:marTop w:val="0"/>
          <w:marBottom w:val="0"/>
          <w:divBdr>
            <w:top w:val="none" w:sz="0" w:space="0" w:color="auto"/>
            <w:left w:val="none" w:sz="0" w:space="0" w:color="auto"/>
            <w:bottom w:val="none" w:sz="0" w:space="0" w:color="auto"/>
            <w:right w:val="none" w:sz="0" w:space="0" w:color="auto"/>
          </w:divBdr>
        </w:div>
        <w:div w:id="71437585">
          <w:marLeft w:val="0"/>
          <w:marRight w:val="0"/>
          <w:marTop w:val="0"/>
          <w:marBottom w:val="0"/>
          <w:divBdr>
            <w:top w:val="none" w:sz="0" w:space="0" w:color="auto"/>
            <w:left w:val="none" w:sz="0" w:space="0" w:color="auto"/>
            <w:bottom w:val="none" w:sz="0" w:space="0" w:color="auto"/>
            <w:right w:val="none" w:sz="0" w:space="0" w:color="auto"/>
          </w:divBdr>
        </w:div>
        <w:div w:id="1650860246">
          <w:marLeft w:val="0"/>
          <w:marRight w:val="0"/>
          <w:marTop w:val="0"/>
          <w:marBottom w:val="0"/>
          <w:divBdr>
            <w:top w:val="none" w:sz="0" w:space="0" w:color="auto"/>
            <w:left w:val="none" w:sz="0" w:space="0" w:color="auto"/>
            <w:bottom w:val="none" w:sz="0" w:space="0" w:color="auto"/>
            <w:right w:val="none" w:sz="0" w:space="0" w:color="auto"/>
          </w:divBdr>
        </w:div>
        <w:div w:id="900284639">
          <w:marLeft w:val="0"/>
          <w:marRight w:val="0"/>
          <w:marTop w:val="0"/>
          <w:marBottom w:val="0"/>
          <w:divBdr>
            <w:top w:val="none" w:sz="0" w:space="0" w:color="auto"/>
            <w:left w:val="none" w:sz="0" w:space="0" w:color="auto"/>
            <w:bottom w:val="none" w:sz="0" w:space="0" w:color="auto"/>
            <w:right w:val="none" w:sz="0" w:space="0" w:color="auto"/>
          </w:divBdr>
        </w:div>
        <w:div w:id="1125932046">
          <w:marLeft w:val="0"/>
          <w:marRight w:val="0"/>
          <w:marTop w:val="0"/>
          <w:marBottom w:val="0"/>
          <w:divBdr>
            <w:top w:val="none" w:sz="0" w:space="0" w:color="auto"/>
            <w:left w:val="none" w:sz="0" w:space="0" w:color="auto"/>
            <w:bottom w:val="none" w:sz="0" w:space="0" w:color="auto"/>
            <w:right w:val="none" w:sz="0" w:space="0" w:color="auto"/>
          </w:divBdr>
        </w:div>
        <w:div w:id="830877381">
          <w:marLeft w:val="0"/>
          <w:marRight w:val="0"/>
          <w:marTop w:val="0"/>
          <w:marBottom w:val="0"/>
          <w:divBdr>
            <w:top w:val="none" w:sz="0" w:space="0" w:color="auto"/>
            <w:left w:val="none" w:sz="0" w:space="0" w:color="auto"/>
            <w:bottom w:val="none" w:sz="0" w:space="0" w:color="auto"/>
            <w:right w:val="none" w:sz="0" w:space="0" w:color="auto"/>
          </w:divBdr>
        </w:div>
        <w:div w:id="1585991135">
          <w:marLeft w:val="0"/>
          <w:marRight w:val="0"/>
          <w:marTop w:val="0"/>
          <w:marBottom w:val="0"/>
          <w:divBdr>
            <w:top w:val="none" w:sz="0" w:space="0" w:color="auto"/>
            <w:left w:val="none" w:sz="0" w:space="0" w:color="auto"/>
            <w:bottom w:val="none" w:sz="0" w:space="0" w:color="auto"/>
            <w:right w:val="none" w:sz="0" w:space="0" w:color="auto"/>
          </w:divBdr>
        </w:div>
        <w:div w:id="1998537612">
          <w:marLeft w:val="0"/>
          <w:marRight w:val="0"/>
          <w:marTop w:val="0"/>
          <w:marBottom w:val="0"/>
          <w:divBdr>
            <w:top w:val="none" w:sz="0" w:space="0" w:color="auto"/>
            <w:left w:val="none" w:sz="0" w:space="0" w:color="auto"/>
            <w:bottom w:val="none" w:sz="0" w:space="0" w:color="auto"/>
            <w:right w:val="none" w:sz="0" w:space="0" w:color="auto"/>
          </w:divBdr>
        </w:div>
        <w:div w:id="1866677386">
          <w:marLeft w:val="0"/>
          <w:marRight w:val="0"/>
          <w:marTop w:val="0"/>
          <w:marBottom w:val="0"/>
          <w:divBdr>
            <w:top w:val="none" w:sz="0" w:space="0" w:color="auto"/>
            <w:left w:val="none" w:sz="0" w:space="0" w:color="auto"/>
            <w:bottom w:val="none" w:sz="0" w:space="0" w:color="auto"/>
            <w:right w:val="none" w:sz="0" w:space="0" w:color="auto"/>
          </w:divBdr>
        </w:div>
        <w:div w:id="353850842">
          <w:marLeft w:val="0"/>
          <w:marRight w:val="0"/>
          <w:marTop w:val="0"/>
          <w:marBottom w:val="0"/>
          <w:divBdr>
            <w:top w:val="none" w:sz="0" w:space="0" w:color="auto"/>
            <w:left w:val="none" w:sz="0" w:space="0" w:color="auto"/>
            <w:bottom w:val="none" w:sz="0" w:space="0" w:color="auto"/>
            <w:right w:val="none" w:sz="0" w:space="0" w:color="auto"/>
          </w:divBdr>
        </w:div>
        <w:div w:id="827090415">
          <w:marLeft w:val="0"/>
          <w:marRight w:val="0"/>
          <w:marTop w:val="0"/>
          <w:marBottom w:val="0"/>
          <w:divBdr>
            <w:top w:val="none" w:sz="0" w:space="0" w:color="auto"/>
            <w:left w:val="none" w:sz="0" w:space="0" w:color="auto"/>
            <w:bottom w:val="none" w:sz="0" w:space="0" w:color="auto"/>
            <w:right w:val="none" w:sz="0" w:space="0" w:color="auto"/>
          </w:divBdr>
        </w:div>
        <w:div w:id="609819821">
          <w:marLeft w:val="0"/>
          <w:marRight w:val="0"/>
          <w:marTop w:val="0"/>
          <w:marBottom w:val="0"/>
          <w:divBdr>
            <w:top w:val="none" w:sz="0" w:space="0" w:color="auto"/>
            <w:left w:val="none" w:sz="0" w:space="0" w:color="auto"/>
            <w:bottom w:val="none" w:sz="0" w:space="0" w:color="auto"/>
            <w:right w:val="none" w:sz="0" w:space="0" w:color="auto"/>
          </w:divBdr>
        </w:div>
        <w:div w:id="378943450">
          <w:marLeft w:val="0"/>
          <w:marRight w:val="0"/>
          <w:marTop w:val="0"/>
          <w:marBottom w:val="0"/>
          <w:divBdr>
            <w:top w:val="none" w:sz="0" w:space="0" w:color="auto"/>
            <w:left w:val="none" w:sz="0" w:space="0" w:color="auto"/>
            <w:bottom w:val="none" w:sz="0" w:space="0" w:color="auto"/>
            <w:right w:val="none" w:sz="0" w:space="0" w:color="auto"/>
          </w:divBdr>
        </w:div>
        <w:div w:id="1157768834">
          <w:marLeft w:val="0"/>
          <w:marRight w:val="0"/>
          <w:marTop w:val="0"/>
          <w:marBottom w:val="0"/>
          <w:divBdr>
            <w:top w:val="none" w:sz="0" w:space="0" w:color="auto"/>
            <w:left w:val="none" w:sz="0" w:space="0" w:color="auto"/>
            <w:bottom w:val="none" w:sz="0" w:space="0" w:color="auto"/>
            <w:right w:val="none" w:sz="0" w:space="0" w:color="auto"/>
          </w:divBdr>
        </w:div>
        <w:div w:id="1310358829">
          <w:marLeft w:val="0"/>
          <w:marRight w:val="0"/>
          <w:marTop w:val="0"/>
          <w:marBottom w:val="0"/>
          <w:divBdr>
            <w:top w:val="none" w:sz="0" w:space="0" w:color="auto"/>
            <w:left w:val="none" w:sz="0" w:space="0" w:color="auto"/>
            <w:bottom w:val="none" w:sz="0" w:space="0" w:color="auto"/>
            <w:right w:val="none" w:sz="0" w:space="0" w:color="auto"/>
          </w:divBdr>
        </w:div>
        <w:div w:id="1177038450">
          <w:marLeft w:val="0"/>
          <w:marRight w:val="0"/>
          <w:marTop w:val="0"/>
          <w:marBottom w:val="0"/>
          <w:divBdr>
            <w:top w:val="none" w:sz="0" w:space="0" w:color="auto"/>
            <w:left w:val="none" w:sz="0" w:space="0" w:color="auto"/>
            <w:bottom w:val="none" w:sz="0" w:space="0" w:color="auto"/>
            <w:right w:val="none" w:sz="0" w:space="0" w:color="auto"/>
          </w:divBdr>
        </w:div>
        <w:div w:id="1691419769">
          <w:marLeft w:val="0"/>
          <w:marRight w:val="0"/>
          <w:marTop w:val="0"/>
          <w:marBottom w:val="0"/>
          <w:divBdr>
            <w:top w:val="none" w:sz="0" w:space="0" w:color="auto"/>
            <w:left w:val="none" w:sz="0" w:space="0" w:color="auto"/>
            <w:bottom w:val="none" w:sz="0" w:space="0" w:color="auto"/>
            <w:right w:val="none" w:sz="0" w:space="0" w:color="auto"/>
          </w:divBdr>
        </w:div>
        <w:div w:id="546259241">
          <w:marLeft w:val="0"/>
          <w:marRight w:val="0"/>
          <w:marTop w:val="0"/>
          <w:marBottom w:val="0"/>
          <w:divBdr>
            <w:top w:val="none" w:sz="0" w:space="0" w:color="auto"/>
            <w:left w:val="none" w:sz="0" w:space="0" w:color="auto"/>
            <w:bottom w:val="none" w:sz="0" w:space="0" w:color="auto"/>
            <w:right w:val="none" w:sz="0" w:space="0" w:color="auto"/>
          </w:divBdr>
        </w:div>
        <w:div w:id="1602496469">
          <w:marLeft w:val="0"/>
          <w:marRight w:val="0"/>
          <w:marTop w:val="0"/>
          <w:marBottom w:val="0"/>
          <w:divBdr>
            <w:top w:val="none" w:sz="0" w:space="0" w:color="auto"/>
            <w:left w:val="none" w:sz="0" w:space="0" w:color="auto"/>
            <w:bottom w:val="none" w:sz="0" w:space="0" w:color="auto"/>
            <w:right w:val="none" w:sz="0" w:space="0" w:color="auto"/>
          </w:divBdr>
        </w:div>
        <w:div w:id="875123851">
          <w:marLeft w:val="0"/>
          <w:marRight w:val="0"/>
          <w:marTop w:val="0"/>
          <w:marBottom w:val="0"/>
          <w:divBdr>
            <w:top w:val="none" w:sz="0" w:space="0" w:color="auto"/>
            <w:left w:val="none" w:sz="0" w:space="0" w:color="auto"/>
            <w:bottom w:val="none" w:sz="0" w:space="0" w:color="auto"/>
            <w:right w:val="none" w:sz="0" w:space="0" w:color="auto"/>
          </w:divBdr>
        </w:div>
      </w:divsChild>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60854206">
      <w:bodyDiv w:val="1"/>
      <w:marLeft w:val="0"/>
      <w:marRight w:val="0"/>
      <w:marTop w:val="0"/>
      <w:marBottom w:val="0"/>
      <w:divBdr>
        <w:top w:val="none" w:sz="0" w:space="0" w:color="auto"/>
        <w:left w:val="none" w:sz="0" w:space="0" w:color="auto"/>
        <w:bottom w:val="none" w:sz="0" w:space="0" w:color="auto"/>
        <w:right w:val="none" w:sz="0" w:space="0" w:color="auto"/>
      </w:divBdr>
    </w:div>
    <w:div w:id="1867139648">
      <w:bodyDiv w:val="1"/>
      <w:marLeft w:val="0"/>
      <w:marRight w:val="0"/>
      <w:marTop w:val="0"/>
      <w:marBottom w:val="0"/>
      <w:divBdr>
        <w:top w:val="none" w:sz="0" w:space="0" w:color="auto"/>
        <w:left w:val="none" w:sz="0" w:space="0" w:color="auto"/>
        <w:bottom w:val="none" w:sz="0" w:space="0" w:color="auto"/>
        <w:right w:val="none" w:sz="0" w:space="0" w:color="auto"/>
      </w:divBdr>
    </w:div>
    <w:div w:id="1872525487">
      <w:bodyDiv w:val="1"/>
      <w:marLeft w:val="0"/>
      <w:marRight w:val="0"/>
      <w:marTop w:val="0"/>
      <w:marBottom w:val="0"/>
      <w:divBdr>
        <w:top w:val="none" w:sz="0" w:space="0" w:color="auto"/>
        <w:left w:val="none" w:sz="0" w:space="0" w:color="auto"/>
        <w:bottom w:val="none" w:sz="0" w:space="0" w:color="auto"/>
        <w:right w:val="none" w:sz="0" w:space="0" w:color="auto"/>
      </w:divBdr>
    </w:div>
    <w:div w:id="1919514086">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28269289">
      <w:bodyDiv w:val="1"/>
      <w:marLeft w:val="0"/>
      <w:marRight w:val="0"/>
      <w:marTop w:val="0"/>
      <w:marBottom w:val="0"/>
      <w:divBdr>
        <w:top w:val="none" w:sz="0" w:space="0" w:color="auto"/>
        <w:left w:val="none" w:sz="0" w:space="0" w:color="auto"/>
        <w:bottom w:val="none" w:sz="0" w:space="0" w:color="auto"/>
        <w:right w:val="none" w:sz="0" w:space="0" w:color="auto"/>
      </w:divBdr>
    </w:div>
    <w:div w:id="1943610756">
      <w:bodyDiv w:val="1"/>
      <w:marLeft w:val="0"/>
      <w:marRight w:val="0"/>
      <w:marTop w:val="0"/>
      <w:marBottom w:val="0"/>
      <w:divBdr>
        <w:top w:val="none" w:sz="0" w:space="0" w:color="auto"/>
        <w:left w:val="none" w:sz="0" w:space="0" w:color="auto"/>
        <w:bottom w:val="none" w:sz="0" w:space="0" w:color="auto"/>
        <w:right w:val="none" w:sz="0" w:space="0" w:color="auto"/>
      </w:divBdr>
    </w:div>
    <w:div w:id="195081360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84193418">
      <w:bodyDiv w:val="1"/>
      <w:marLeft w:val="0"/>
      <w:marRight w:val="0"/>
      <w:marTop w:val="0"/>
      <w:marBottom w:val="0"/>
      <w:divBdr>
        <w:top w:val="none" w:sz="0" w:space="0" w:color="auto"/>
        <w:left w:val="none" w:sz="0" w:space="0" w:color="auto"/>
        <w:bottom w:val="none" w:sz="0" w:space="0" w:color="auto"/>
        <w:right w:val="none" w:sz="0" w:space="0" w:color="auto"/>
      </w:divBdr>
    </w:div>
    <w:div w:id="1999454687">
      <w:bodyDiv w:val="1"/>
      <w:marLeft w:val="0"/>
      <w:marRight w:val="0"/>
      <w:marTop w:val="0"/>
      <w:marBottom w:val="0"/>
      <w:divBdr>
        <w:top w:val="none" w:sz="0" w:space="0" w:color="auto"/>
        <w:left w:val="none" w:sz="0" w:space="0" w:color="auto"/>
        <w:bottom w:val="none" w:sz="0" w:space="0" w:color="auto"/>
        <w:right w:val="none" w:sz="0" w:space="0" w:color="auto"/>
      </w:divBdr>
    </w:div>
    <w:div w:id="2024747672">
      <w:bodyDiv w:val="1"/>
      <w:marLeft w:val="0"/>
      <w:marRight w:val="0"/>
      <w:marTop w:val="0"/>
      <w:marBottom w:val="0"/>
      <w:divBdr>
        <w:top w:val="none" w:sz="0" w:space="0" w:color="auto"/>
        <w:left w:val="none" w:sz="0" w:space="0" w:color="auto"/>
        <w:bottom w:val="none" w:sz="0" w:space="0" w:color="auto"/>
        <w:right w:val="none" w:sz="0" w:space="0" w:color="auto"/>
      </w:divBdr>
      <w:divsChild>
        <w:div w:id="1134756026">
          <w:marLeft w:val="0"/>
          <w:marRight w:val="0"/>
          <w:marTop w:val="0"/>
          <w:marBottom w:val="0"/>
          <w:divBdr>
            <w:top w:val="none" w:sz="0" w:space="0" w:color="auto"/>
            <w:left w:val="none" w:sz="0" w:space="0" w:color="auto"/>
            <w:bottom w:val="none" w:sz="0" w:space="0" w:color="auto"/>
            <w:right w:val="none" w:sz="0" w:space="0" w:color="auto"/>
          </w:divBdr>
        </w:div>
      </w:divsChild>
    </w:div>
    <w:div w:id="2038463186">
      <w:bodyDiv w:val="1"/>
      <w:marLeft w:val="0"/>
      <w:marRight w:val="0"/>
      <w:marTop w:val="0"/>
      <w:marBottom w:val="0"/>
      <w:divBdr>
        <w:top w:val="none" w:sz="0" w:space="0" w:color="auto"/>
        <w:left w:val="none" w:sz="0" w:space="0" w:color="auto"/>
        <w:bottom w:val="none" w:sz="0" w:space="0" w:color="auto"/>
        <w:right w:val="none" w:sz="0" w:space="0" w:color="auto"/>
      </w:divBdr>
    </w:div>
    <w:div w:id="2060935506">
      <w:bodyDiv w:val="1"/>
      <w:marLeft w:val="0"/>
      <w:marRight w:val="0"/>
      <w:marTop w:val="0"/>
      <w:marBottom w:val="0"/>
      <w:divBdr>
        <w:top w:val="none" w:sz="0" w:space="0" w:color="auto"/>
        <w:left w:val="none" w:sz="0" w:space="0" w:color="auto"/>
        <w:bottom w:val="none" w:sz="0" w:space="0" w:color="auto"/>
        <w:right w:val="none" w:sz="0" w:space="0" w:color="auto"/>
      </w:divBdr>
    </w:div>
    <w:div w:id="2064671229">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0370165">
      <w:bodyDiv w:val="1"/>
      <w:marLeft w:val="0"/>
      <w:marRight w:val="0"/>
      <w:marTop w:val="0"/>
      <w:marBottom w:val="0"/>
      <w:divBdr>
        <w:top w:val="none" w:sz="0" w:space="0" w:color="auto"/>
        <w:left w:val="none" w:sz="0" w:space="0" w:color="auto"/>
        <w:bottom w:val="none" w:sz="0" w:space="0" w:color="auto"/>
        <w:right w:val="none" w:sz="0" w:space="0" w:color="auto"/>
      </w:divBdr>
    </w:div>
    <w:div w:id="2122913439">
      <w:bodyDiv w:val="1"/>
      <w:marLeft w:val="0"/>
      <w:marRight w:val="0"/>
      <w:marTop w:val="0"/>
      <w:marBottom w:val="0"/>
      <w:divBdr>
        <w:top w:val="none" w:sz="0" w:space="0" w:color="auto"/>
        <w:left w:val="none" w:sz="0" w:space="0" w:color="auto"/>
        <w:bottom w:val="none" w:sz="0" w:space="0" w:color="auto"/>
        <w:right w:val="none" w:sz="0" w:space="0" w:color="auto"/>
      </w:divBdr>
    </w:div>
    <w:div w:id="2137944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6/09/relationships/commentsIds" Target="commentsIds.xml"/><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5.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jpeg"/><Relationship Id="rId19" Type="http://schemas.microsoft.com/office/2018/08/relationships/commentsExtensible" Target="commentsExtensible.xml"/><Relationship Id="rId31" Type="http://schemas.openxmlformats.org/officeDocument/2006/relationships/image" Target="media/image16.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researchgate.net/profile/G-K-Devarakonda?_tp=eyJjb250ZXh0Ijp7ImZpcnN0UGFnZSI6InByb2ZpbGUiLCJwYWdlIjoicHVibGljYXRpb24ifX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microsoft.com/office/2011/relationships/people" Target="peop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footer" Target="foot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Všeobecné"/>
          <w:gallery w:val="placeholder"/>
        </w:category>
        <w:types>
          <w:type w:val="bbPlcHdr"/>
        </w:types>
        <w:behaviors>
          <w:behavior w:val="content"/>
        </w:behaviors>
        <w:guid w:val="{41E059EB-EF5C-41F9-9EFB-B8B1AA880E6C}"/>
      </w:docPartPr>
      <w:docPartBody>
        <w:p w:rsidR="00963E75" w:rsidRDefault="0040386F">
          <w:r w:rsidRPr="00C31206">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okChampa">
    <w:charset w:val="DE"/>
    <w:family w:val="swiss"/>
    <w:pitch w:val="variable"/>
    <w:sig w:usb0="83000003" w:usb1="00000000" w:usb2="00000000" w:usb3="00000000" w:csb0="0001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6F"/>
    <w:rsid w:val="00014E38"/>
    <w:rsid w:val="00085669"/>
    <w:rsid w:val="000C479A"/>
    <w:rsid w:val="00115CCE"/>
    <w:rsid w:val="001920A3"/>
    <w:rsid w:val="001A38F2"/>
    <w:rsid w:val="001A572A"/>
    <w:rsid w:val="001D69AA"/>
    <w:rsid w:val="002002F0"/>
    <w:rsid w:val="00203CE1"/>
    <w:rsid w:val="00255F85"/>
    <w:rsid w:val="0040386F"/>
    <w:rsid w:val="004556D4"/>
    <w:rsid w:val="005A6EC5"/>
    <w:rsid w:val="00615A92"/>
    <w:rsid w:val="00694C81"/>
    <w:rsid w:val="006953EC"/>
    <w:rsid w:val="00725274"/>
    <w:rsid w:val="00727A8D"/>
    <w:rsid w:val="00766744"/>
    <w:rsid w:val="00885CF9"/>
    <w:rsid w:val="008E56A7"/>
    <w:rsid w:val="00951DDB"/>
    <w:rsid w:val="00963E75"/>
    <w:rsid w:val="00997E55"/>
    <w:rsid w:val="009D400B"/>
    <w:rsid w:val="009F66A8"/>
    <w:rsid w:val="00A677DD"/>
    <w:rsid w:val="00AC1334"/>
    <w:rsid w:val="00AD0643"/>
    <w:rsid w:val="00B64553"/>
    <w:rsid w:val="00B64562"/>
    <w:rsid w:val="00B86ACA"/>
    <w:rsid w:val="00C667C9"/>
    <w:rsid w:val="00CB0AE3"/>
    <w:rsid w:val="00CC6343"/>
    <w:rsid w:val="00CF5186"/>
    <w:rsid w:val="00DA773F"/>
    <w:rsid w:val="00DD1D7B"/>
    <w:rsid w:val="00E746F8"/>
    <w:rsid w:val="00E83847"/>
    <w:rsid w:val="00F30A6B"/>
    <w:rsid w:val="00F825B7"/>
    <w:rsid w:val="00F9616B"/>
    <w:rsid w:val="00FB2AEB"/>
    <w:rsid w:val="00FB3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D69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61FF14-ED59-4885-B491-4B3B1F05181A}">
  <we:reference id="wa104382081" version="1.46.0.0" store="en-001" storeType="OMEX"/>
  <we:alternateReferences>
    <we:reference id="WA104382081" version="1.46.0.0" store="" storeType="OMEX"/>
  </we:alternateReferences>
  <we:properties>
    <we:property name="MENDELEY_CITATIONS" value="[{&quot;citationID&quot;:&quot;MENDELEY_CITATION_c9f51ec6-23d6-404e-94a2-1f25b8827a0d&quot;,&quot;properties&quot;:{&quot;noteIndex&quot;:0},&quot;isEdited&quot;:false,&quot;manualOverride&quot;:{&quot;isManuallyOverridden&quot;:true,&quot;citeprocText&quot;:&quot;(Statcounter, 2023; Chaffey Dave, 2023; Chen a Zhai, 2023; Block a Morwitz, 1999; Katuk Norliza et al., 2019a; Schmidt, 2012; Bellini a Aiolfi, 2017; Katuk Norliza et al., 2019b; Schopfer Sandro a Keller Thorben, 2014; PYMNTS, 2019; Statista, 2020; Aiolfi et al., 2022; Harsha Jayawilal a Premeratne, 2017; Rakestraw Thomas L. et al., 2013; Jobe, 2013; Li et al., 2022; Khan Jamil a Shahzad Sara, 2015; Brahler Stefan, 2010; Curry David, 2023; Krishna Sundara a Devarakonda Mohan, 2015; Rajinder Singh, 2014; Hall Mark a Hosch William, 2023; Li et al., 2017; Thomas a Garland, 2004; Adaji et al., 2018; Heinrichs et al., 2011; Ahn et al., 2015; Jain Roshni, 2018; DeSimone Deanna, 2017; López et al., 2017)&quot;,&quot;manualOverrideText&quot;:&quot;&quot;},&quot;citationItems&quot;:[{&quot;id&quot;:&quot;a438f210-56a9-3fe3-894d-e331f187961e&quot;,&quot;itemData&quot;:{&quot;type&quot;:&quot;webpage&quot;,&quot;id&quot;:&quot;a438f210-56a9-3fe3-894d-e331f187961e&quot;,&quot;title&quot;:&quot;Desktop vs Mobile vs Tablet Market Share Worldwide&quot;,&quot;author&quot;:[{&quot;family&quot;:&quot;Statcounter&quot;,&quot;given&quot;:&quot;&quot;,&quot;parse-names&quot;:false,&quot;dropping-particle&quot;:&quot;&quot;,&quot;non-dropping-particle&quot;:&quot;&quot;}],&quot;accessed&quot;:{&quot;date-parts&quot;:[[2023,11,19]]},&quot;URL&quot;:&quot;https://gs.statcounter.com/platform-market-share/desktop-mobile-tablet&quot;,&quot;issued&quot;:{&quot;date-parts&quot;:[[2023]]},&quot;container-title-short&quot;:&quot;&quot;},&quot;isTemporary&quot;:false},{&quot;id&quot;:&quot;733a86f9-b2c4-3f65-ab7e-ea5d4b190e18&quot;,&quot;itemData&quot;:{&quot;type&quot;:&quot;webpage&quot;,&quot;id&quot;:&quot;733a86f9-b2c4-3f65-ab7e-ea5d4b190e18&quot;,&quot;title&quot;:&quot;Mobile marketing statistics compilation 2023&quot;,&quot;author&quot;:[{&quot;family&quot;:&quot;Chaffey Dave&quot;,&quot;given&quot;:&quot;&quot;,&quot;parse-names&quot;:false,&quot;dropping-particle&quot;:&quot;&quot;,&quot;non-dropping-particle&quot;:&quot;&quot;}],&quot;accessed&quot;:{&quot;date-parts&quot;:[[2023,11,19]]},&quot;URL&quot;:&quot;https://www.smartinsights.com/mobile-marketing/mobile-marketing-analytics/mobile-marketing-statistics/&quot;,&quot;issued&quot;:{&quot;date-parts&quot;:[[2023,2,27]]},&quot;container-title-short&quot;:&quot;&quot;},&quot;isTemporary&quot;:false},{&quot;id&quot;:&quot;8708120b-7eb4-3a75-899d-ae7cf5722881&quot;,&quot;itemData&quot;:{&quot;type&quot;:&quot;article-journal&quot;,&quot;id&quot;:&quot;8708120b-7eb4-3a75-899d-ae7cf5722881&quot;,&quot;title&quot;:&quot;The Effects of Information Layout, Display Mode, and Gender Difference on the User Interface Design of Mobile Shopping Applications&quot;,&quot;author&quot;:[{&quot;family&quot;:&quot;Chen&quot;,&quot;given&quot;:&quot;Chien-Hsiung&quot;,&quot;parse-names&quot;:false,&quot;dropping-particle&quot;:&quot;&quot;,&quot;non-dropping-particle&quot;:&quot;&quot;},{&quot;family&quot;:&quot;Zhai&quot;,&quot;given&quot;:&quot;Weimin&quot;,&quot;parse-names&quot;:false,&quot;dropping-particle&quot;:&quot;&quot;,&quot;non-dropping-particle&quot;:&quot;&quot;}],&quot;container-title&quot;:&quot;IEEE Access&quot;,&quot;DOI&quot;:&quot;10.1109/ACCESS.2023.3274575&quot;,&quot;ISSN&quot;:&quot;2169-3536&quot;,&quot;issued&quot;:{&quot;date-parts&quot;:[[2023]]},&quot;page&quot;:&quot;47024-47039&quot;,&quot;volume&quot;:&quot;11&quot;,&quot;container-title-short&quot;:&quot;&quot;},&quot;isTemporary&quot;:false},{&quot;id&quot;:&quot;3dd5ee91-5f4e-32d2-8c4b-f0281990f9f0&quot;,&quot;itemData&quot;:{&quot;type&quot;:&quot;article-journal&quot;,&quot;id&quot;:&quot;3dd5ee91-5f4e-32d2-8c4b-f0281990f9f0&quot;,&quot;title&quot;:&quot;Shopping Lists as an External Memory Aid for Grocery Shopping: Influences on List Writing and List Fulfillment&quot;,&quot;author&quot;:[{&quot;family&quot;:&quot;Block&quot;,&quot;given&quot;:&quot;Lauren G.&quot;,&quot;parse-names&quot;:false,&quot;dropping-particle&quot;:&quot;&quot;,&quot;non-dropping-particle&quot;:&quot;&quot;},{&quot;family&quot;:&quot;Morwitz&quot;,&quot;given&quot;:&quot;Vicki G.&quot;,&quot;parse-names&quot;:false,&quot;dropping-particle&quot;:&quot;&quot;,&quot;non-dropping-particle&quot;:&quot;&quot;}],&quot;container-title&quot;:&quot;Journal of Consumer Psychology&quot;,&quot;DOI&quot;:&quot;10.1207/s15327663jcp0804_01&quot;,&quot;ISSN&quot;:&quot;1057-7408&quot;,&quot;issued&quot;:{&quot;date-parts&quot;:[[1999,1,25]]},&quot;page&quot;:&quot;343-375&quot;,&quot;abstract&quot;:&quot;&lt;p&gt;We explore the use of shopping lists as an external memory aid to consumers’ grocery shopping by examining the factors that influence the content of consumers’ shopping lists and the effectiveness of shopping lists as external memory aids. We analyze the shopping lists and actual purchase behavior of a panel of consumers during multiple grocery shopping trips conducted over a 2‐month period. Our results indicate that consumers record on their lists approximately 40% of the items they ultimately purchase. Consistent with the external memory literature, we find that consumers write items on their shopping lists for which there are financial incentives to remember (e.g., manufacturers’ coupons), need‐based incentives to remember (e.g., the product is frequently used), and schema‐based advantages to remember (e.g., items purchased on fill‐in trips). More than 80% of the items written on the shopping list were actually purchased. Thus, shopping lists appear to be an effective external memory storage device for grocery purchasing. We discuss these and other findings in relation to the literatures on external memory and planned versus unplanned purchasing.&lt;/p&gt;&quot;,&quot;issue&quot;:&quot;4&quot;,&quot;volume&quot;:&quot;8&quot;,&quot;container-title-short&quot;:&quot;&quot;},&quot;isTemporary&quot;:false},{&quot;id&quot;:&quot;1469042a-b14c-3926-a41d-ff79f3b8d639&quot;,&quot;itemData&quot;:{&quot;type&quot;:&quot;article-journal&quot;,&quot;id&quot;:&quot;1469042a-b14c-3926-a41d-ff79f3b8d639&quot;,&quot;title&quot;:&quot;Design and Development of Smart List: A Mobile App for Creating and Managing Grocery Lists&quot;,&quot;author&quot;:[{&quot;family&quot;:&quot;Katuk Norliza&quot;,&quot;given&quot;:&quot;&quot;,&quot;parse-names&quot;:false,&quot;dropping-particle&quot;:&quot;&quot;,&quot;non-dropping-particle&quot;:&quot;&quot;},{&quot;family&quot;:&quot;Jayasangar Tamilarasi&quot;,&quot;given&quot;:&quot;&quot;,&quot;parse-names&quot;:false,&quot;dropping-particle&quot;:&quot;&quot;,&quot;non-dropping-particle&quot;:&quot;&quot;},{&quot;family&quot;:&quot;Yusof Yuhanis&quot;,&quot;given&quot;:&quot;&quot;,&quot;parse-names&quot;:false,&quot;dropping-particle&quot;:&quot;&quot;,&quot;non-dropping-particle&quot;:&quot;&quot;}],&quot;container-title&quot;:&quot;Baghdad Science Journal&quot;,&quot;DOI&quot;:&quot;10.21123/bsj.2019.16.2(SI).0462&quot;,&quot;ISSN&quot;:&quot;2411-7986&quot;,&quot;issued&quot;:{&quot;date-parts&quot;:[[2019,6,20]]},&quot;page&quot;:&quot;0462&quot;,&quot;abstract&quot;:&quot;&lt;p&gt;Research in consumer science has proven that grocery shopping is a complex and distressing process. Further, the task of generating the grocery lists for the grocery shopping is always undervalued as the effort and time took to create and manage the grocery lists are unseen and unrecognized. Even though grocery lists represent consumers’ purchase intention, research pertaining the grocery lists does not get much attention from researchers; therefore, limited studies about the topic are found in the literature. Hence, this study aims at bridging the gap by designing and developing a mobile app (application) for creating and managing grocery lists using modern smartphones. Smartphones are pervasive and become a necessity for everyone today. Hence, a smartphone app that can facilitate the process of creating and managing grocery lists for busy and working people is beneficial. The design and development of the app followed the rapid application development methodology. First, the functional requirements were gathered through interviews and content analysis. Then, a prototype named SMART LIST has been developed based on the gathered requirements, and a field study was carried out to evaluate the usability of the prototype. The results of the evaluation suggested that SMART LIST is useful and easy to use. The respondents also satisfied with the functions for managing grocery lists offered by SMART LIST. The study contributes towards an understanding the system requirements and user interface of a mobile app for managing grocery list. It can be a reference model for developers and researchers in the area to develop similar apps or enhancing the capabilities in creating and managing grocery lists.&lt;/p&gt;&quot;,&quot;issue&quot;:&quot;2(SI)&quot;,&quot;volume&quot;:&quot;16&quot;,&quot;container-title-short&quot;:&quot;&quot;},&quot;isTemporary&quot;:false},{&quot;id&quot;:&quot;4f143b65-8f0f-3c9e-88f6-2de98f6ae287&quot;,&quot;itemData&quot;:{&quot;type&quot;:&quot;article-journal&quot;,&quot;id&quot;:&quot;4f143b65-8f0f-3c9e-88f6-2de98f6ae287&quot;,&quot;title&quot;:&quot;Retail shopping lists: Reassessment and new insights&quot;,&quot;author&quot;:[{&quot;family&quot;:&quot;Schmidt&quot;,&quot;given&quot;:&quot;Marcus&quot;,&quot;parse-names&quot;:false,&quot;dropping-particle&quot;:&quot;&quot;,&quot;non-dropping-particle&quot;:&quot;&quot;}],&quot;container-title&quot;:&quot;Journal of Retailing and Consumer Services&quot;,&quot;DOI&quot;:&quot;10.1016/j.jretconser.2011.08.006&quot;,&quot;ISSN&quot;:&quot;09696989&quot;,&quot;issued&quot;:{&quot;date-parts&quot;:[[2012,1]]},&quot;page&quot;:&quot;36-44&quot;,&quot;issue&quot;:&quot;1&quot;,&quot;volume&quot;:&quot;19&quot;,&quot;container-title-short&quot;:&quot;&quot;},&quot;isTemporary&quot;:false},{&quot;id&quot;:&quot;31c02b20-1e0a-37bb-9aeb-6d02095d28cb&quot;,&quot;itemData&quot;:{&quot;type&quot;:&quot;article-journal&quot;,&quot;id&quot;:&quot;31c02b20-1e0a-37bb-9aeb-6d02095d28cb&quot;,&quot;title&quot;:&quot;The Impact of Mobile Device Use on Shopper Behaviour in Store: An Empirical Research on Grocery Retailing&quot;,&quot;author&quot;:[{&quot;family&quot;:&quot;Bellini&quot;,&quot;given&quot;:&quot;Silvia&quot;,&quot;parse-names&quot;:false,&quot;dropping-particle&quot;:&quot;&quot;,&quot;non-dropping-particle&quot;:&quot;&quot;},{&quot;family&quot;:&quot;Aiolfi&quot;,&quot;given&quot;:&quot;Simone&quot;,&quot;parse-names&quot;:false,&quot;dropping-particle&quot;:&quot;&quot;,&quot;non-dropping-particle&quot;:&quot;&quot;}],&quot;container-title&quot;:&quot;International Business Research&quot;,&quot;DOI&quot;:&quot;10.5539/ibr.v10n4p58&quot;,&quot;ISSN&quot;:&quot;1913-9012&quot;,&quot;issued&quot;:{&quot;date-parts&quot;:[[2017,3,8]]},&quot;page&quot;:&quot;58&quot;,&quot;abstract&quot;:&quot;&lt;p&gt;Over the last decade, retailers and manufacturers alike are increasing their attention to the role of instore mobile technology use with the aim to understand its impact on consumers’ decision making process. The rise of the mobile channel, in fact, has produced disruptive changes in shopping habits designed to gradually reduce the effectiveness of in-store marketing levers in influencing shopping behaviour.This topic is of paramount importance in grocery sector since retailers and manufacturers devote a lot of investments in instore marketing activities with the aim to influence consumers’ decisions and stimulate impulse purchases. Nevertheless, there are few contributions about the influence of the mobile technology in a retail setting and its effects on buying behavior inside the store.Our research intends to explore the impact of in-store mobile technology use on shopper behavior instore in order to understand its effects on planned versus unplanned purchases. According to our preliminary results, consumers using mobile technology instore make less unplanned items and fail to purchase more planned items. Moreover, the use of mobile technology negatively impacts shoppers’ ability to recall in-store stimuli. Our findings are interesting for both retailers and manufacturers who are looking for new ways to better address their marketing efforts and increase consumers’ engagement instore.&lt;/p&gt;&quot;,&quot;issue&quot;:&quot;4&quot;,&quot;volume&quot;:&quot;10&quot;,&quot;container-title-short&quot;:&quot;&quot;},&quot;isTemporary&quot;:false},{&quot;id&quot;:&quot;41e1834a-6a7b-3433-bdb1-c48e06ba744d&quot;,&quot;itemData&quot;:{&quot;type&quot;:&quot;article-journal&quot;,&quot;id&quot;:&quot;41e1834a-6a7b-3433-bdb1-c48e06ba744d&quot;,&quot;title&quot;:&quot;Design and Development of Smart List: A Mobile App for Creating and Managing Grocery Lists&quot;,&quot;author&quot;:[{&quot;family&quot;:&quot;Katuk Norliza&quot;,&quot;given&quot;:&quot;&quot;,&quot;parse-names&quot;:false,&quot;dropping-particle&quot;:&quot;&quot;,&quot;non-dropping-particle&quot;:&quot;&quot;},{&quot;family&quot;:&quot;Jayasangar Tamilarasi&quot;,&quot;given&quot;:&quot;&quot;,&quot;parse-names&quot;:false,&quot;dropping-particle&quot;:&quot;&quot;,&quot;non-dropping-particle&quot;:&quot;&quot;},{&quot;family&quot;:&quot;Yusof Yuhanis&quot;,&quot;given&quot;:&quot;&quot;,&quot;parse-names&quot;:false,&quot;dropping-particle&quot;:&quot;&quot;,&quot;non-dropping-particle&quot;:&quot;&quot;}],&quot;container-title&quot;:&quot;Baghdad Science Journal&quot;,&quot;DOI&quot;:&quot;10.21123/bsj.2019.16.2(SI).0462&quot;,&quot;ISSN&quot;:&quot;2411-7986&quot;,&quot;issued&quot;:{&quot;date-parts&quot;:[[2019,6,20]]},&quot;page&quot;:&quot;0462&quot;,&quot;abstract&quot;:&quot;&lt;p&gt;Research in consumer science has proven that grocery shopping is a complex and distressing process. Further, the task of generating the grocery lists for the grocery shopping is always undervalued as the effort and time took to create and manage the grocery lists are unseen and unrecognized. Even though grocery lists represent consumers’ purchase intention, research pertaining the grocery lists does not get much attention from researchers; therefore, limited studies about the topic are found in the literature. Hence, this study aims at bridging the gap by designing and developing a mobile app (application) for creating and managing grocery lists using modern smartphones. Smartphones are pervasive and become a necessity for everyone today. Hence, a smartphone app that can facilitate the process of creating and managing grocery lists for busy and working people is beneficial. The design and development of the app followed the rapid application development methodology. First, the functional requirements were gathered through interviews and content analysis. Then, a prototype named SMART LIST has been developed based on the gathered requirements, and a field study was carried out to evaluate the usability of the prototype. The results of the evaluation suggested that SMART LIST is useful and easy to use. The respondents also satisfied with the functions for managing grocery lists offered by SMART LIST. The study contributes towards an understanding the system requirements and user interface of a mobile app for managing grocery list. It can be a reference model for developers and researchers in the area to develop similar apps or enhancing the capabilities in creating and managing grocery lists.&lt;/p&gt;&quot;,&quot;issue&quot;:&quot;2(SI)&quot;,&quot;volume&quot;:&quot;16&quot;,&quot;container-title-short&quot;:&quot;&quot;},&quot;isTemporary&quot;:false},{&quot;id&quot;:&quot;15c65901-b649-38bf-a02c-f1ee4894227f&quot;,&quot;itemData&quot;:{&quot;type&quot;:&quot;article-journal&quot;,&quot;id&quot;:&quot;15c65901-b649-38bf-a02c-f1ee4894227f&quot;,&quot;title&quot;:&quot;Long Term Recommender Benchmarking for Mobile Shopping List Applications using Markov Chains&quot;,&quot;author&quot;:[{&quot;family&quot;:&quot;Schopfer Sandro&quot;,&quot;given&quot;:&quot;&quot;,&quot;parse-names&quot;:false,&quot;dropping-particle&quot;:&quot;&quot;,&quot;non-dropping-particle&quot;:&quot;&quot;},{&quot;family&quot;:&quot;Keller Thorben&quot;,&quot;given&quot;:&quot;&quot;,&quot;parse-names&quot;:false,&quot;dropping-particle&quot;:&quot;&quot;,&quot;non-dropping-particle&quot;:&quot;&quot;}],&quot;container-title&quot;:&quot;RecSys Posters&quot;,&quot;issued&quot;:{&quot;date-parts&quot;:[[2014,10,6]]},&quot;container-title-short&quot;:&quot;&quot;},&quot;isTemporary&quot;:false},{&quot;id&quot;:&quot;38423892-11cf-3a51-a7ca-9d08b4384ca3&quot;,&quot;itemData&quot;:{&quot;type&quot;:&quot;webpage&quot;,&quot;id&quot;:&quot;38423892-11cf-3a51-a7ca-9d08b4384ca3&quot;,&quot;title&quot;:&quot;Consumers Who Use Mobile In-Store Are More Frequent Brick-And-Mortar Shoppers&quot;,&quot;author&quot;:[{&quot;family&quot;:&quot;PYMNTS&quot;,&quot;given&quot;:&quot;&quot;,&quot;parse-names&quot;:false,&quot;dropping-particle&quot;:&quot;&quot;,&quot;non-dropping-particle&quot;:&quot;&quot;}],&quot;accessed&quot;:{&quot;date-parts&quot;:[[2023,11,13]]},&quot;URL&quot;:&quot;https://www.pymnts.com/news/mobile-payments/2019/in-store-smartphones/#:%E2%88%BC:text=In%20the%20study%2C%20nearly%20half,percent)%20look%20up%20product%20information&quot;,&quot;issued&quot;:{&quot;date-parts&quot;:[[2019,5,22]]},&quot;container-title-short&quot;:&quot;&quot;},&quot;isTemporary&quot;:false},{&quot;id&quot;:&quot;64fb07e8-ca0f-31f0-81a7-0db2cd00ea08&quot;,&quot;itemData&quot;:{&quot;type&quot;:&quot;webpage&quot;,&quot;id&quot;:&quot;64fb07e8-ca0f-31f0-81a7-0db2cd00ea08&quot;,&quot;title&quot;:&quot;Share of consumers worldwide comfortable with using their mobile phones at different points in the in-store customer journey as of October 2019&quot;,&quot;author&quot;:[{&quot;family&quot;:&quot;Statista&quot;,&quot;given&quot;:&quot;&quot;,&quot;parse-names&quot;:false,&quot;dropping-particle&quot;:&quot;&quot;,&quot;non-dropping-particle&quot;:&quot;&quot;}],&quot;accessed&quot;:{&quot;date-parts&quot;:[[2023,11,13]]},&quot;URL&quot;:&quot;www.statista.com/statistics/517424/global-in-store-mobile-shopping-activities&quot;,&quot;issued&quot;:{&quot;date-parts&quot;:[[2020,5]]},&quot;container-title-short&quot;:&quot;&quot;},&quot;isTemporary&quot;:false},{&quot;id&quot;:&quot;17195151-081f-36c3-b41a-2b876ad97ff6&quot;,&quot;itemData&quot;:{&quot;type&quot;:&quot;article-journal&quot;,&quot;id&quot;:&quot;17195151-081f-36c3-b41a-2b876ad97ff6&quot;,&quot;title&quot;:&quot;Using mobile while shopping in-store: a new model of impulse-buying behaviour&quot;,&quot;author&quot;:[{&quot;family&quot;:&quot;Aiolfi&quot;,&quot;given&quot;:&quot;Simone&quot;,&quot;parse-names&quot;:false,&quot;dropping-particle&quot;:&quot;&quot;,&quot;non-dropping-particle&quot;:&quot;&quot;},{&quot;family&quot;:&quot;Bellini&quot;,&quot;given&quot;:&quot;Silvia&quot;,&quot;parse-names&quot;:false,&quot;dropping-particle&quot;:&quot;&quot;,&quot;non-dropping-particle&quot;:&quot;&quot;},{&quot;family&quot;:&quot;Grandi&quot;,&quot;given&quot;:&quot;Benedetta&quot;,&quot;parse-names&quot;:false,&quot;dropping-particle&quot;:&quot;&quot;,&quot;non-dropping-particle&quot;:&quot;&quot;}],&quot;container-title&quot;:&quot;Journal of Consumer Marketing&quot;,&quot;DOI&quot;:&quot;10.1108/JCM-05-2020-3823&quot;,&quot;ISSN&quot;:&quot;0736-3761&quot;,&quot;URL&quot;:&quot;https://doi.org/10.1108/JCM-05-2020-3823&quot;,&quot;issued&quot;:{&quot;date-parts&quot;:[[2022,1,1]]},&quot;page&quot;:&quot;432-444&quot;,&quot;abstract&quot;:&quot;Purpose The purpose of this paper is to develop a comprehensive model of impulse-buying that considers the impact of mobile device use on shopping behaviour as a tool for shopping preparation or as a tool for self-regulation. Design/methodology/approach Data were obtained through a single-stage mall intercept survey method using a structured questionnaire involving 406 respondents interviewed after checkout. Data analysis was conducted using a structural equation modelling approach with LISREL 8.8. Findings The results support most elements of the hypothesis of the proposed conceptual framework. Specifically, findings show the impact of mobile usage on shopping behaviour, which results in fewer impulse purchases. Practical implications The research demonstrates how shoppers using mobile devices in-store felt less of an urge to purchase during shopping, resulting in fewer unplanned purchases. The effects of mobile device use on in-store purchasing decisions are designed to create a new scenario for the practice of shopper marketing, and retailers and manufacturers will have to seek new ways to capture consumers’ attention in-store and to influence shoppers’ perceptions early in the shopping cycle without diminishing the role of in-store marketing levers. Originality/value Prior research found the antecedents of impulse-buying in individual characteristics, situational variables and endogenous variables. However, it did not consider mobile pre-shopping factors or mobile usage. Filling the gap in the existing literature, this work sets out to develop a comprehensive model of impulse-buying that considers the impact of mobile usage on shopping behaviour.&quot;,&quot;publisher&quot;:&quot;Emerald Publishing Limited&quot;,&quot;issue&quot;:&quot;5&quot;,&quot;volume&quot;:&quot;39&quot;,&quot;container-title-short&quot;:&quot;&quot;},&quot;isTemporary&quot;:false},{&quot;id&quot;:&quot;42875b1e-208a-35af-8aa8-07193bf8a9e9&quot;,&quot;itemData&quot;:{&quot;type&quot;:&quot;paper-conference&quot;,&quot;id&quot;:&quot;42875b1e-208a-35af-8aa8-07193bf8a9e9&quot;,&quot;title&quot;:&quot;The smart shopping list: An effective mobile solution for grocery list-creation process&quot;,&quot;author&quot;:[{&quot;family&quot;:&quot;Harsha Jayawilal&quot;,&quot;given&quot;:&quot;W. A.&quot;,&quot;parse-names&quot;:false,&quot;dropping-particle&quot;:&quot;&quot;,&quot;non-dropping-particle&quot;:&quot;&quot;},{&quot;family&quot;:&quot;Premeratne&quot;,&quot;given&quot;:&quot;Saminda&quot;,&quot;parse-names&quot;:false,&quot;dropping-particle&quot;:&quot;&quot;,&quot;non-dropping-particle&quot;:&quot;&quot;}],&quot;container-title&quot;:&quot;2017 IEEE 13th Malaysia International Conference on Communications (MICC)&quot;,&quot;DOI&quot;:&quot;10.1109/MICC.2017.8311745&quot;,&quot;ISBN&quot;:&quot;978-1-5386-3132-4&quot;,&quot;issued&quot;:{&quot;date-parts&quot;:[[2017,11]]},&quot;page&quot;:&quot;124-129&quot;,&quot;publisher&quot;:&quot;IEEE&quot;,&quot;container-title-short&quot;:&quot;&quot;},&quot;isTemporary&quot;:false},{&quot;id&quot;:&quot;d77a13ff-63c3-33c4-879a-6891ce24d931&quot;,&quot;itemData&quot;:{&quot;type&quot;:&quot;article-journal&quot;,&quot;id&quot;:&quot;d77a13ff-63c3-33c4-879a-6891ce24d931&quot;,&quot;title&quot;:&quot;The mobile apps industry&quot;,&quot;author&quot;:[{&quot;family&quot;:&quot;Rakestraw Thomas L.&quot;,&quot;given&quot;:&quot;&quot;,&quot;parse-names&quot;:false,&quot;dropping-particle&quot;:&quot;&quot;,&quot;non-dropping-particle&quot;:&quot;&quot;},{&quot;family&quot;:&quot;Eunni Rangamohan V.&quot;,&quot;given&quot;:&quot;&quot;,&quot;parse-names&quot;:false,&quot;dropping-particle&quot;:&quot;&quot;,&quot;non-dropping-particle&quot;:&quot;&quot;},{&quot;family&quot;:&quot;Kasuganti Rammohan R.&quot;,&quot;given&quot;:&quot;&quot;,&quot;parse-names&quot;:false,&quot;dropping-particle&quot;:&quot;&quot;,&quot;non-dropping-particle&quot;:&quot;&quot;}],&quot;container-title&quot;:&quot;Journal of Business Cases and Applications &quot;,&quot;accessed&quot;:{&quot;date-parts&quot;:[[2023,11,12]]},&quot;URL&quot;:&quot;https://citeseerx.ist.psu.edu/document?repid=rep1&amp;type=pdf&amp;doi=8b668d99bbb2b762e98578b1ab664a0d9b2cab22&quot;,&quot;issued&quot;:{&quot;date-parts&quot;:[[2013]]},&quot;container-title-short&quot;:&quot;&quot;},&quot;isTemporary&quot;:false},{&quot;id&quot;:&quot;b45ee2b4-de26-3e33-bf35-e139e16ba433&quot;,&quot;itemData&quot;:{&quot;type&quot;:&quot;article-journal&quot;,&quot;id&quot;:&quot;b45ee2b4-de26-3e33-bf35-e139e16ba433&quot;,&quot;title&quot;:&quot;Native Apps Vs. Mobile Web Apps&quot;,&quot;author&quot;:[{&quot;family&quot;:&quot;Jobe&quot;,&quot;given&quot;:&quot;William&quot;,&quot;parse-names&quot;:false,&quot;dropping-particle&quot;:&quot;&quot;,&quot;non-dropping-particle&quot;:&quot;&quot;}],&quot;container-title&quot;:&quot;International Journal of Interactive Mobile Technologies (iJIM)&quot;,&quot;DOI&quot;:&quot;10.3991/ijim.v7i4.3226&quot;,&quot;ISSN&quot;:&quot;1865-7923&quot;,&quot;issued&quot;:{&quot;date-parts&quot;:[[2013,10,12]]},&quot;page&quot;:&quot;27&quot;,&quot;abstract&quot;:&quot;&lt;p&gt;The extensive growth and expansion of smartphones and tablets and therewith the use of mobile web applications that utilize HTML5 and related technologies are frequently discussed and debated in media as possible replacements for native applications. The aim of this study was to explore the viability of replacing native applications with mobile web applications in a developing country setting. Two mobile web applications were developed. The first mobile web application tracked runs and the second mobile web application was a booking system for scheduling â??slum runsâ?&amp;#157;. The subjects who tested these apps were elite, semi-professional Kenyan runners primarily from the Kibera slum area outside of Nairobi. After a 6-month test period the participants concluded and results indicated that the mobile web application for tracking runs performed poorly compared to native applications due to poor GPS performance, while the mobile web application for booking slum runs performed well. The conclusion from this study is that mobile web applications that require hardware interaction such as using the GPS, GPU, or camera are not yet viable alternatives for native applications. However, mobile applications that only require a native interface and content consumption are suitable substitutes for native applications.&lt;/p&gt;&quot;,&quot;issue&quot;:&quot;4&quot;,&quot;volume&quot;:&quot;7&quot;,&quot;container-title-short&quot;:&quot;&quot;},&quot;isTemporary&quot;:false},{&quot;id&quot;:&quot;54023388-dfa9-3e1d-b00d-9289bc14ed0b&quot;,&quot;itemData&quot;:{&quot;type&quot;:&quot;article-journal&quot;,&quot;id&quot;:&quot;54023388-dfa9-3e1d-b00d-9289bc14ed0b&quot;,&quot;title&quot;:&quot;Smartphone App Usage Analysis: Datasets, Methods, and Applications&quot;,&quot;author&quot;:[{&quot;family&quot;:&quot;Li&quot;,&quot;given&quot;:&quot;T&quot;,&quot;parse-names&quot;:false,&quot;dropping-particle&quot;:&quot;&quot;,&quot;non-dropping-particle&quot;:&quot;&quot;},{&quot;family&quot;:&quot;Xia&quot;,&quot;given&quot;:&quot;T&quot;,&quot;parse-names&quot;:false,&quot;dropping-particle&quot;:&quot;&quot;,&quot;non-dropping-particle&quot;:&quot;&quot;},{&quot;family&quot;:&quot;Wang&quot;,&quot;given&quot;:&quot;H&quot;,&quot;parse-names&quot;:false,&quot;dropping-particle&quot;:&quot;&quot;,&quot;non-dropping-particle&quot;:&quot;&quot;},{&quot;family&quot;:&quot;Tu&quot;,&quot;given&quot;:&quot;Z&quot;,&quot;parse-names&quot;:false,&quot;dropping-particle&quot;:&quot;&quot;,&quot;non-dropping-particle&quot;:&quot;&quot;},{&quot;family&quot;:&quot;Tarkoma&quot;,&quot;given&quot;:&quot;S&quot;,&quot;parse-names&quot;:false,&quot;dropping-particle&quot;:&quot;&quot;,&quot;non-dropping-particle&quot;:&quot;&quot;},{&quot;family&quot;:&quot;Han&quot;,&quot;given&quot;:&quot;Z&quot;,&quot;parse-names&quot;:false,&quot;dropping-particle&quot;:&quot;&quot;,&quot;non-dropping-particle&quot;:&quot;&quot;},{&quot;family&quot;:&quot;Hui&quot;,&quot;given&quot;:&quot;P&quot;,&quot;parse-names&quot;:false,&quot;dropping-particle&quot;:&quot;&quot;,&quot;non-dropping-particle&quot;:&quot;&quot;}],&quot;container-title&quot;:&quot;IEEE Communications Surveys &amp; Tutorials&quot;,&quot;DOI&quot;:&quot;10.1109/COMST.2022.3163176&quot;,&quot;ISSN&quot;:&quot;1553-877X&quot;,&quot;issued&quot;:{&quot;date-parts&quot;:[[2022]]},&quot;page&quot;:&quot;937-966&quot;,&quot;abstract&quot;:&quot;As smartphones have become indispensable personal devices, the number of smartphone users has increased dramatically over the last decade. These personal devices, which are supported by a variety of smartphone apps, allow people to access Internet services in a convenient and ubiquitous manner. App developers and service providers can collect fine-grained app usage traces, revealing connections between users, apps, and smartphones. We present a comprehensive review of the most recent research on smartphone app usage analysis in this survey. Our survey summarizes advanced technologies and key patterns in smartphone app usage behaviors, all of which have significant implications for all relevant stakeholders, including academia and industry. We begin by describing four data collection methods: surveys, monitoring apps, network operators, and app stores, as well as nine publicly available app usage datasets. We then systematically summarize the related studies of app usage analysis in three domains: app domain, user domain, and smartphone domain. We make a detailed taxonomy of the problem studied, the datasets used, the methods used, and the significant results obtained in each domain. Finally, we discuss future directions in this exciting field by highlighting research challenges.&quot;,&quot;issue&quot;:&quot;2&quot;,&quot;volume&quot;:&quot;24&quot;,&quot;container-title-short&quot;:&quot;&quot;},&quot;isTemporary&quot;:false},{&quot;id&quot;:&quot;09669cc9-f7b1-36fd-bd50-24eac6802a2b&quot;,&quot;itemData&quot;:{&quot;type&quot;:&quot;article-journal&quot;,&quot;id&quot;:&quot;09669cc9-f7b1-36fd-bd50-24eac6802a2b&quot;,&quot;title&quot;:&quot;Android Architecture and Related Security Risks&quot;,&quot;author&quot;:[{&quot;family&quot;:&quot;Khan Jamil&quot;,&quot;given&quot;:&quot;&quot;,&quot;parse-names&quot;:false,&quot;dropping-particle&quot;:&quot;&quot;,&quot;non-dropping-particle&quot;:&quot;&quot;},{&quot;family&quot;:&quot;Shahzad Sara&quot;,&quot;given&quot;:&quot;&quot;,&quot;parse-names&quot;:false,&quot;dropping-particle&quot;:&quot;&quot;,&quot;non-dropping-particle&quot;:&quot;&quot;}],&quot;container-title&quot;:&quot;Asian Journal of Technology &amp; Management Research&quot;,&quot;issued&quot;:{&quot;date-parts&quot;:[[2015]]},&quot;issue&quot;:&quot;2&quot;,&quot;volume&quot;:&quot;5&quot;,&quot;container-title-short&quot;:&quot;&quot;},&quot;isTemporary&quot;:false},{&quot;id&quot;:&quot;9a297b83-0ff7-3666-bdd7-ba3f5c4194f9&quot;,&quot;itemData&quot;:{&quot;type&quot;:&quot;book&quot;,&quot;id&quot;:&quot;9a297b83-0ff7-3666-bdd7-ba3f5c4194f9&quot;,&quot;title&quot;:&quot;Analysis of the Android Architecture&quot;,&quot;author&quot;:[{&quot;family&quot;:&quot;Brahler Stefan&quot;,&quot;given&quot;:&quot;&quot;,&quot;parse-names&quot;:false,&quot;dropping-particle&quot;:&quot;&quot;,&quot;non-dropping-particle&quot;:&quot;&quot;}],&quot;issued&quot;:{&quot;date-parts&quot;:[[2010]]},&quot;container-title-short&quot;:&quot;&quot;},&quot;isTemporary&quot;:false},{&quot;id&quot;:&quot;bf185bed-aace-3ca6-ac93-1e33d43236ea&quot;,&quot;itemData&quot;:{&quot;type&quot;:&quot;webpage&quot;,&quot;id&quot;:&quot;bf185bed-aace-3ca6-ac93-1e33d43236ea&quot;,&quot;title&quot;:&quot;Android Statistics&quot;,&quot;author&quot;:[{&quot;family&quot;:&quot;Curry David&quot;,&quot;given&quot;:&quot;&quot;,&quot;parse-names&quot;:false,&quot;dropping-particle&quot;:&quot;&quot;,&quot;non-dropping-particle&quot;:&quot;&quot;}],&quot;container-title&quot;:&quot;https://www.businessofapps.com/data/android-statistics/&quot;,&quot;issued&quot;:{&quot;date-parts&quot;:[[2023,2,27]]},&quot;container-title-short&quot;:&quot;&quot;},&quot;isTemporary&quot;:false},{&quot;id&quot;:&quot;329b9517-f707-3a7d-a268-f98308f2e0a0&quot;,&quot;itemData&quot;:{&quot;type&quot;:&quot;article-journal&quot;,&quot;id&quot;:&quot;329b9517-f707-3a7d-a268-f98308f2e0a0&quot;,&quot;title&quot;:&quot;A Survey on Architectures of Mobile Operating Systems: Challenges and Issues&quot;,&quot;author&quot;:[{&quot;family&quot;:&quot;Krishna Sundara&quot;,&quot;given&quot;:&quot;&quot;,&quot;parse-names&quot;:false,&quot;dropping-particle&quot;:&quot;&quot;,&quot;non-dropping-particle&quot;:&quot;&quot;},{&quot;family&quot;:&quot;Devarakonda Mohan&quot;,&quot;given&quot;:&quot;&quot;,&quot;parse-names&quot;:false,&quot;dropping-particle&quot;:&quot;&quot;,&quot;non-dropping-particle&quot;:&quot;&quot;}],&quot;container-title&quot;:&quot;International Journal of Research Studies in Computer Science and Engineering&quot;,&quot;issued&quot;:{&quot;date-parts&quot;:[[2015]]},&quot;page&quot;:&quot;73-76&quot;,&quot;issue&quot;:&quot;3&quot;,&quot;volume&quot;:&quot;2&quot;,&quot;container-title-short&quot;:&quot;&quot;},&quot;isTemporary&quot;:false},{&quot;id&quot;:&quot;b99c44f5-f0a8-3bc3-931c-ed4323fe5920&quot;,&quot;itemData&quot;:{&quot;type&quot;:&quot;article-journal&quot;,&quot;id&quot;:&quot;b99c44f5-f0a8-3bc3-931c-ed4323fe5920&quot;,&quot;title&quot;:&quot;An Overview of Android Operating System and Its Security Features&quot;,&quot;author&quot;:[{&quot;family&quot;:&quot;Rajinder Singh&quot;,&quot;given&quot;:&quot;&quot;,&quot;parse-names&quot;:false,&quot;dropping-particle&quot;:&quot;&quot;,&quot;non-dropping-particle&quot;:&quot;&quot;}],&quot;container-title&quot;:&quot;Journal of Engineering Research and Applications&quot;,&quot;accessed&quot;:{&quot;date-parts&quot;:[[2023,11,4]]},&quot;URL&quot;:&quot;https://www.gadgetgyani.com/wp-content/uploads/2016/03/android-features-pdf.pdf&quot;,&quot;issued&quot;:{&quot;date-parts&quot;:[[2014]]},&quot;page&quot;:&quot;519-521&quot;,&quot;issue&quot;:&quot;2&quot;,&quot;volume&quot;:&quot;4&quot;,&quot;container-title-short&quot;:&quot;&quot;},&quot;isTemporary&quot;:false},{&quot;id&quot;:&quot;83cc7220-79cf-3abe-b3e6-d3904c21257a&quot;,&quot;itemData&quot;:{&quot;type&quot;:&quot;webpage&quot;,&quot;id&quot;:&quot;83cc7220-79cf-3abe-b3e6-d3904c21257a&quot;,&quot;title&quot;:&quot;Google&quot;,&quot;author&quot;:[{&quot;family&quot;:&quot;Hall Mark&quot;,&quot;given&quot;:&quot;&quot;,&quot;parse-names&quot;:false,&quot;dropping-particle&quot;:&quot;&quot;,&quot;non-dropping-particle&quot;:&quot;&quot;},{&quot;family&quot;:&quot;Hosch William&quot;,&quot;given&quot;:&quot;&quot;,&quot;parse-names&quot;:false,&quot;dropping-particle&quot;:&quot;&quot;,&quot;non-dropping-particle&quot;:&quot;&quot;}],&quot;container-title&quot;:&quot;https://www.britannica.com/topic/Google-Inc&quot;,&quot;issued&quot;:{&quot;date-parts&quot;:[[2023,11,1]]},&quot;container-title-short&quot;:&quot;&quot;},&quot;isTemporary&quot;:false},{&quot;id&quot;:&quot;746caa90-d971-3498-9ad2-902604502c77&quot;,&quot;itemData&quot;:{&quot;type&quot;:&quot;article-journal&quot;,&quot;id&quot;:&quot;746caa90-d971-3498-9ad2-902604502c77&quot;,&quot;title&quot;:&quot;Static analysis of android apps: A systematic literature review&quot;,&quot;author&quot;:[{&quot;family&quot;:&quot;Li&quot;,&quot;given&quot;:&quot;Li&quot;,&quot;parse-names&quot;:false,&quot;dropping-particle&quot;:&quot;&quot;,&quot;non-dropping-particle&quot;:&quot;&quot;},{&quot;family&quot;:&quot;Bissyandé&quot;,&quot;given&quot;:&quot;Tegawendé F.&quot;,&quot;parse-names&quot;:false,&quot;dropping-particle&quot;:&quot;&quot;,&quot;non-dropping-particle&quot;:&quot;&quot;},{&quot;family&quot;:&quot;Papadakis&quot;,&quot;given&quot;:&quot;Mike&quot;,&quot;parse-names&quot;:false,&quot;dropping-particle&quot;:&quot;&quot;,&quot;non-dropping-particle&quot;:&quot;&quot;},{&quot;family&quot;:&quot;Rasthofer&quot;,&quot;given&quot;:&quot;Siegfried&quot;,&quot;parse-names&quot;:false,&quot;dropping-particle&quot;:&quot;&quot;,&quot;non-dropping-particle&quot;:&quot;&quot;},{&quot;family&quot;:&quot;Bartel&quot;,&quot;given&quot;:&quot;Alexandre&quot;,&quot;parse-names&quot;:false,&quot;dropping-particle&quot;:&quot;&quot;,&quot;non-dropping-particle&quot;:&quot;&quot;},{&quot;family&quot;:&quot;Octeau&quot;,&quot;given&quot;:&quot;Damien&quot;,&quot;parse-names&quot;:false,&quot;dropping-particle&quot;:&quot;&quot;,&quot;non-dropping-particle&quot;:&quot;&quot;},{&quot;family&quot;:&quot;Klein&quot;,&quot;given&quot;:&quot;Jacques&quot;,&quot;parse-names&quot;:false,&quot;dropping-particle&quot;:&quot;&quot;,&quot;non-dropping-particle&quot;:&quot;&quot;},{&quot;family&quot;:&quot;Traon&quot;,&quot;given&quot;:&quot;Le&quot;,&quot;parse-names&quot;:false,&quot;dropping-particle&quot;:&quot;&quot;,&quot;non-dropping-particle&quot;:&quot;&quot;}],&quot;container-title&quot;:&quot;Information and Software Technology&quot;,&quot;container-title-short&quot;:&quot;Inf Softw Technol&quot;,&quot;DOI&quot;:&quot;10.1016/j.infsof.2017.04.001&quot;,&quot;ISSN&quot;:&quot;09505849&quot;,&quot;issued&quot;:{&quot;date-parts&quot;:[[2017,8]]},&quot;page&quot;:&quot;67-95&quot;,&quot;volume&quot;:&quot;88&quot;},&quot;isTemporary&quot;:false},{&quot;id&quot;:&quot;14f0ad94-346e-3471-820d-15d3351ba4b3&quot;,&quot;itemData&quot;:{&quot;type&quot;:&quot;article-journal&quot;,&quot;id&quot;:&quot;14f0ad94-346e-3471-820d-15d3351ba4b3&quot;,&quot;title&quot;:&quot;Grocery shopping: list and non‐list usage&quot;,&quot;author&quot;:[{&quot;family&quot;:&quot;Thomas&quot;,&quot;given&quot;:&quot;Art&quot;,&quot;parse-names&quot;:false,&quot;dropping-particle&quot;:&quot;&quot;,&quot;non-dropping-particle&quot;:&quot;&quot;},{&quot;family&quot;:&quot;Garland&quot;,&quot;given&quot;:&quot;Ron&quot;,&quot;parse-names&quot;:false,&quot;dropping-particle&quot;:&quot;&quot;,&quot;non-dropping-particle&quot;:&quot;&quot;}],&quot;container-title&quot;:&quot;Marketing Intelligence &amp; Planning&quot;,&quot;DOI&quot;:&quot;10.1108/02634500410559015&quot;,&quot;ISSN&quot;:&quot;0263-4503&quot;,&quot;URL&quot;:&quot;https://doi.org/10.1108/02634500410559015&quot;,&quot;issued&quot;:{&quot;date-parts&quot;:[[2004,1,1]]},&quot;page&quot;:&quot;623-635&quot;,&quot;abstract&quot;:&quot;“Scripted behaviour” underpins many repetitive and routine tasks, such as grocery shopping, where it is observed that some shoppers take a list and others do not. The notion of “scripts” is used to examine the underlying reasons for the presence and absence of grocery shopping lists on major weekly or two‐weekly shopping trips to supermarkets. Little if any current information exists in marketing literature to fully explain the reasons for the presence or absence of lists, though it is known that such behaviour affects purchase activity in supermarkets. Set in New Zealand, this exploratory and preliminary study examines the shopping list being a moderator of purchase behaviour. It confirms previous research into the differences between list and non‐list grocery shoppers and suggests that far more planning occurs amongst all grocery shoppers than might be expected. The study reveals that some grocery shoppers, regardless of the presence or absence of a written shopping list, have a flexible approach to grocery shopping that is part of their overall shopping script. It is suggested that supermarket retailing planners could act on this intelligence in such a way as to support shoppers' pre‐planning, and thereby protect or increase their share of custom.&quot;,&quot;publisher&quot;:&quot;Emerald Group Publishing Limited&quot;,&quot;issue&quot;:&quot;6&quot;,&quot;volume&quot;:&quot;22&quot;,&quot;container-title-short&quot;:&quot;&quot;},&quot;isTemporary&quot;:false},{&quot;id&quot;:&quot;0c3dd29d-7fb0-3645-809a-d597da0e3685&quot;,&quot;itemData&quot;:{&quot;type&quot;:&quot;paper-conference&quot;,&quot;id&quot;:&quot;0c3dd29d-7fb0-3645-809a-d597da0e3685&quot;,&quot;title&quot;:&quot;List It: A Shopping List App That Influences Healthy Shopping Habits&quot;,&quot;author&quot;:[{&quot;family&quot;:&quot;Adaji&quot;,&quot;given&quot;:&quot;Ifeoma&quot;,&quot;parse-names&quot;:false,&quot;dropping-particle&quot;:&quot;&quot;,&quot;non-dropping-particle&quot;:&quot;&quot;},{&quot;family&quot;:&quot;Oyibo&quot;,&quot;given&quot;:&quot;Kiemute&quot;,&quot;parse-names&quot;:false,&quot;dropping-particle&quot;:&quot;&quot;,&quot;non-dropping-particle&quot;:&quot;&quot;},{&quot;family&quot;:&quot;Vassileva&quot;,&quot;given&quot;:&quot;Julita&quot;,&quot;parse-names&quot;:false,&quot;dropping-particle&quot;:&quot;&quot;,&quot;non-dropping-particle&quot;:&quot;&quot;}],&quot;DOI&quot;:&quot;10.14236/ewic/HCI2018.81&quot;,&quot;issued&quot;:{&quot;date-parts&quot;:[[2018,7]]},&quot;container-title-short&quot;:&quot;&quot;},&quot;isTemporary&quot;:false},{&quot;id&quot;:&quot;96608311-801d-3b36-bc6a-64b3e3117098&quot;,&quot;itemData&quot;:{&quot;type&quot;:&quot;paper-conference&quot;,&quot;id&quot;:&quot;96608311-801d-3b36-bc6a-64b3e3117098&quot;,&quot;title&quot;:&quot;The hybrid shopping list&quot;,&quot;author&quot;:[{&quot;family&quot;:&quot;Heinrichs&quot;,&quot;given&quot;:&quot;Felix&quot;,&quot;parse-names&quot;:false,&quot;dropping-particle&quot;:&quot;&quot;,&quot;non-dropping-particle&quot;:&quot;&quot;},{&quot;family&quot;:&quot;Schreiber&quot;,&quot;given&quot;:&quot;Daniel&quot;,&quot;parse-names&quot;:false,&quot;dropping-particle&quot;:&quot;&quot;,&quot;non-dropping-particle&quot;:&quot;&quot;},{&quot;family&quot;:&quot;Schöning&quot;,&quot;given&quot;:&quot;Johannes&quot;,&quot;parse-names&quot;:false,&quot;dropping-particle&quot;:&quot;&quot;,&quot;non-dropping-particle&quot;:&quot;&quot;}],&quot;container-title&quot;:&quot;Proceedings of the 13th International Conference on Human Computer Interaction with Mobile Devices and Services&quot;,&quot;DOI&quot;:&quot;10.1145/2037373.2037411&quot;,&quot;ISBN&quot;:&quot;9781450305419&quot;,&quot;issued&quot;:{&quot;date-parts&quot;:[[2011,8,30]]},&quot;publisher-place&quot;:&quot;New York, NY, USA&quot;,&quot;page&quot;:&quot;251-254&quot;,&quot;publisher&quot;:&quot;ACM&quot;,&quot;container-title-short&quot;:&quot;&quot;},&quot;isTemporary&quot;:false},{&quot;id&quot;:&quot;ad89f1c8-bdbe-3d89-9cad-dc0809d461d1&quot;,&quot;itemData&quot;:{&quot;type&quot;:&quot;article-journal&quot;,&quot;id&quot;:&quot;ad89f1c8-bdbe-3d89-9cad-dc0809d461d1&quot;,&quot;title&quot;:&quot;Supporting Healthy Grocery Shopping via Mobile Augmented Reality&quot;,&quot;author&quot;:[{&quot;family&quot;:&quot;Ahn&quot;,&quot;given&quot;:&quot;Junho&quot;,&quot;parse-names&quot;:false,&quot;dropping-particle&quot;:&quot;&quot;,&quot;non-dropping-particle&quot;:&quot;&quot;},{&quot;family&quot;:&quot;Williamson&quot;,&quot;given&quot;:&quot;James&quot;,&quot;parse-names&quot;:false,&quot;dropping-particle&quot;:&quot;&quot;,&quot;non-dropping-particle&quot;:&quot;&quot;},{&quot;family&quot;:&quot;Gartrell&quot;,&quot;given&quot;:&quot;Mike&quot;,&quot;parse-names&quot;:false,&quot;dropping-particle&quot;:&quot;&quot;,&quot;non-dropping-particle&quot;:&quot;&quot;},{&quot;family&quot;:&quot;Han&quot;,&quot;given&quot;:&quot;Richard&quot;,&quot;parse-names&quot;:false,&quot;dropping-particle&quot;:&quot;&quot;,&quot;non-dropping-particle&quot;:&quot;&quot;},{&quot;family&quot;:&quot;Lv&quot;,&quot;given&quot;:&quot;Qin&quot;,&quot;parse-names&quot;:false,&quot;dropping-particle&quot;:&quot;&quot;,&quot;non-dropping-particle&quot;:&quot;&quot;},{&quot;family&quot;:&quot;Mishra&quot;,&quot;given&quot;:&quot;Shivakant&quot;,&quot;parse-names&quot;:false,&quot;dropping-particle&quot;:&quot;&quot;,&quot;non-dropping-particle&quot;:&quot;&quot;}],&quot;container-title&quot;:&quot;ACM Transactions on Multimedia Computing, Communications, and Applications&quot;,&quot;DOI&quot;:&quot;10.1145/2808207&quot;,&quot;ISSN&quot;:&quot;1551-6857&quot;,&quot;issued&quot;:{&quot;date-parts&quot;:[[2015,10,21]]},&quot;page&quot;:&quot;1-24&quot;,&quot;abstract&quot;:&quot;&lt;p&gt;Augmented reality (AR) applications have recently become popular on modern smartphones. We explore the effectiveness of this mobile AR technology in the context of grocery shopping, in particular as a means to assist shoppers in making healthier decisions as they decide which grocery products to buy. We construct an AR-assisted mobile grocery-shopping application that makes real-time, customized recommendations of healthy products to users and also highlights products to avoid for various types of health concerns, such as allergies to milk or nut products, low-sodium or low-fat diets, and general caloric intake. We have implemented a prototype of this AR-assisted mobile grocery shopping application and evaluated its effectiveness in grocery store aisles. Our application's evaluation with typical grocery shoppers demonstrates that AR overlay tagging of products reduces the search time to find healthy food items, and that coloring the tags helps to improve the user's ability to quickly and easily identify recommended products, as well as products to avoid. We have evaluated our application's functionality by analyzing the data we collected from 15 in-person actual grocery-shopping subjects and 104 online application survey participants.&lt;/p&gt;&quot;,&quot;issue&quot;:&quot;1s&quot;,&quot;volume&quot;:&quot;12&quot;},&quot;isTemporary&quot;:false},{&quot;id&quot;:&quot;412d7744-013c-3ef3-a94a-6fa2fc8fee50&quot;,&quot;itemData&quot;:{&quot;type&quot;:&quot;thesis&quot;,&quot;id&quot;:&quot;412d7744-013c-3ef3-a94a-6fa2fc8fee50&quot;,&quot;title&quot;:&quot;SmartGrocer: A Context-Aware Personalized Grocery System&quot;,&quot;author&quot;:[{&quot;family&quot;:&quot;Jain Roshni&quot;,&quot;given&quot;:&quot;&quot;,&quot;parse-names&quot;:false,&quot;dropping-particle&quot;:&quot;&quot;,&quot;non-dropping-particle&quot;:&quot;&quot;}],&quot;issued&quot;:{&quot;date-parts&quot;:[[2018]]},&quot;publisher-place&quot;:&quot;University of Victoria&quot;},&quot;isTemporary&quot;:false},{&quot;id&quot;:&quot;eef9fa88-0366-3581-98b3-41c130d20639&quot;,&quot;itemData&quot;:{&quot;type&quot;:&quot;thesis&quot;,&quot;id&quot;:&quot;eef9fa88-0366-3581-98b3-41c130d20639&quot;,&quot;title&quot;:&quot;RELATIONSHIP OF GROCERY SHOPPING HABITS TO BODY MASS INDEX OF ADULTS IN WESTERN NEW YORK&quot;,&quot;author&quot;:[{&quot;family&quot;:&quot;DeSimone Deanna&quot;,&quot;given&quot;:&quot;&quot;,&quot;parse-names&quot;:false,&quot;dropping-particle&quot;:&quot;&quot;,&quot;non-dropping-particle&quot;:&quot;&quot;}],&quot;issued&quot;:{&quot;date-parts&quot;:[[2017,12,7]]},&quot;publisher-place&quot;:&quot;Buffalo, NY&quot;,&quot;publisher&quot;:&quot;Faculty of D’Youville College Division of Academic Affairs&quot;},&quot;isTemporary&quot;:false},{&quot;id&quot;:&quot;92f89e9b-1274-3135-a70d-34bd028a55d1&quot;,&quot;itemData&quot;:{&quot;type&quot;:&quot;article-journal&quot;,&quot;id&quot;:&quot;92f89e9b-1274-3135-a70d-34bd028a55d1&quot;,&quot;title&quot;:&quot;Development and Evaluation of a Nutritional Smartphone Application for Making Smart and Healthy Choices in Grocery Shopping&quot;,&quot;author&quot;:[{&quot;family&quot;:&quot;López&quot;,&quot;given&quot;:&quot;Desiree&quot;,&quot;parse-names&quot;:false,&quot;dropping-particle&quot;:&quot;&quot;,&quot;non-dropping-particle&quot;:&quot;&quot;},{&quot;family&quot;:&quot;Torres&quot;,&quot;given&quot;:&quot;Michelle&quot;,&quot;parse-names&quot;:false,&quot;dropping-particle&quot;:&quot;&quot;,&quot;non-dropping-particle&quot;:&quot;&quot;},{&quot;family&quot;:&quot;Vélez&quot;,&quot;given&quot;:&quot;Jammy&quot;,&quot;parse-names&quot;:false,&quot;dropping-particle&quot;:&quot;&quot;,&quot;non-dropping-particle&quot;:&quot;&quot;},{&quot;family&quot;:&quot;Grullon&quot;,&quot;given&quot;:&quot;Jhensen&quot;,&quot;parse-names&quot;:false,&quot;dropping-particle&quot;:&quot;&quot;,&quot;non-dropping-particle&quot;:&quot;&quot;},{&quot;family&quot;:&quot;Negrón&quot;,&quot;given&quot;:&quot;Edwin&quot;,&quot;parse-names&quot;:false,&quot;dropping-particle&quot;:&quot;&quot;,&quot;non-dropping-particle&quot;:&quot;&quot;},{&quot;family&quot;:&quot;Pérez&quot;,&quot;given&quot;:&quot;Cynthia M.&quot;,&quot;parse-names&quot;:false,&quot;dropping-particle&quot;:&quot;&quot;,&quot;non-dropping-particle&quot;:&quot;&quot;},{&quot;family&quot;:&quot;Palacios&quot;,&quot;given&quot;:&quot;Cristina&quot;,&quot;parse-names&quot;:false,&quot;dropping-particle&quot;:&quot;&quot;,&quot;non-dropping-particle&quot;:&quot;&quot;}],&quot;container-title&quot;:&quot;Healthcare Informatics Research&quot;,&quot;container-title-short&quot;:&quot;Healthc Inform Res&quot;,&quot;DOI&quot;:&quot;10.4258/hir.2017.23.1.16&quot;,&quot;ISSN&quot;:&quot;2093-3681&quot;,&quot;issued&quot;:{&quot;date-parts&quot;:[[2017]]},&quot;page&quot;:&quot;16&quot;,&quot;issue&quot;:&quot;1&quot;,&quot;volume&quot;:&quot;23&quot;},&quot;isTemporary&quot;:false}],&quot;citationTag&quot;:&quot;MENDELEY_CITATION_v3_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&quot;}]"/>
    <we:property name="MENDELEY_CITATIONS_LOCALE_CODE" value="&quot;sk-SK&quot;"/>
    <we:property name="MENDELEY_CITATIONS_STYLE" value="{&quot;id&quot;:&quot;https://csl.mendeley.com/styles/469457841/iso690-author-date-sk-2&quot;,&quot;title&quot;:&quot;ISO-690 (author-date, Slovak) - Dávid Kvasňovský&quot;,&quot;format&quot;:&quot;author-date&quot;,&quot;defaultLocale&quot;:&quot;sk-SK&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E5C92-D3F5-478B-934C-721B3F8A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56</Pages>
  <Words>9263</Words>
  <Characters>52803</Characters>
  <Application>Microsoft Office Word</Application>
  <DocSecurity>0</DocSecurity>
  <Lines>440</Lines>
  <Paragraphs>123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UNIVERZITA KONŠTANTÍNA FILOZOFA V NITRE</vt:lpstr>
      <vt:lpstr>UNIVERZITA KONŠTANTÍNA FILOZOFA V NITRE</vt:lpstr>
    </vt:vector>
  </TitlesOfParts>
  <Company>UKF FPV Nitra</Company>
  <LinksUpToDate>false</LinksUpToDate>
  <CharactersWithSpaces>61943</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Ivana Tureková</cp:lastModifiedBy>
  <cp:revision>83</cp:revision>
  <cp:lastPrinted>2023-12-08T19:15:00Z</cp:lastPrinted>
  <dcterms:created xsi:type="dcterms:W3CDTF">2024-04-01T17:58:00Z</dcterms:created>
  <dcterms:modified xsi:type="dcterms:W3CDTF">2024-04-04T19:03:00Z</dcterms:modified>
</cp:coreProperties>
</file>