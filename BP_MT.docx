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themeColor="background1"/>
  <w:body>
    <w:p w14:paraId="51DFA9A2" w14:textId="77777777" w:rsidR="009F5F11" w:rsidRPr="00DD4A12" w:rsidRDefault="001E4E62" w:rsidP="006327E6">
      <w:pPr>
        <w:pStyle w:val="Nzovuniverzity"/>
      </w:pPr>
      <w:bookmarkStart w:id="2" w:name="_Toc309047470"/>
      <w:bookmarkStart w:id="3" w:name="_Toc309047587"/>
      <w:bookmarkStart w:id="4" w:name="_Toc309114055"/>
      <w:bookmarkStart w:id="5" w:name="_Toc318099689"/>
      <w:bookmarkStart w:id="6" w:name="_Toc339279000"/>
      <w:r w:rsidRPr="00DD4A12">
        <w:t xml:space="preserve">UNIVERZITA KONŠTANTÍNA FILOZOFA </w:t>
      </w:r>
      <w:r w:rsidR="009F5F11" w:rsidRPr="00DD4A12">
        <w:t>V NITRE</w:t>
      </w:r>
      <w:bookmarkEnd w:id="2"/>
      <w:bookmarkEnd w:id="3"/>
      <w:bookmarkEnd w:id="4"/>
      <w:bookmarkEnd w:id="5"/>
      <w:bookmarkEnd w:id="6"/>
    </w:p>
    <w:p w14:paraId="0C7B9E0C" w14:textId="77777777" w:rsidR="009F5F11" w:rsidRPr="00DD4A12" w:rsidRDefault="009F5F11" w:rsidP="006327E6">
      <w:pPr>
        <w:pStyle w:val="Nzovfakulty"/>
        <w:rPr>
          <w:sz w:val="30"/>
          <w:szCs w:val="30"/>
        </w:rPr>
      </w:pPr>
      <w:r w:rsidRPr="00DD4A12">
        <w:rPr>
          <w:sz w:val="30"/>
          <w:szCs w:val="30"/>
        </w:rPr>
        <w:t>FAKULTA PRÍRODNÝCH VIED</w:t>
      </w:r>
      <w:r w:rsidR="006327E6" w:rsidRPr="00DD4A12">
        <w:rPr>
          <w:sz w:val="30"/>
          <w:szCs w:val="30"/>
        </w:rPr>
        <w:t xml:space="preserve"> A INFORMATIKY</w:t>
      </w:r>
    </w:p>
    <w:p w14:paraId="7D6ADEF0" w14:textId="77777777" w:rsidR="009F5F11" w:rsidRPr="00DD4A12" w:rsidRDefault="009F5F11" w:rsidP="00FD33FA"/>
    <w:p w14:paraId="07F7A051" w14:textId="77777777" w:rsidR="00CD4BA7" w:rsidRPr="00DD4A12" w:rsidRDefault="00CD4BA7" w:rsidP="00FD33FA"/>
    <w:p w14:paraId="41CDF21B" w14:textId="77777777" w:rsidR="00CD4BA7" w:rsidRPr="00DD4A12" w:rsidRDefault="00CD4BA7" w:rsidP="00FD33FA"/>
    <w:p w14:paraId="14CDD5DF" w14:textId="77777777" w:rsidR="00CD4BA7" w:rsidRPr="00DD4A12" w:rsidRDefault="00CD4BA7" w:rsidP="00FD33FA"/>
    <w:p w14:paraId="37927A3E" w14:textId="77777777" w:rsidR="00CD4BA7" w:rsidRPr="00DD4A12" w:rsidRDefault="00CD4BA7" w:rsidP="00FD33FA"/>
    <w:p w14:paraId="09687923" w14:textId="77777777" w:rsidR="00396315" w:rsidRPr="00DD4A12" w:rsidRDefault="00396315" w:rsidP="00FD33FA"/>
    <w:p w14:paraId="07FBFAAD" w14:textId="77777777" w:rsidR="007F46C9" w:rsidRPr="00DD4A12" w:rsidRDefault="007F46C9" w:rsidP="00FD33FA"/>
    <w:p w14:paraId="68CC72D9" w14:textId="77777777" w:rsidR="006327E6" w:rsidRPr="00DD4A12" w:rsidRDefault="006327E6" w:rsidP="00FD33FA"/>
    <w:p w14:paraId="7D9B7C46" w14:textId="77777777" w:rsidR="006327E6" w:rsidRPr="00DD4A12" w:rsidRDefault="006327E6" w:rsidP="00C661C5">
      <w:pPr>
        <w:ind w:firstLine="0"/>
      </w:pPr>
    </w:p>
    <w:p w14:paraId="50FB80A4" w14:textId="77777777" w:rsidR="007F46C9" w:rsidRPr="00DD4A12" w:rsidRDefault="007F46C9" w:rsidP="00FD33FA"/>
    <w:p w14:paraId="5B82ED1E" w14:textId="6785CBFE" w:rsidR="00396315" w:rsidRPr="00DD4A12" w:rsidRDefault="00C661C5" w:rsidP="00C661C5">
      <w:pPr>
        <w:jc w:val="center"/>
        <w:rPr>
          <w:b/>
          <w:sz w:val="32"/>
          <w:szCs w:val="32"/>
        </w:rPr>
      </w:pPr>
      <w:r w:rsidRPr="00DD4A12">
        <w:rPr>
          <w:b/>
          <w:sz w:val="32"/>
          <w:szCs w:val="32"/>
        </w:rPr>
        <w:t>MOBILNÁ APLIKÁCIA PRE DISTRIBUOVANÚ TVORBU NÁKUPNÝCH ZOZNAMOV</w:t>
      </w:r>
    </w:p>
    <w:p w14:paraId="48CF740F" w14:textId="4F5D8598" w:rsidR="00D257FB" w:rsidRPr="00DD4A12" w:rsidRDefault="006327E6" w:rsidP="006327E6">
      <w:pPr>
        <w:pStyle w:val="Typprce"/>
        <w:rPr>
          <w:rFonts w:ascii="Times New Roman" w:hAnsi="Times New Roman"/>
        </w:rPr>
      </w:pPr>
      <w:r w:rsidRPr="00DD4A12">
        <w:rPr>
          <w:rFonts w:ascii="Times New Roman" w:hAnsi="Times New Roman"/>
        </w:rPr>
        <w:t>BAKALÁRSKA</w:t>
      </w:r>
      <w:r w:rsidR="00D83984" w:rsidRPr="00DD4A12">
        <w:rPr>
          <w:rFonts w:ascii="Times New Roman" w:hAnsi="Times New Roman"/>
        </w:rPr>
        <w:t xml:space="preserve"> práca</w:t>
      </w:r>
    </w:p>
    <w:p w14:paraId="59A44D52" w14:textId="77777777" w:rsidR="00D257FB" w:rsidRPr="00DD4A12" w:rsidRDefault="00D257FB" w:rsidP="006327E6">
      <w:pPr>
        <w:pStyle w:val="Typprce"/>
        <w:rPr>
          <w:rFonts w:ascii="Times New Roman" w:hAnsi="Times New Roman"/>
        </w:rPr>
      </w:pPr>
    </w:p>
    <w:p w14:paraId="541AD294" w14:textId="77777777" w:rsidR="009F5F11" w:rsidRPr="00DD4A12" w:rsidRDefault="009F5F11" w:rsidP="00FD33FA"/>
    <w:p w14:paraId="240D4971" w14:textId="77777777" w:rsidR="009F5F11" w:rsidRPr="00DD4A12" w:rsidRDefault="009F5F11" w:rsidP="00FD33FA"/>
    <w:p w14:paraId="2CC72714" w14:textId="77777777" w:rsidR="0030590F" w:rsidRPr="00DD4A12" w:rsidRDefault="0030590F" w:rsidP="00FD33FA"/>
    <w:p w14:paraId="6F32F87D" w14:textId="77777777" w:rsidR="006327E6" w:rsidRPr="00DD4A12" w:rsidRDefault="006327E6" w:rsidP="00FD33FA"/>
    <w:p w14:paraId="1173C587" w14:textId="77777777" w:rsidR="006327E6" w:rsidRPr="00DD4A12" w:rsidRDefault="006327E6" w:rsidP="00FD33FA"/>
    <w:p w14:paraId="216D9819" w14:textId="77777777" w:rsidR="006327E6" w:rsidRPr="00DD4A12" w:rsidRDefault="006327E6" w:rsidP="00FD33FA"/>
    <w:p w14:paraId="0470B893" w14:textId="77777777" w:rsidR="006327E6" w:rsidRPr="00DD4A12" w:rsidRDefault="006327E6" w:rsidP="00FD33FA"/>
    <w:p w14:paraId="7365896F" w14:textId="77777777" w:rsidR="006327E6" w:rsidRPr="00DD4A12" w:rsidRDefault="006327E6" w:rsidP="00FD33FA"/>
    <w:p w14:paraId="195663B5" w14:textId="796E81D4" w:rsidR="006327E6" w:rsidRPr="00DD4A12" w:rsidRDefault="006327E6" w:rsidP="00FD33FA"/>
    <w:p w14:paraId="1F77902A" w14:textId="48E25CF8" w:rsidR="00EC636F" w:rsidRPr="00DD4A12" w:rsidRDefault="00EC636F" w:rsidP="00FD33FA"/>
    <w:p w14:paraId="511B83F7" w14:textId="77777777" w:rsidR="00C661C5" w:rsidRPr="00DD4A12" w:rsidRDefault="00C661C5" w:rsidP="00FD33FA"/>
    <w:p w14:paraId="2F157B66" w14:textId="77777777" w:rsidR="00EC636F" w:rsidRPr="00DD4A12" w:rsidRDefault="00EC636F" w:rsidP="00FD33FA"/>
    <w:p w14:paraId="55CFBEE5" w14:textId="77777777" w:rsidR="00B25A51" w:rsidRPr="00DD4A12" w:rsidRDefault="00B25A51" w:rsidP="00FD33FA"/>
    <w:p w14:paraId="1DDB3D2C" w14:textId="39BAB2A2" w:rsidR="002E1871" w:rsidRPr="00DD4A12" w:rsidRDefault="00510E59" w:rsidP="009F24BD">
      <w:pPr>
        <w:pStyle w:val="Skolitel"/>
        <w:tabs>
          <w:tab w:val="clear" w:pos="8820"/>
          <w:tab w:val="right" w:pos="8504"/>
        </w:tabs>
        <w:ind w:firstLine="0"/>
        <w:rPr>
          <w:b/>
          <w:bCs/>
          <w:sz w:val="24"/>
        </w:rPr>
      </w:pPr>
      <w:r w:rsidRPr="00DD4A12">
        <w:rPr>
          <w:b/>
          <w:bCs/>
        </w:rPr>
        <w:t>20</w:t>
      </w:r>
      <w:r w:rsidR="00E213DB" w:rsidRPr="00DD4A12">
        <w:rPr>
          <w:b/>
          <w:bCs/>
        </w:rPr>
        <w:t>2</w:t>
      </w:r>
      <w:r w:rsidR="00C661C5" w:rsidRPr="00DD4A12">
        <w:rPr>
          <w:b/>
          <w:bCs/>
        </w:rPr>
        <w:t>3</w:t>
      </w:r>
      <w:r w:rsidR="006327E6" w:rsidRPr="00DD4A12">
        <w:rPr>
          <w:b/>
          <w:bCs/>
        </w:rPr>
        <w:tab/>
      </w:r>
      <w:r w:rsidR="00C661C5" w:rsidRPr="00DD4A12">
        <w:rPr>
          <w:b/>
          <w:bCs/>
        </w:rPr>
        <w:t>Matej Turek</w:t>
      </w:r>
    </w:p>
    <w:p w14:paraId="7EC67CA0" w14:textId="77777777" w:rsidR="00B401FF" w:rsidRPr="00DD4A12" w:rsidRDefault="00B401FF" w:rsidP="00FD33FA">
      <w:pPr>
        <w:pStyle w:val="Skolitel"/>
        <w:sectPr w:rsidR="00B401FF" w:rsidRPr="00DD4A12" w:rsidSect="00AD442F">
          <w:footerReference w:type="first" r:id="rId8"/>
          <w:pgSz w:w="11907" w:h="16840" w:code="9"/>
          <w:pgMar w:top="1418" w:right="1418" w:bottom="1418" w:left="1985" w:header="709" w:footer="709" w:gutter="0"/>
          <w:cols w:space="708"/>
          <w:titlePg/>
        </w:sectPr>
      </w:pPr>
    </w:p>
    <w:p w14:paraId="1FA7F672" w14:textId="77777777" w:rsidR="009F5F11" w:rsidRPr="00DD4A12" w:rsidRDefault="009F5F11" w:rsidP="006327E6">
      <w:pPr>
        <w:pStyle w:val="Nzovuniverzity"/>
      </w:pPr>
      <w:bookmarkStart w:id="7" w:name="_Toc309047472"/>
      <w:bookmarkStart w:id="8" w:name="_Toc309047589"/>
      <w:bookmarkStart w:id="9" w:name="_Toc309114057"/>
      <w:bookmarkStart w:id="10" w:name="_Toc318099691"/>
      <w:bookmarkStart w:id="11" w:name="_Toc339279002"/>
      <w:r w:rsidRPr="00DD4A12">
        <w:lastRenderedPageBreak/>
        <w:t>UNIVERZI</w:t>
      </w:r>
      <w:r w:rsidR="001F099B" w:rsidRPr="00DD4A12">
        <w:t>TA KONŠTANTÍNA FILOZOFA V NITRE</w:t>
      </w:r>
      <w:bookmarkEnd w:id="7"/>
      <w:bookmarkEnd w:id="8"/>
      <w:bookmarkEnd w:id="9"/>
      <w:bookmarkEnd w:id="10"/>
      <w:bookmarkEnd w:id="11"/>
    </w:p>
    <w:p w14:paraId="09A631AF" w14:textId="77777777" w:rsidR="009F5F11" w:rsidRPr="00DD4A12" w:rsidRDefault="009F5F11" w:rsidP="006327E6">
      <w:pPr>
        <w:pStyle w:val="Nzovfakulty"/>
        <w:rPr>
          <w:sz w:val="30"/>
          <w:szCs w:val="30"/>
        </w:rPr>
      </w:pPr>
      <w:r w:rsidRPr="00DD4A12">
        <w:rPr>
          <w:sz w:val="30"/>
          <w:szCs w:val="30"/>
        </w:rPr>
        <w:t>FAKULTA PRÍRODNÝCH VIED</w:t>
      </w:r>
      <w:r w:rsidR="006327E6" w:rsidRPr="00DD4A12">
        <w:rPr>
          <w:sz w:val="30"/>
          <w:szCs w:val="30"/>
        </w:rPr>
        <w:t xml:space="preserve"> A INFORMATIKY</w:t>
      </w:r>
    </w:p>
    <w:p w14:paraId="47CCB7E0" w14:textId="77777777" w:rsidR="009F5F11" w:rsidRPr="00DD4A12" w:rsidRDefault="009F5F11" w:rsidP="00FD33FA"/>
    <w:p w14:paraId="13B6FA26" w14:textId="77777777" w:rsidR="009F5F11" w:rsidRPr="00DD4A12" w:rsidRDefault="009F5F11" w:rsidP="00FD33FA"/>
    <w:p w14:paraId="6DA73B40" w14:textId="77777777" w:rsidR="009F5F11" w:rsidRPr="00DD4A12" w:rsidRDefault="009F5F11" w:rsidP="00FD33FA"/>
    <w:p w14:paraId="4398EFF9" w14:textId="77777777" w:rsidR="006327E6" w:rsidRPr="00DD4A12" w:rsidRDefault="006327E6" w:rsidP="00FD33FA"/>
    <w:p w14:paraId="5D3B08AF" w14:textId="77777777" w:rsidR="006327E6" w:rsidRPr="00DD4A12" w:rsidRDefault="006327E6" w:rsidP="00FD33FA"/>
    <w:p w14:paraId="3CC90AA0" w14:textId="77777777" w:rsidR="002E1871" w:rsidRPr="00DD4A12" w:rsidRDefault="002E1871" w:rsidP="00FD33FA"/>
    <w:p w14:paraId="07A968EE" w14:textId="77777777" w:rsidR="002E1871" w:rsidRPr="00DD4A12" w:rsidRDefault="002E1871" w:rsidP="00FD33FA"/>
    <w:p w14:paraId="092B2CE9" w14:textId="77777777" w:rsidR="00455073" w:rsidRPr="00DD4A12" w:rsidRDefault="00455073" w:rsidP="00FD33FA"/>
    <w:p w14:paraId="58668DD5" w14:textId="77777777" w:rsidR="00D257FB" w:rsidRPr="00DD4A12" w:rsidRDefault="00D257FB" w:rsidP="00FD33FA"/>
    <w:p w14:paraId="667D6379" w14:textId="77777777" w:rsidR="00C661C5" w:rsidRPr="00DD4A12" w:rsidRDefault="00C661C5" w:rsidP="00C661C5">
      <w:pPr>
        <w:ind w:firstLine="0"/>
      </w:pPr>
    </w:p>
    <w:p w14:paraId="735E0E38" w14:textId="77777777" w:rsidR="00C661C5" w:rsidRPr="00DD4A12" w:rsidRDefault="00C661C5" w:rsidP="00C661C5">
      <w:pPr>
        <w:jc w:val="center"/>
        <w:rPr>
          <w:b/>
          <w:sz w:val="32"/>
          <w:szCs w:val="32"/>
        </w:rPr>
      </w:pPr>
      <w:r w:rsidRPr="00DD4A12">
        <w:rPr>
          <w:b/>
          <w:sz w:val="32"/>
          <w:szCs w:val="32"/>
        </w:rPr>
        <w:t>MOBILNÁ APLIKÁCIA PRE DISTRIBUOVANÚ TVORBU NÁKUPNÝCH ZOZNAMOV</w:t>
      </w:r>
    </w:p>
    <w:p w14:paraId="17401508" w14:textId="61F103DF" w:rsidR="009F5F11" w:rsidRPr="00DD4A12" w:rsidRDefault="006327E6" w:rsidP="004E7A0E">
      <w:pPr>
        <w:pStyle w:val="Typprce"/>
        <w:rPr>
          <w:rFonts w:ascii="Times New Roman" w:hAnsi="Times New Roman"/>
        </w:rPr>
      </w:pPr>
      <w:r w:rsidRPr="00DD4A12">
        <w:rPr>
          <w:rFonts w:ascii="Times New Roman" w:hAnsi="Times New Roman"/>
        </w:rPr>
        <w:t>BAKALÁRSKA</w:t>
      </w:r>
      <w:r w:rsidR="004E7A0E" w:rsidRPr="00DD4A12">
        <w:rPr>
          <w:rFonts w:ascii="Times New Roman" w:hAnsi="Times New Roman"/>
        </w:rPr>
        <w:t xml:space="preserve"> práca </w:t>
      </w:r>
    </w:p>
    <w:p w14:paraId="10738271" w14:textId="77777777" w:rsidR="007F46C9" w:rsidRPr="00DD4A12" w:rsidRDefault="007F46C9" w:rsidP="00FD33FA"/>
    <w:p w14:paraId="3A5FD4CF" w14:textId="77777777" w:rsidR="006327E6" w:rsidRPr="00DD4A12" w:rsidRDefault="006327E6" w:rsidP="00FD33FA"/>
    <w:p w14:paraId="0973E60A" w14:textId="77777777" w:rsidR="006327E6" w:rsidRPr="00DD4A12" w:rsidRDefault="006327E6" w:rsidP="00FD33FA"/>
    <w:p w14:paraId="3E4CC322" w14:textId="77777777" w:rsidR="006327E6" w:rsidRPr="00DD4A12" w:rsidRDefault="006327E6" w:rsidP="00FD33FA"/>
    <w:p w14:paraId="21E6BD5B" w14:textId="77777777" w:rsidR="006327E6" w:rsidRPr="00DD4A12" w:rsidRDefault="006327E6" w:rsidP="00FD33FA"/>
    <w:p w14:paraId="2BFB02E8" w14:textId="77777777" w:rsidR="006327E6" w:rsidRPr="00DD4A12" w:rsidRDefault="006327E6" w:rsidP="00FD33FA"/>
    <w:p w14:paraId="7F39B53F" w14:textId="45F8E1A3" w:rsidR="00115E41" w:rsidRPr="00DD4A12" w:rsidRDefault="00B42515" w:rsidP="00E24F81">
      <w:pPr>
        <w:ind w:firstLine="0"/>
      </w:pPr>
      <w:r w:rsidRPr="00DD4A12">
        <w:t>Študijný odbor:</w:t>
      </w:r>
      <w:r w:rsidRPr="00DD4A12">
        <w:tab/>
      </w:r>
      <w:r w:rsidR="00E24F81" w:rsidRPr="00DD4A12">
        <w:tab/>
      </w:r>
      <w:r w:rsidR="00115E41" w:rsidRPr="00DD4A12">
        <w:t xml:space="preserve">18. Informatika </w:t>
      </w:r>
    </w:p>
    <w:p w14:paraId="6326F185" w14:textId="77F50B05" w:rsidR="00B42515" w:rsidRPr="00DD4A12" w:rsidRDefault="00B42515" w:rsidP="00E24F81">
      <w:pPr>
        <w:ind w:firstLine="0"/>
      </w:pPr>
      <w:r w:rsidRPr="00DD4A12">
        <w:t>Študijný program:</w:t>
      </w:r>
      <w:r w:rsidRPr="00DD4A12">
        <w:tab/>
      </w:r>
      <w:r w:rsidR="00E24F81" w:rsidRPr="00DD4A12">
        <w:tab/>
      </w:r>
      <w:r w:rsidRPr="00DD4A12">
        <w:t xml:space="preserve">Aplikovaná informatika </w:t>
      </w:r>
    </w:p>
    <w:p w14:paraId="680C5A66" w14:textId="0EB4B2BC" w:rsidR="00AB6535" w:rsidRPr="00DD4A12" w:rsidRDefault="00D16742" w:rsidP="00E24F81">
      <w:pPr>
        <w:ind w:firstLine="0"/>
      </w:pPr>
      <w:r w:rsidRPr="00DD4A12">
        <w:t>Školiace pracovisko:</w:t>
      </w:r>
      <w:r w:rsidRPr="00DD4A12">
        <w:tab/>
      </w:r>
      <w:r w:rsidR="00E24F81" w:rsidRPr="00DD4A12">
        <w:tab/>
      </w:r>
      <w:r w:rsidRPr="00DD4A12">
        <w:t>Katedra informatiky</w:t>
      </w:r>
    </w:p>
    <w:p w14:paraId="3CF4E827" w14:textId="743886F9" w:rsidR="00D16742" w:rsidRPr="00DD4A12" w:rsidRDefault="00D16742" w:rsidP="00E24F81">
      <w:pPr>
        <w:ind w:firstLine="0"/>
      </w:pPr>
      <w:r w:rsidRPr="00DD4A12">
        <w:t xml:space="preserve">Školiteľ: </w:t>
      </w:r>
      <w:r w:rsidRPr="00DD4A12">
        <w:tab/>
      </w:r>
      <w:r w:rsidR="00E24F81" w:rsidRPr="00DD4A12">
        <w:tab/>
      </w:r>
      <w:r w:rsidR="00E24F81" w:rsidRPr="00DD4A12">
        <w:tab/>
      </w:r>
      <w:r w:rsidR="00C661C5" w:rsidRPr="00DD4A12">
        <w:t>RNDr. Ján Skalka, PhD</w:t>
      </w:r>
    </w:p>
    <w:p w14:paraId="1A7AE5A1" w14:textId="77777777" w:rsidR="00E04983" w:rsidRPr="00DD4A12" w:rsidRDefault="00E04983" w:rsidP="00FD33FA"/>
    <w:p w14:paraId="77C81392" w14:textId="77777777" w:rsidR="006327E6" w:rsidRPr="00DD4A12" w:rsidRDefault="006327E6" w:rsidP="00FD33FA"/>
    <w:p w14:paraId="51A3D02F" w14:textId="77777777" w:rsidR="006B3945" w:rsidRPr="00DD4A12" w:rsidRDefault="006B3945" w:rsidP="00FD33FA"/>
    <w:p w14:paraId="1FAF43D6" w14:textId="77777777" w:rsidR="006327E6" w:rsidRPr="00DD4A12" w:rsidRDefault="006327E6" w:rsidP="00FD33FA"/>
    <w:p w14:paraId="21CA3432" w14:textId="77777777" w:rsidR="006327E6" w:rsidRPr="00DD4A12" w:rsidRDefault="006327E6" w:rsidP="00FD33FA"/>
    <w:p w14:paraId="654138A1" w14:textId="7425EF84" w:rsidR="00585CE2" w:rsidRPr="00DD4A12" w:rsidRDefault="007240B7" w:rsidP="009F24BD">
      <w:pPr>
        <w:pStyle w:val="Skolitel"/>
        <w:ind w:firstLine="0"/>
      </w:pPr>
      <w:r w:rsidRPr="00DD4A12">
        <w:t xml:space="preserve">Nitra </w:t>
      </w:r>
      <w:r w:rsidR="009F5F11" w:rsidRPr="00DD4A12">
        <w:t>20</w:t>
      </w:r>
      <w:r w:rsidR="004E7A0E" w:rsidRPr="00DD4A12">
        <w:t>2</w:t>
      </w:r>
      <w:r w:rsidR="00C661C5" w:rsidRPr="00DD4A12">
        <w:t>3</w:t>
      </w:r>
      <w:r w:rsidR="009F5F11" w:rsidRPr="00DD4A12">
        <w:tab/>
      </w:r>
      <w:r w:rsidR="00C661C5" w:rsidRPr="00DD4A12">
        <w:t>Matej Turek</w:t>
      </w:r>
    </w:p>
    <w:p w14:paraId="157166C9" w14:textId="5D5E8763" w:rsidR="00B401FF" w:rsidRPr="00DD4A12" w:rsidRDefault="00DA36D9" w:rsidP="000002CD">
      <w:pPr>
        <w:pStyle w:val="ZPNormalnyText"/>
        <w:rPr>
          <w:rStyle w:val="NecislovanynazovCharChar"/>
          <w:color w:val="FFFFFF" w:themeColor="background1"/>
          <w:sz w:val="24"/>
          <w:szCs w:val="24"/>
          <w:highlight w:val="red"/>
        </w:rPr>
      </w:pPr>
      <w:r w:rsidRPr="00DD4A12">
        <w:rPr>
          <w:noProof/>
        </w:rPr>
        <w:lastRenderedPageBreak/>
        <w:drawing>
          <wp:inline distT="0" distB="0" distL="0" distR="0" wp14:anchorId="0F37E6A1" wp14:editId="76472069">
            <wp:extent cx="5219065" cy="7381810"/>
            <wp:effectExtent l="0" t="0" r="635" b="0"/>
            <wp:docPr id="2028691899" name="Obrázok 3" descr="Obrázok, na ktorom je text, snímka obrazovky, písmo, lis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691899" name="Obrázok 3" descr="Obrázok, na ktorom je text, snímka obrazovky, písmo, list&#10;&#10;Automaticky generovaný popi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27729" cy="7394065"/>
                    </a:xfrm>
                    <a:prstGeom prst="rect">
                      <a:avLst/>
                    </a:prstGeom>
                    <a:noFill/>
                    <a:ln>
                      <a:noFill/>
                    </a:ln>
                  </pic:spPr>
                </pic:pic>
              </a:graphicData>
            </a:graphic>
          </wp:inline>
        </w:drawing>
      </w:r>
    </w:p>
    <w:p w14:paraId="5E93295E" w14:textId="7FC73E5A" w:rsidR="00DA36D9" w:rsidRPr="00DD4A12" w:rsidRDefault="00DA36D9" w:rsidP="000002CD">
      <w:pPr>
        <w:pStyle w:val="ZPNormalnyText"/>
        <w:rPr>
          <w:rStyle w:val="NecislovanynazovCharChar"/>
          <w:color w:val="FFFFFF" w:themeColor="background1"/>
          <w:sz w:val="24"/>
          <w:szCs w:val="24"/>
          <w:highlight w:val="red"/>
        </w:rPr>
      </w:pPr>
    </w:p>
    <w:p w14:paraId="19AFFA0F" w14:textId="77777777" w:rsidR="00DA36D9" w:rsidRPr="00DD4A12" w:rsidRDefault="00DA36D9">
      <w:pPr>
        <w:ind w:firstLine="0"/>
        <w:rPr>
          <w:rStyle w:val="NecislovanynazovCharChar"/>
          <w:rFonts w:eastAsia="SimSun"/>
          <w:bCs/>
          <w:color w:val="FFFFFF" w:themeColor="background1"/>
          <w:position w:val="2"/>
          <w:sz w:val="24"/>
          <w:szCs w:val="24"/>
          <w:highlight w:val="red"/>
        </w:rPr>
      </w:pPr>
      <w:r w:rsidRPr="00DD4A12">
        <w:rPr>
          <w:rStyle w:val="NecislovanynazovCharChar"/>
          <w:color w:val="FFFFFF" w:themeColor="background1"/>
          <w:sz w:val="24"/>
          <w:szCs w:val="24"/>
          <w:highlight w:val="red"/>
        </w:rPr>
        <w:br w:type="page"/>
      </w:r>
    </w:p>
    <w:p w14:paraId="36B2ADED" w14:textId="0F18D291" w:rsidR="00DA36D9" w:rsidRPr="00DD4A12" w:rsidRDefault="00DA36D9" w:rsidP="000002CD">
      <w:pPr>
        <w:pStyle w:val="ZPNormalnyText"/>
        <w:rPr>
          <w:rStyle w:val="NecislovanynazovCharChar"/>
          <w:color w:val="FFFFFF" w:themeColor="background1"/>
          <w:sz w:val="24"/>
          <w:szCs w:val="24"/>
          <w:highlight w:val="red"/>
        </w:rPr>
      </w:pPr>
      <w:r w:rsidRPr="00DD4A12">
        <w:rPr>
          <w:noProof/>
        </w:rPr>
        <w:lastRenderedPageBreak/>
        <w:drawing>
          <wp:inline distT="0" distB="0" distL="0" distR="0" wp14:anchorId="4652B23B" wp14:editId="7D724F9D">
            <wp:extent cx="5400040" cy="7637780"/>
            <wp:effectExtent l="0" t="0" r="0" b="1270"/>
            <wp:docPr id="206247264" name="Obrázok 4" descr="Obrázok, na ktorom je text, snímka obrazovky, písmo,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47264" name="Obrázok 4" descr="Obrázok, na ktorom je text, snímka obrazovky, písmo, dizajn&#10;&#10;Automaticky generovaný popi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7637780"/>
                    </a:xfrm>
                    <a:prstGeom prst="rect">
                      <a:avLst/>
                    </a:prstGeom>
                    <a:noFill/>
                    <a:ln>
                      <a:noFill/>
                    </a:ln>
                  </pic:spPr>
                </pic:pic>
              </a:graphicData>
            </a:graphic>
          </wp:inline>
        </w:drawing>
      </w:r>
    </w:p>
    <w:p w14:paraId="0222F683" w14:textId="77777777" w:rsidR="00B401FF" w:rsidRPr="00DD4A12" w:rsidRDefault="00B401FF" w:rsidP="000002CD">
      <w:pPr>
        <w:pStyle w:val="ZPNormalnyText"/>
        <w:rPr>
          <w:rStyle w:val="NecislovanynazovCharChar"/>
          <w:color w:val="FFFFFF" w:themeColor="background1"/>
          <w:sz w:val="24"/>
          <w:szCs w:val="24"/>
          <w:highlight w:val="red"/>
        </w:rPr>
      </w:pPr>
    </w:p>
    <w:p w14:paraId="1257BCF6" w14:textId="77777777" w:rsidR="00B401FF" w:rsidRPr="00DD4A12" w:rsidRDefault="00B401FF" w:rsidP="000002CD">
      <w:pPr>
        <w:pStyle w:val="ZPNormalnyText"/>
        <w:rPr>
          <w:rStyle w:val="NecislovanynazovCharChar"/>
          <w:color w:val="FFFFFF" w:themeColor="background1"/>
          <w:sz w:val="24"/>
          <w:szCs w:val="24"/>
          <w:highlight w:val="red"/>
        </w:rPr>
      </w:pPr>
    </w:p>
    <w:p w14:paraId="088E58A2" w14:textId="77777777" w:rsidR="00517404" w:rsidRPr="00DD4A12" w:rsidRDefault="00F95393" w:rsidP="00DA36D9">
      <w:pPr>
        <w:ind w:firstLine="0"/>
        <w:rPr>
          <w:rStyle w:val="NecislovanynazovCharChar"/>
          <w:b w:val="0"/>
          <w:sz w:val="24"/>
          <w:szCs w:val="24"/>
        </w:rPr>
      </w:pPr>
      <w:r w:rsidRPr="00DD4A12">
        <w:rPr>
          <w:rStyle w:val="NecislovanynazovCharChar"/>
          <w:b w:val="0"/>
          <w:sz w:val="24"/>
          <w:szCs w:val="24"/>
        </w:rPr>
        <w:br w:type="page"/>
      </w:r>
    </w:p>
    <w:p w14:paraId="57EAEB95" w14:textId="77777777" w:rsidR="00C84314" w:rsidRPr="00DD4A12" w:rsidRDefault="00C84314" w:rsidP="00FD33FA">
      <w:bookmarkStart w:id="12" w:name="_Toc309047200"/>
      <w:bookmarkStart w:id="13" w:name="_Toc309047429"/>
      <w:bookmarkStart w:id="14" w:name="_Toc309047475"/>
      <w:bookmarkStart w:id="15" w:name="_Toc309047592"/>
    </w:p>
    <w:p w14:paraId="6A5C9DD3" w14:textId="77777777" w:rsidR="00C84314" w:rsidRPr="00DD4A12" w:rsidRDefault="00C84314" w:rsidP="00FD33FA"/>
    <w:p w14:paraId="7E1F9AAA" w14:textId="77777777" w:rsidR="00C84314" w:rsidRPr="00DD4A12" w:rsidRDefault="00C84314" w:rsidP="00FD33FA"/>
    <w:p w14:paraId="1D7D64FF" w14:textId="77777777" w:rsidR="00C84314" w:rsidRPr="00DD4A12" w:rsidRDefault="00C84314" w:rsidP="00FD33FA"/>
    <w:p w14:paraId="6E983A37" w14:textId="77777777" w:rsidR="00C84314" w:rsidRPr="00DD4A12" w:rsidRDefault="00C84314" w:rsidP="00FD33FA"/>
    <w:p w14:paraId="60FE36EE" w14:textId="77777777" w:rsidR="00C84314" w:rsidRPr="00DD4A12" w:rsidRDefault="00C84314" w:rsidP="00FD33FA"/>
    <w:p w14:paraId="138E387B" w14:textId="77777777" w:rsidR="00C84314" w:rsidRPr="00DD4A12" w:rsidRDefault="00C84314" w:rsidP="00FD33FA"/>
    <w:p w14:paraId="52198F5D" w14:textId="77777777" w:rsidR="00C84314" w:rsidRPr="00DD4A12" w:rsidRDefault="00C84314" w:rsidP="00FD33FA"/>
    <w:p w14:paraId="399DC3F8" w14:textId="77777777" w:rsidR="00C84314" w:rsidRPr="00DD4A12" w:rsidRDefault="00C84314" w:rsidP="00FD33FA"/>
    <w:p w14:paraId="7473CB1F" w14:textId="77777777" w:rsidR="00C84314" w:rsidRPr="00DD4A12" w:rsidRDefault="00C84314" w:rsidP="00FD33FA"/>
    <w:p w14:paraId="19444FC9" w14:textId="77777777" w:rsidR="00262858" w:rsidRPr="00DD4A12" w:rsidRDefault="00262858" w:rsidP="00FD33FA"/>
    <w:p w14:paraId="6CB59EAB" w14:textId="6CDE2125" w:rsidR="00262858" w:rsidRPr="00DD4A12" w:rsidRDefault="00262858" w:rsidP="00FD33FA"/>
    <w:p w14:paraId="20AA8CB1" w14:textId="49E42CB4" w:rsidR="00323074" w:rsidRPr="00DD4A12" w:rsidRDefault="00323074" w:rsidP="00FD33FA"/>
    <w:p w14:paraId="5193DD64" w14:textId="30A123AA" w:rsidR="00323074" w:rsidRPr="00DD4A12" w:rsidRDefault="00323074" w:rsidP="00FD33FA"/>
    <w:p w14:paraId="30E1FE89" w14:textId="68EE9613" w:rsidR="00323074" w:rsidRPr="00DD4A12" w:rsidRDefault="00323074" w:rsidP="00FD33FA"/>
    <w:p w14:paraId="24003B9C" w14:textId="37FB87F2" w:rsidR="00323074" w:rsidRPr="00DD4A12" w:rsidRDefault="00323074" w:rsidP="00FD33FA"/>
    <w:p w14:paraId="479B1233" w14:textId="23160CB7" w:rsidR="00323074" w:rsidRPr="00DD4A12" w:rsidRDefault="00323074" w:rsidP="00FD33FA"/>
    <w:p w14:paraId="1FF28852" w14:textId="36648256" w:rsidR="00323074" w:rsidRPr="00DD4A12" w:rsidRDefault="00323074" w:rsidP="00FD33FA"/>
    <w:p w14:paraId="48E90132" w14:textId="2DDFC0D8" w:rsidR="00323074" w:rsidRPr="00DD4A12" w:rsidRDefault="00323074" w:rsidP="00FD33FA"/>
    <w:p w14:paraId="7BF5E499" w14:textId="234FC263" w:rsidR="00323074" w:rsidRPr="00DD4A12" w:rsidRDefault="00323074" w:rsidP="00FD33FA"/>
    <w:p w14:paraId="45E10CBB" w14:textId="65B247AF" w:rsidR="00323074" w:rsidRPr="00DD4A12" w:rsidRDefault="00323074" w:rsidP="00FD33FA"/>
    <w:p w14:paraId="0374F80B" w14:textId="77777777" w:rsidR="00323074" w:rsidRPr="00DD4A12" w:rsidRDefault="00323074" w:rsidP="00FD33FA"/>
    <w:p w14:paraId="0E94FF5C" w14:textId="77777777" w:rsidR="008E57D0" w:rsidRPr="00DD4A12" w:rsidRDefault="008E57D0" w:rsidP="00FD33FA"/>
    <w:p w14:paraId="05151C01" w14:textId="27173477" w:rsidR="005A1340" w:rsidRPr="00DD4A12" w:rsidDel="004D5102" w:rsidRDefault="005A1340" w:rsidP="00FD33FA">
      <w:pPr>
        <w:rPr>
          <w:del w:id="16" w:author="Sinus" w:date="2024-02-11T19:56:00Z"/>
        </w:rPr>
      </w:pPr>
    </w:p>
    <w:p w14:paraId="15E012F4" w14:textId="1C980717" w:rsidR="00FF01E0" w:rsidRPr="00DD4A12" w:rsidDel="004D5102" w:rsidRDefault="00FF01E0" w:rsidP="004D5102">
      <w:pPr>
        <w:pStyle w:val="Nadpis1"/>
        <w:rPr>
          <w:del w:id="17" w:author="Sinus" w:date="2024-02-11T19:56:00Z"/>
        </w:rPr>
      </w:pPr>
      <w:bookmarkStart w:id="18" w:name="_Toc339279005"/>
      <w:bookmarkStart w:id="19" w:name="_Toc476657453"/>
      <w:bookmarkStart w:id="20" w:name="_Toc99180810"/>
      <w:bookmarkStart w:id="21" w:name="_Toc114690681"/>
      <w:bookmarkStart w:id="22" w:name="_Toc115115628"/>
      <w:bookmarkStart w:id="23" w:name="_Toc115510273"/>
      <w:bookmarkStart w:id="24" w:name="_Toc115521422"/>
      <w:bookmarkStart w:id="25" w:name="_Toc115533864"/>
      <w:bookmarkStart w:id="26" w:name="_Toc152958931"/>
      <w:bookmarkStart w:id="27" w:name="_Toc309114060"/>
      <w:bookmarkStart w:id="28" w:name="_Toc318099694"/>
      <w:bookmarkEnd w:id="12"/>
      <w:bookmarkEnd w:id="13"/>
      <w:bookmarkEnd w:id="14"/>
      <w:bookmarkEnd w:id="15"/>
      <w:del w:id="29" w:author="Sinus" w:date="2024-02-11T19:56:00Z">
        <w:r w:rsidRPr="00DD4A12" w:rsidDel="004D5102">
          <w:delText>Poďakovanie</w:delText>
        </w:r>
        <w:bookmarkEnd w:id="18"/>
        <w:bookmarkEnd w:id="19"/>
        <w:bookmarkEnd w:id="20"/>
        <w:bookmarkEnd w:id="21"/>
        <w:bookmarkEnd w:id="22"/>
        <w:bookmarkEnd w:id="23"/>
        <w:bookmarkEnd w:id="24"/>
        <w:bookmarkEnd w:id="25"/>
        <w:bookmarkEnd w:id="26"/>
        <w:r w:rsidRPr="00DD4A12" w:rsidDel="004D5102">
          <w:delText xml:space="preserve"> </w:delText>
        </w:r>
      </w:del>
    </w:p>
    <w:bookmarkEnd w:id="27"/>
    <w:bookmarkEnd w:id="28"/>
    <w:p w14:paraId="5043E425" w14:textId="1335F76B" w:rsidR="00FF01E0" w:rsidRPr="00DD4A12" w:rsidDel="004D5102" w:rsidRDefault="00FF01E0" w:rsidP="00DB4DA9">
      <w:pPr>
        <w:rPr>
          <w:del w:id="30" w:author="Sinus" w:date="2024-02-11T19:56:00Z"/>
          <w:b/>
        </w:rPr>
      </w:pPr>
      <w:del w:id="31" w:author="Sinus" w:date="2024-02-11T19:56:00Z">
        <w:r w:rsidRPr="00DD4A12" w:rsidDel="004D5102">
          <w:delText>Na tomto mieste môže byť vyjadrenie poďakovania napr. školiteľovi resp. konzultant</w:delText>
        </w:r>
        <w:r w:rsidR="00333CE0" w:rsidRPr="00DD4A12" w:rsidDel="004D5102">
          <w:delText xml:space="preserve">ovi </w:delText>
        </w:r>
        <w:r w:rsidRPr="00DD4A12" w:rsidDel="004D5102">
          <w:delText>za pripomienky a odbornú pomoc pri v</w:delText>
        </w:r>
        <w:r w:rsidR="00262858" w:rsidRPr="00DD4A12" w:rsidDel="004D5102">
          <w:delText>ypracovaní práce. Nie je zvykom</w:delText>
        </w:r>
        <w:r w:rsidR="006243C0" w:rsidRPr="00DD4A12" w:rsidDel="004D5102">
          <w:delText xml:space="preserve"> </w:delText>
        </w:r>
        <w:r w:rsidRPr="00DD4A12" w:rsidDel="004D5102">
          <w:delText>ďakovať za rutinnú kontrolu, menšiu spoluprácu</w:delText>
        </w:r>
        <w:r w:rsidR="009C423B" w:rsidRPr="00DD4A12" w:rsidDel="004D5102">
          <w:delText>,</w:delText>
        </w:r>
        <w:r w:rsidRPr="00DD4A12" w:rsidDel="004D5102">
          <w:delText xml:space="preserve"> alebo všeobecné rady. </w:delText>
        </w:r>
      </w:del>
    </w:p>
    <w:p w14:paraId="5794408C" w14:textId="18617B2C" w:rsidR="005A1340" w:rsidRPr="00DD4A12" w:rsidDel="004D5102" w:rsidRDefault="005A1340" w:rsidP="00FD33FA">
      <w:pPr>
        <w:rPr>
          <w:del w:id="32" w:author="Sinus" w:date="2024-02-11T19:56:00Z"/>
          <w:rStyle w:val="NecislovanynazovCharChar"/>
          <w:sz w:val="24"/>
          <w:szCs w:val="24"/>
          <w:highlight w:val="green"/>
        </w:rPr>
      </w:pPr>
    </w:p>
    <w:p w14:paraId="6D7D2448" w14:textId="6EBEFC68" w:rsidR="005A1340" w:rsidRPr="00DD4A12" w:rsidDel="004D5102" w:rsidRDefault="005A1340" w:rsidP="00FD33FA">
      <w:pPr>
        <w:rPr>
          <w:del w:id="33" w:author="Sinus" w:date="2024-02-11T19:56:00Z"/>
          <w:rStyle w:val="NecislovanynazovCharChar"/>
          <w:sz w:val="24"/>
          <w:szCs w:val="24"/>
          <w:highlight w:val="green"/>
        </w:rPr>
      </w:pPr>
    </w:p>
    <w:p w14:paraId="74E5CDCC" w14:textId="0096752E" w:rsidR="00517404" w:rsidRPr="00DD4A12" w:rsidDel="004D5102" w:rsidRDefault="00FF01E0" w:rsidP="00A93E19">
      <w:pPr>
        <w:ind w:firstLine="0"/>
        <w:rPr>
          <w:del w:id="34" w:author="Sinus" w:date="2024-02-11T19:56:00Z"/>
          <w:rStyle w:val="NecislovanynazovCharChar"/>
          <w:b w:val="0"/>
          <w:bCs/>
          <w:i/>
          <w:iCs/>
          <w:sz w:val="24"/>
          <w:szCs w:val="24"/>
        </w:rPr>
      </w:pPr>
      <w:del w:id="35" w:author="Sinus" w:date="2024-02-11T19:56:00Z">
        <w:r w:rsidRPr="00DD4A12" w:rsidDel="004D5102">
          <w:rPr>
            <w:rStyle w:val="NecislovanynazovCharChar"/>
            <w:b w:val="0"/>
            <w:bCs/>
            <w:i/>
            <w:iCs/>
            <w:sz w:val="24"/>
            <w:szCs w:val="24"/>
          </w:rPr>
          <w:delText>NEPOVINNÉ</w:delText>
        </w:r>
        <w:r w:rsidR="00517404" w:rsidRPr="00DD4A12" w:rsidDel="004D5102">
          <w:rPr>
            <w:rStyle w:val="NecislovanynazovCharChar"/>
            <w:b w:val="0"/>
            <w:bCs/>
            <w:i/>
            <w:iCs/>
            <w:sz w:val="24"/>
            <w:szCs w:val="24"/>
          </w:rPr>
          <w:br w:type="page"/>
        </w:r>
      </w:del>
    </w:p>
    <w:p w14:paraId="714823F4" w14:textId="61482A40" w:rsidR="00564B31" w:rsidRPr="00DD4A12" w:rsidRDefault="009F5F11" w:rsidP="004D5102">
      <w:pPr>
        <w:pStyle w:val="Nadpis1"/>
      </w:pPr>
      <w:bookmarkStart w:id="36" w:name="_Toc309047430"/>
      <w:bookmarkStart w:id="37" w:name="_Toc309047476"/>
      <w:bookmarkStart w:id="38" w:name="_Toc309047593"/>
      <w:bookmarkStart w:id="39" w:name="_Toc309114061"/>
      <w:bookmarkStart w:id="40" w:name="_Toc318099695"/>
      <w:bookmarkStart w:id="41" w:name="_Toc339279006"/>
      <w:bookmarkStart w:id="42" w:name="_Toc476657454"/>
      <w:bookmarkStart w:id="43" w:name="_Toc99180811"/>
      <w:bookmarkStart w:id="44" w:name="_Toc114690682"/>
      <w:bookmarkStart w:id="45" w:name="_Toc115115629"/>
      <w:bookmarkStart w:id="46" w:name="_Toc115510274"/>
      <w:bookmarkStart w:id="47" w:name="_Toc115521423"/>
      <w:bookmarkStart w:id="48" w:name="_Toc115533865"/>
      <w:bookmarkStart w:id="49" w:name="_Toc152958932"/>
      <w:r w:rsidRPr="00DD4A12">
        <w:lastRenderedPageBreak/>
        <w:t>ABSTRAKT</w:t>
      </w:r>
      <w:bookmarkEnd w:id="36"/>
      <w:bookmarkEnd w:id="37"/>
      <w:bookmarkEnd w:id="38"/>
      <w:bookmarkEnd w:id="39"/>
      <w:bookmarkEnd w:id="40"/>
      <w:bookmarkEnd w:id="41"/>
      <w:bookmarkEnd w:id="42"/>
      <w:bookmarkEnd w:id="43"/>
      <w:bookmarkEnd w:id="44"/>
      <w:bookmarkEnd w:id="45"/>
      <w:bookmarkEnd w:id="46"/>
      <w:bookmarkEnd w:id="47"/>
      <w:bookmarkEnd w:id="48"/>
      <w:bookmarkEnd w:id="49"/>
    </w:p>
    <w:p w14:paraId="535A6516" w14:textId="7950BE94" w:rsidR="00FF01E0" w:rsidRPr="00DD4A12" w:rsidRDefault="00564B31" w:rsidP="00FD33FA">
      <w:r w:rsidRPr="00DD4A12">
        <w:t>TUREK</w:t>
      </w:r>
      <w:r w:rsidR="00FF01E0" w:rsidRPr="00DD4A12">
        <w:t xml:space="preserve">, </w:t>
      </w:r>
      <w:r w:rsidRPr="00DD4A12">
        <w:t>Matej</w:t>
      </w:r>
      <w:r w:rsidR="00FF01E0" w:rsidRPr="00DD4A12">
        <w:t xml:space="preserve">: </w:t>
      </w:r>
      <w:r w:rsidRPr="00DD4A12">
        <w:t>Mobilná aplikácia pre distribuovanú tvorbu nákupných zoznamov</w:t>
      </w:r>
      <w:r w:rsidR="00FF01E0" w:rsidRPr="00DD4A12">
        <w:t>. [</w:t>
      </w:r>
      <w:r w:rsidR="00437409" w:rsidRPr="00DD4A12">
        <w:t>Bakalárska</w:t>
      </w:r>
      <w:r w:rsidRPr="00DD4A12">
        <w:t xml:space="preserve"> </w:t>
      </w:r>
      <w:r w:rsidR="00437409" w:rsidRPr="00DD4A12">
        <w:t>práca</w:t>
      </w:r>
      <w:r w:rsidR="00FF01E0" w:rsidRPr="00DD4A12">
        <w:t>]. Univerzita Konštantína Filozofa v Nitre. Fakulta prírodných vied</w:t>
      </w:r>
      <w:r w:rsidR="00D536AF" w:rsidRPr="00DD4A12">
        <w:t xml:space="preserve"> a informatiky</w:t>
      </w:r>
      <w:r w:rsidR="00FF01E0" w:rsidRPr="00DD4A12">
        <w:t xml:space="preserve">. Školiteľ: </w:t>
      </w:r>
      <w:r w:rsidRPr="00DD4A12">
        <w:t>RNDr. Ján Skalka, PhD</w:t>
      </w:r>
      <w:r w:rsidR="00FF01E0" w:rsidRPr="00DD4A12">
        <w:t>. Stupeň odbornej kvalifikácie: Bakalár odboru Aplikovaná informatika. Nitra: FPV</w:t>
      </w:r>
      <w:r w:rsidR="00D536AF" w:rsidRPr="00DD4A12">
        <w:t>aI</w:t>
      </w:r>
      <w:r w:rsidR="00FF01E0" w:rsidRPr="00DD4A12">
        <w:t>, 20</w:t>
      </w:r>
      <w:r w:rsidR="00D536AF" w:rsidRPr="00DD4A12">
        <w:t>2</w:t>
      </w:r>
      <w:r w:rsidRPr="00DD4A12">
        <w:t>3</w:t>
      </w:r>
      <w:r w:rsidR="00FF01E0" w:rsidRPr="00DD4A12">
        <w:t xml:space="preserve">. .... s. (uviesť počet strán </w:t>
      </w:r>
      <w:r w:rsidR="00F92B64" w:rsidRPr="00DD4A12">
        <w:t>ZP</w:t>
      </w:r>
      <w:r w:rsidR="00FF01E0" w:rsidRPr="00DD4A12">
        <w:t>)</w:t>
      </w:r>
      <w:r w:rsidR="00E213DB" w:rsidRPr="00DD4A12">
        <w:t>.</w:t>
      </w:r>
    </w:p>
    <w:p w14:paraId="4E63C210" w14:textId="77777777" w:rsidR="00564B31" w:rsidRPr="00DD4A12" w:rsidRDefault="00564B31" w:rsidP="00FD33FA"/>
    <w:p w14:paraId="106EE243" w14:textId="6A2434A3" w:rsidR="002F541A" w:rsidRPr="00DD4A12" w:rsidRDefault="002F541A" w:rsidP="00FD33FA">
      <w:r w:rsidRPr="00DD4A12">
        <w:t xml:space="preserve">Cieľom práce je </w:t>
      </w:r>
      <w:r w:rsidR="008F4A09" w:rsidRPr="00DD4A12">
        <w:t xml:space="preserve">analyzovanie existujúcich aplikácii pre tvorbu nákupných zoznamov, následné ich porovnanie a na záver implementácia vlastnej aplikácie pre tvorbu nákupného zoznamu. Aplikácia bude implementovaná pre operačný systém Android a bude komunikovať so serverom pre získavanie a posielanie dát vo formáte JSON. Z funkcionálneho hľadiska aplikácia bude umožňovať prihlásenie a registráciu používateľom, tvorbu nákupných zoznamov a podzoznamov, zdieľanie zoznamov s ostatnými užívateľmi, radenie a vyhľadávanie položiek v zozname. </w:t>
      </w:r>
    </w:p>
    <w:p w14:paraId="751266B7" w14:textId="77777777" w:rsidR="002F541A" w:rsidRPr="00DD4A12" w:rsidRDefault="002F541A" w:rsidP="00FD33FA"/>
    <w:p w14:paraId="11EF30B9" w14:textId="21E7BD22" w:rsidR="002F541A" w:rsidRPr="00DD4A12" w:rsidRDefault="002F541A" w:rsidP="00FD33FA">
      <w:r w:rsidRPr="00DD4A12">
        <w:t>--------</w:t>
      </w:r>
    </w:p>
    <w:p w14:paraId="61FAF98E" w14:textId="6E51D027" w:rsidR="008E57D0" w:rsidRPr="00DD4A12" w:rsidRDefault="00BF7252" w:rsidP="00FD33FA">
      <w:pPr>
        <w:rPr>
          <w:b/>
          <w:color w:val="7F7F7F" w:themeColor="text1" w:themeTint="80"/>
          <w:sz w:val="16"/>
          <w:szCs w:val="16"/>
        </w:rPr>
      </w:pPr>
      <w:r w:rsidRPr="00DD4A12">
        <w:rPr>
          <w:color w:val="7F7F7F" w:themeColor="text1" w:themeTint="80"/>
          <w:sz w:val="16"/>
          <w:szCs w:val="16"/>
        </w:rPr>
        <w:t xml:space="preserve">Abstrakt musí byť písaný ako </w:t>
      </w:r>
      <w:r w:rsidRPr="00DD4A12">
        <w:rPr>
          <w:b/>
          <w:color w:val="7F7F7F" w:themeColor="text1" w:themeTint="80"/>
          <w:sz w:val="16"/>
          <w:szCs w:val="16"/>
        </w:rPr>
        <w:t>jeden odsek</w:t>
      </w:r>
      <w:r w:rsidRPr="00DD4A12">
        <w:rPr>
          <w:bCs/>
          <w:color w:val="7F7F7F" w:themeColor="text1" w:themeTint="80"/>
          <w:sz w:val="16"/>
          <w:szCs w:val="16"/>
        </w:rPr>
        <w:t>.</w:t>
      </w:r>
      <w:r w:rsidRPr="00DD4A12">
        <w:rPr>
          <w:b/>
          <w:color w:val="7F7F7F" w:themeColor="text1" w:themeTint="80"/>
          <w:sz w:val="16"/>
          <w:szCs w:val="16"/>
        </w:rPr>
        <w:t xml:space="preserve"> </w:t>
      </w:r>
      <w:r w:rsidR="00BC006B" w:rsidRPr="00DD4A12">
        <w:rPr>
          <w:b/>
          <w:color w:val="7F7F7F" w:themeColor="text1" w:themeTint="80"/>
          <w:sz w:val="16"/>
          <w:szCs w:val="16"/>
        </w:rPr>
        <w:t xml:space="preserve">Abstrakt by mal </w:t>
      </w:r>
      <w:r w:rsidR="00E76095" w:rsidRPr="00DD4A12">
        <w:rPr>
          <w:b/>
          <w:color w:val="7F7F7F" w:themeColor="text1" w:themeTint="80"/>
          <w:sz w:val="16"/>
          <w:szCs w:val="16"/>
        </w:rPr>
        <w:t>mať</w:t>
      </w:r>
      <w:r w:rsidR="00BC006B" w:rsidRPr="00DD4A12">
        <w:rPr>
          <w:b/>
          <w:color w:val="7F7F7F" w:themeColor="text1" w:themeTint="80"/>
          <w:sz w:val="16"/>
          <w:szCs w:val="16"/>
        </w:rPr>
        <w:t xml:space="preserve"> </w:t>
      </w:r>
      <w:r w:rsidR="00E76095" w:rsidRPr="00DD4A12">
        <w:rPr>
          <w:b/>
          <w:color w:val="7F7F7F" w:themeColor="text1" w:themeTint="80"/>
          <w:sz w:val="16"/>
          <w:szCs w:val="16"/>
        </w:rPr>
        <w:t>rozsah maximálne jednej strany.</w:t>
      </w:r>
      <w:r w:rsidR="00BC006B" w:rsidRPr="00DD4A12">
        <w:rPr>
          <w:b/>
          <w:color w:val="7F7F7F" w:themeColor="text1" w:themeTint="80"/>
          <w:sz w:val="16"/>
          <w:szCs w:val="16"/>
        </w:rPr>
        <w:t xml:space="preserve"> </w:t>
      </w:r>
      <w:r w:rsidR="008E57D0" w:rsidRPr="00DD4A12">
        <w:rPr>
          <w:color w:val="7F7F7F" w:themeColor="text1" w:themeTint="80"/>
          <w:sz w:val="16"/>
          <w:szCs w:val="16"/>
        </w:rPr>
        <w:t xml:space="preserve">Abstrakt musí byť pre čitateľa zrozumiteľný, aj bez </w:t>
      </w:r>
      <w:r w:rsidR="000E713A" w:rsidRPr="00DD4A12">
        <w:rPr>
          <w:color w:val="7F7F7F" w:themeColor="text1" w:themeTint="80"/>
          <w:sz w:val="16"/>
          <w:szCs w:val="16"/>
        </w:rPr>
        <w:t>prečítania</w:t>
      </w:r>
      <w:r w:rsidR="008E57D0" w:rsidRPr="00DD4A12">
        <w:rPr>
          <w:color w:val="7F7F7F" w:themeColor="text1" w:themeTint="80"/>
          <w:sz w:val="16"/>
          <w:szCs w:val="16"/>
        </w:rPr>
        <w:t xml:space="preserve"> </w:t>
      </w:r>
      <w:r w:rsidR="007822D3" w:rsidRPr="00DD4A12">
        <w:rPr>
          <w:color w:val="7F7F7F" w:themeColor="text1" w:themeTint="80"/>
          <w:sz w:val="16"/>
          <w:szCs w:val="16"/>
        </w:rPr>
        <w:t>textu celej práce</w:t>
      </w:r>
      <w:r w:rsidR="008E57D0" w:rsidRPr="00DD4A12">
        <w:rPr>
          <w:color w:val="7F7F7F" w:themeColor="text1" w:themeTint="80"/>
          <w:sz w:val="16"/>
          <w:szCs w:val="16"/>
        </w:rPr>
        <w:t xml:space="preserve">. </w:t>
      </w:r>
      <w:r w:rsidR="000E713A" w:rsidRPr="00DD4A12">
        <w:rPr>
          <w:b/>
          <w:bCs/>
          <w:color w:val="7F7F7F" w:themeColor="text1" w:themeTint="80"/>
          <w:sz w:val="16"/>
          <w:szCs w:val="16"/>
        </w:rPr>
        <w:t xml:space="preserve">Abstrakt nie je </w:t>
      </w:r>
      <w:r w:rsidR="006B3A86" w:rsidRPr="00DD4A12">
        <w:rPr>
          <w:b/>
          <w:bCs/>
          <w:color w:val="7F7F7F" w:themeColor="text1" w:themeTint="80"/>
          <w:sz w:val="16"/>
          <w:szCs w:val="16"/>
        </w:rPr>
        <w:t>len úvod práce, obsahuje zmienku o cieľoch, postup riešenia, výsledk</w:t>
      </w:r>
      <w:r w:rsidR="005A0661" w:rsidRPr="00DD4A12">
        <w:rPr>
          <w:b/>
          <w:bCs/>
          <w:color w:val="7F7F7F" w:themeColor="text1" w:themeTint="80"/>
          <w:sz w:val="16"/>
          <w:szCs w:val="16"/>
        </w:rPr>
        <w:t>y a prínos.</w:t>
      </w:r>
      <w:r w:rsidR="005A0661" w:rsidRPr="00DD4A12">
        <w:rPr>
          <w:color w:val="7F7F7F" w:themeColor="text1" w:themeTint="80"/>
          <w:sz w:val="16"/>
          <w:szCs w:val="16"/>
        </w:rPr>
        <w:t xml:space="preserve"> </w:t>
      </w:r>
      <w:r w:rsidR="008E57D0" w:rsidRPr="00DD4A12">
        <w:rPr>
          <w:color w:val="7F7F7F" w:themeColor="text1" w:themeTint="80"/>
          <w:sz w:val="16"/>
          <w:szCs w:val="16"/>
        </w:rPr>
        <w:t>Je</w:t>
      </w:r>
      <w:r w:rsidR="001466D6" w:rsidRPr="00DD4A12">
        <w:rPr>
          <w:color w:val="7F7F7F" w:themeColor="text1" w:themeTint="80"/>
          <w:sz w:val="16"/>
          <w:szCs w:val="16"/>
        </w:rPr>
        <w:t> </w:t>
      </w:r>
      <w:r w:rsidR="008E57D0" w:rsidRPr="00DD4A12">
        <w:rPr>
          <w:color w:val="7F7F7F" w:themeColor="text1" w:themeTint="80"/>
          <w:sz w:val="16"/>
          <w:szCs w:val="16"/>
        </w:rPr>
        <w:t xml:space="preserve">potrebné zachovať základné informácie a </w:t>
      </w:r>
      <w:r w:rsidRPr="00DD4A12">
        <w:rPr>
          <w:color w:val="7F7F7F" w:themeColor="text1" w:themeTint="80"/>
          <w:sz w:val="16"/>
          <w:szCs w:val="16"/>
        </w:rPr>
        <w:t>súlad</w:t>
      </w:r>
      <w:r w:rsidR="008E57D0" w:rsidRPr="00DD4A12">
        <w:rPr>
          <w:color w:val="7F7F7F" w:themeColor="text1" w:themeTint="80"/>
          <w:sz w:val="16"/>
          <w:szCs w:val="16"/>
        </w:rPr>
        <w:t xml:space="preserve"> </w:t>
      </w:r>
      <w:r w:rsidR="00E80034" w:rsidRPr="00DD4A12">
        <w:rPr>
          <w:color w:val="7F7F7F" w:themeColor="text1" w:themeTint="80"/>
          <w:sz w:val="16"/>
          <w:szCs w:val="16"/>
        </w:rPr>
        <w:t xml:space="preserve">abstraktu </w:t>
      </w:r>
      <w:r w:rsidRPr="00DD4A12">
        <w:rPr>
          <w:color w:val="7F7F7F" w:themeColor="text1" w:themeTint="80"/>
          <w:sz w:val="16"/>
          <w:szCs w:val="16"/>
        </w:rPr>
        <w:t>s textom</w:t>
      </w:r>
      <w:r w:rsidR="008E57D0" w:rsidRPr="00DD4A12">
        <w:rPr>
          <w:color w:val="7F7F7F" w:themeColor="text1" w:themeTint="80"/>
          <w:sz w:val="16"/>
          <w:szCs w:val="16"/>
        </w:rPr>
        <w:t xml:space="preserve"> </w:t>
      </w:r>
      <w:r w:rsidRPr="00DD4A12">
        <w:rPr>
          <w:color w:val="7F7F7F" w:themeColor="text1" w:themeTint="80"/>
          <w:sz w:val="16"/>
          <w:szCs w:val="16"/>
        </w:rPr>
        <w:t>práce</w:t>
      </w:r>
      <w:r w:rsidR="00563D80" w:rsidRPr="00DD4A12">
        <w:rPr>
          <w:color w:val="7F7F7F" w:themeColor="text1" w:themeTint="80"/>
          <w:sz w:val="16"/>
          <w:szCs w:val="16"/>
        </w:rPr>
        <w:t>.</w:t>
      </w:r>
      <w:r w:rsidR="008E57D0" w:rsidRPr="00DD4A12">
        <w:rPr>
          <w:color w:val="7F7F7F" w:themeColor="text1" w:themeTint="80"/>
          <w:sz w:val="16"/>
          <w:szCs w:val="16"/>
        </w:rPr>
        <w:t xml:space="preserve"> Treba byť čo najstručnejší</w:t>
      </w:r>
      <w:r w:rsidR="00EF449B" w:rsidRPr="00DD4A12">
        <w:rPr>
          <w:color w:val="7F7F7F" w:themeColor="text1" w:themeTint="80"/>
          <w:sz w:val="16"/>
          <w:szCs w:val="16"/>
        </w:rPr>
        <w:t>,</w:t>
      </w:r>
      <w:r w:rsidR="008E57D0" w:rsidRPr="00DD4A12">
        <w:rPr>
          <w:color w:val="7F7F7F" w:themeColor="text1" w:themeTint="80"/>
          <w:sz w:val="16"/>
          <w:szCs w:val="16"/>
        </w:rPr>
        <w:t xml:space="preserve"> dodržiavať požiadavky na obsah</w:t>
      </w:r>
      <w:r w:rsidR="00AA1AC4" w:rsidRPr="00DD4A12">
        <w:rPr>
          <w:color w:val="7F7F7F" w:themeColor="text1" w:themeTint="80"/>
          <w:sz w:val="16"/>
          <w:szCs w:val="16"/>
        </w:rPr>
        <w:t>ovú stránku</w:t>
      </w:r>
      <w:r w:rsidR="00E80034" w:rsidRPr="00DD4A12">
        <w:rPr>
          <w:color w:val="7F7F7F" w:themeColor="text1" w:themeTint="80"/>
          <w:sz w:val="16"/>
          <w:szCs w:val="16"/>
        </w:rPr>
        <w:t xml:space="preserve"> abstraktu</w:t>
      </w:r>
      <w:r w:rsidR="008E57D0" w:rsidRPr="00DD4A12">
        <w:rPr>
          <w:color w:val="7F7F7F" w:themeColor="text1" w:themeTint="80"/>
          <w:sz w:val="16"/>
          <w:szCs w:val="16"/>
        </w:rPr>
        <w:t xml:space="preserve">, ale vyhnúť sa </w:t>
      </w:r>
      <w:r w:rsidR="00B5695C" w:rsidRPr="00DD4A12">
        <w:rPr>
          <w:color w:val="7F7F7F" w:themeColor="text1" w:themeTint="80"/>
          <w:sz w:val="16"/>
          <w:szCs w:val="16"/>
        </w:rPr>
        <w:t>nepresnostiam</w:t>
      </w:r>
      <w:r w:rsidR="008E57D0" w:rsidRPr="00DD4A12">
        <w:rPr>
          <w:color w:val="7F7F7F" w:themeColor="text1" w:themeTint="80"/>
          <w:sz w:val="16"/>
          <w:szCs w:val="16"/>
        </w:rPr>
        <w:t xml:space="preserve">. Nie je vhodné uvádzať informácie alebo tvrdenia, ktoré sa nevyskytujú v samotnom </w:t>
      </w:r>
      <w:r w:rsidR="00AA1AC4" w:rsidRPr="00DD4A12">
        <w:rPr>
          <w:color w:val="7F7F7F" w:themeColor="text1" w:themeTint="80"/>
          <w:sz w:val="16"/>
          <w:szCs w:val="16"/>
        </w:rPr>
        <w:t>texte práce</w:t>
      </w:r>
      <w:r w:rsidR="008E57D0" w:rsidRPr="00DD4A12">
        <w:rPr>
          <w:color w:val="7F7F7F" w:themeColor="text1" w:themeTint="80"/>
          <w:sz w:val="16"/>
          <w:szCs w:val="16"/>
        </w:rPr>
        <w:t xml:space="preserve">. </w:t>
      </w:r>
      <w:r w:rsidR="00A93653" w:rsidRPr="00DD4A12">
        <w:rPr>
          <w:color w:val="7F7F7F" w:themeColor="text1" w:themeTint="80"/>
          <w:sz w:val="16"/>
          <w:szCs w:val="16"/>
        </w:rPr>
        <w:t xml:space="preserve">V abstrakte sa používa tretia osoba jednotného alebo množného čísla. </w:t>
      </w:r>
      <w:r w:rsidR="008E57D0" w:rsidRPr="00DD4A12">
        <w:rPr>
          <w:color w:val="7F7F7F" w:themeColor="text1" w:themeTint="80"/>
          <w:sz w:val="16"/>
          <w:szCs w:val="16"/>
        </w:rPr>
        <w:t xml:space="preserve">Vždy, keď je to možné, </w:t>
      </w:r>
      <w:r w:rsidR="00AA1AC4" w:rsidRPr="00DD4A12">
        <w:rPr>
          <w:color w:val="7F7F7F" w:themeColor="text1" w:themeTint="80"/>
          <w:sz w:val="16"/>
          <w:szCs w:val="16"/>
        </w:rPr>
        <w:t>treba použiť</w:t>
      </w:r>
      <w:r w:rsidR="008E57D0" w:rsidRPr="00DD4A12">
        <w:rPr>
          <w:color w:val="7F7F7F" w:themeColor="text1" w:themeTint="80"/>
          <w:sz w:val="16"/>
          <w:szCs w:val="16"/>
        </w:rPr>
        <w:t xml:space="preserve"> slovesá </w:t>
      </w:r>
      <w:r w:rsidR="00872AF0" w:rsidRPr="00DD4A12">
        <w:rPr>
          <w:color w:val="7F7F7F" w:themeColor="text1" w:themeTint="80"/>
          <w:sz w:val="16"/>
          <w:szCs w:val="16"/>
        </w:rPr>
        <w:t xml:space="preserve">v prítomnom čase a </w:t>
      </w:r>
      <w:r w:rsidR="008E57D0" w:rsidRPr="00DD4A12">
        <w:rPr>
          <w:color w:val="7F7F7F" w:themeColor="text1" w:themeTint="80"/>
          <w:sz w:val="16"/>
          <w:szCs w:val="16"/>
        </w:rPr>
        <w:t>v činnom rode</w:t>
      </w:r>
      <w:r w:rsidR="00563D80" w:rsidRPr="00DD4A12">
        <w:rPr>
          <w:color w:val="7F7F7F" w:themeColor="text1" w:themeTint="80"/>
          <w:sz w:val="16"/>
          <w:szCs w:val="16"/>
        </w:rPr>
        <w:t>.</w:t>
      </w:r>
      <w:r w:rsidR="008E57D0" w:rsidRPr="00DD4A12">
        <w:rPr>
          <w:color w:val="7F7F7F" w:themeColor="text1" w:themeTint="80"/>
          <w:sz w:val="16"/>
          <w:szCs w:val="16"/>
        </w:rPr>
        <w:t xml:space="preserve"> Prispieva</w:t>
      </w:r>
      <w:r w:rsidR="00563D80" w:rsidRPr="00DD4A12">
        <w:rPr>
          <w:color w:val="7F7F7F" w:themeColor="text1" w:themeTint="80"/>
          <w:sz w:val="16"/>
          <w:szCs w:val="16"/>
        </w:rPr>
        <w:t xml:space="preserve"> </w:t>
      </w:r>
      <w:r w:rsidR="008E57D0" w:rsidRPr="00DD4A12">
        <w:rPr>
          <w:color w:val="7F7F7F" w:themeColor="text1" w:themeTint="80"/>
          <w:sz w:val="16"/>
          <w:szCs w:val="16"/>
        </w:rPr>
        <w:t>to k jasnému, stručnému a</w:t>
      </w:r>
      <w:r w:rsidR="00B93691" w:rsidRPr="00DD4A12">
        <w:rPr>
          <w:color w:val="7F7F7F" w:themeColor="text1" w:themeTint="80"/>
          <w:sz w:val="16"/>
          <w:szCs w:val="16"/>
        </w:rPr>
        <w:t> </w:t>
      </w:r>
      <w:r w:rsidR="008E57D0" w:rsidRPr="00DD4A12">
        <w:rPr>
          <w:color w:val="7F7F7F" w:themeColor="text1" w:themeTint="80"/>
          <w:sz w:val="16"/>
          <w:szCs w:val="16"/>
        </w:rPr>
        <w:t>pôsobivému písaniu. Trpný rod možno použiť na indikatívne konštatovania a na informatívne konštatovania, ak treba súčasne zdôrazniť osobu, na</w:t>
      </w:r>
      <w:r w:rsidR="001466D6" w:rsidRPr="00DD4A12">
        <w:rPr>
          <w:color w:val="7F7F7F" w:themeColor="text1" w:themeTint="80"/>
          <w:sz w:val="16"/>
          <w:szCs w:val="16"/>
        </w:rPr>
        <w:t> </w:t>
      </w:r>
      <w:r w:rsidR="008E57D0" w:rsidRPr="00DD4A12">
        <w:rPr>
          <w:color w:val="7F7F7F" w:themeColor="text1" w:themeTint="80"/>
          <w:sz w:val="16"/>
          <w:szCs w:val="16"/>
        </w:rPr>
        <w:t xml:space="preserve">ktorú sa činnosť zameriava. </w:t>
      </w:r>
      <w:r w:rsidR="008E57D0" w:rsidRPr="00DD4A12">
        <w:rPr>
          <w:i/>
          <w:color w:val="7F7F7F" w:themeColor="text1" w:themeTint="80"/>
          <w:sz w:val="16"/>
          <w:szCs w:val="16"/>
        </w:rPr>
        <w:t xml:space="preserve">Terminológia: </w:t>
      </w:r>
      <w:r w:rsidR="0016062A" w:rsidRPr="00DD4A12">
        <w:rPr>
          <w:color w:val="7F7F7F" w:themeColor="text1" w:themeTint="80"/>
          <w:sz w:val="16"/>
          <w:szCs w:val="16"/>
        </w:rPr>
        <w:t>V abstrakte sa p</w:t>
      </w:r>
      <w:r w:rsidR="008E57D0" w:rsidRPr="00DD4A12">
        <w:rPr>
          <w:color w:val="7F7F7F" w:themeColor="text1" w:themeTint="80"/>
          <w:sz w:val="16"/>
          <w:szCs w:val="16"/>
        </w:rPr>
        <w:t xml:space="preserve">oužívajú </w:t>
      </w:r>
      <w:r w:rsidR="0016062A" w:rsidRPr="00DD4A12">
        <w:rPr>
          <w:color w:val="7F7F7F" w:themeColor="text1" w:themeTint="80"/>
          <w:sz w:val="16"/>
          <w:szCs w:val="16"/>
        </w:rPr>
        <w:t>plno</w:t>
      </w:r>
      <w:r w:rsidR="008E57D0" w:rsidRPr="00DD4A12">
        <w:rPr>
          <w:color w:val="7F7F7F" w:themeColor="text1" w:themeTint="80"/>
          <w:sz w:val="16"/>
          <w:szCs w:val="16"/>
        </w:rPr>
        <w:t>významové slová z textu, ktoré pomôžu aj pri automatickom vyhľadávaní v</w:t>
      </w:r>
      <w:r w:rsidR="00B93691" w:rsidRPr="00DD4A12">
        <w:rPr>
          <w:color w:val="7F7F7F" w:themeColor="text1" w:themeTint="80"/>
          <w:sz w:val="16"/>
          <w:szCs w:val="16"/>
        </w:rPr>
        <w:t> </w:t>
      </w:r>
      <w:r w:rsidR="008E57D0" w:rsidRPr="00DD4A12">
        <w:rPr>
          <w:color w:val="7F7F7F" w:themeColor="text1" w:themeTint="80"/>
          <w:sz w:val="16"/>
          <w:szCs w:val="16"/>
        </w:rPr>
        <w:t xml:space="preserve">textoch. Treba sa vyhnúť neznámym termínom, skratkám, akronymom alebo symbolom alebo ich treba </w:t>
      </w:r>
      <w:r w:rsidR="00BD461D" w:rsidRPr="00DD4A12">
        <w:rPr>
          <w:color w:val="7F7F7F" w:themeColor="text1" w:themeTint="80"/>
          <w:sz w:val="16"/>
          <w:szCs w:val="16"/>
        </w:rPr>
        <w:t xml:space="preserve">v odôvodených prípadoch </w:t>
      </w:r>
      <w:r w:rsidR="008E57D0" w:rsidRPr="00DD4A12">
        <w:rPr>
          <w:color w:val="7F7F7F" w:themeColor="text1" w:themeTint="80"/>
          <w:sz w:val="16"/>
          <w:szCs w:val="16"/>
        </w:rPr>
        <w:t xml:space="preserve">definovať hneď, keď sa prvý raz vyskytnú v abstrakte. Používajú sa jednotky, symboly, terminológia ISO vždy, keď je to možné. Ak nie sú k dispozícii, používajú sa národné normy. </w:t>
      </w:r>
    </w:p>
    <w:p w14:paraId="74449CCA" w14:textId="77777777" w:rsidR="009F5F11" w:rsidRPr="00DD4A12" w:rsidRDefault="009F5F11" w:rsidP="00FD33FA"/>
    <w:p w14:paraId="073FFA48" w14:textId="19907B9F" w:rsidR="00780A45" w:rsidRPr="00DD4A12" w:rsidRDefault="00780A45" w:rsidP="00A93E19">
      <w:pPr>
        <w:ind w:firstLine="0"/>
      </w:pPr>
      <w:r w:rsidRPr="00DD4A12">
        <w:t>Kľúčové slov</w:t>
      </w:r>
      <w:r w:rsidR="002F541A" w:rsidRPr="00DD4A12">
        <w:t>á: Nákupný zoznam, Mobilná aplikácia</w:t>
      </w:r>
      <w:r w:rsidR="008F4A09" w:rsidRPr="00DD4A12">
        <w:t>, Android.</w:t>
      </w:r>
    </w:p>
    <w:p w14:paraId="3C714A3D" w14:textId="77777777" w:rsidR="0059441E" w:rsidRPr="00DD4A12" w:rsidRDefault="0059441E" w:rsidP="00FD33FA">
      <w:pPr>
        <w:rPr>
          <w:rStyle w:val="NecislovanynazovCharChar"/>
          <w:color w:val="FFFFFF" w:themeColor="background1"/>
          <w:sz w:val="24"/>
          <w:szCs w:val="24"/>
          <w:highlight w:val="red"/>
        </w:rPr>
      </w:pPr>
      <w:bookmarkStart w:id="50" w:name="_Toc309047431"/>
      <w:bookmarkStart w:id="51" w:name="_Toc309047477"/>
      <w:bookmarkStart w:id="52" w:name="_Toc309047594"/>
      <w:bookmarkStart w:id="53" w:name="_Toc309114062"/>
      <w:bookmarkStart w:id="54" w:name="_Toc318099696"/>
    </w:p>
    <w:p w14:paraId="6139D4D5" w14:textId="5F706DF9" w:rsidR="00633D98" w:rsidRPr="00DD4A12" w:rsidRDefault="00633D98" w:rsidP="00FD33FA">
      <w:pPr>
        <w:rPr>
          <w:rStyle w:val="NecislovanynazovCharChar"/>
          <w:color w:val="FFFFFF" w:themeColor="background1"/>
          <w:sz w:val="24"/>
          <w:szCs w:val="24"/>
          <w:highlight w:val="red"/>
        </w:rPr>
      </w:pPr>
    </w:p>
    <w:p w14:paraId="7737C398" w14:textId="77777777" w:rsidR="00633D98" w:rsidRPr="00DD4A12" w:rsidRDefault="00633D98">
      <w:pPr>
        <w:ind w:firstLine="0"/>
        <w:rPr>
          <w:rStyle w:val="NecislovanynazovCharChar"/>
          <w:color w:val="FFFFFF" w:themeColor="background1"/>
          <w:sz w:val="24"/>
          <w:szCs w:val="24"/>
          <w:highlight w:val="red"/>
        </w:rPr>
      </w:pPr>
      <w:r w:rsidRPr="00DD4A12">
        <w:rPr>
          <w:rStyle w:val="NecislovanynazovCharChar"/>
          <w:color w:val="FFFFFF" w:themeColor="background1"/>
          <w:sz w:val="24"/>
          <w:szCs w:val="24"/>
          <w:highlight w:val="red"/>
        </w:rPr>
        <w:br w:type="page"/>
      </w:r>
    </w:p>
    <w:p w14:paraId="005DDC3F" w14:textId="77777777" w:rsidR="009F5F11" w:rsidRPr="00DD4A12" w:rsidRDefault="009F5F11" w:rsidP="004D5102">
      <w:pPr>
        <w:pStyle w:val="Nadpis1"/>
      </w:pPr>
      <w:bookmarkStart w:id="55" w:name="_Toc339279007"/>
      <w:bookmarkStart w:id="56" w:name="_Toc476657455"/>
      <w:bookmarkStart w:id="57" w:name="_Toc99180812"/>
      <w:bookmarkStart w:id="58" w:name="_Toc114690683"/>
      <w:bookmarkStart w:id="59" w:name="_Toc115115630"/>
      <w:bookmarkStart w:id="60" w:name="_Toc115510275"/>
      <w:bookmarkStart w:id="61" w:name="_Toc115521424"/>
      <w:bookmarkStart w:id="62" w:name="_Toc115533866"/>
      <w:bookmarkStart w:id="63" w:name="_Toc152958933"/>
      <w:r w:rsidRPr="00DD4A12">
        <w:lastRenderedPageBreak/>
        <w:t>ABSTRACT</w:t>
      </w:r>
      <w:bookmarkEnd w:id="50"/>
      <w:bookmarkEnd w:id="51"/>
      <w:bookmarkEnd w:id="52"/>
      <w:bookmarkEnd w:id="53"/>
      <w:bookmarkEnd w:id="54"/>
      <w:bookmarkEnd w:id="55"/>
      <w:bookmarkEnd w:id="56"/>
      <w:bookmarkEnd w:id="57"/>
      <w:bookmarkEnd w:id="58"/>
      <w:bookmarkEnd w:id="59"/>
      <w:bookmarkEnd w:id="60"/>
      <w:bookmarkEnd w:id="61"/>
      <w:bookmarkEnd w:id="62"/>
      <w:bookmarkEnd w:id="63"/>
    </w:p>
    <w:p w14:paraId="2BD70DAB" w14:textId="741998A7" w:rsidR="0059441E" w:rsidRPr="00DD4A12" w:rsidRDefault="008F4A09" w:rsidP="00FD33FA">
      <w:r w:rsidRPr="00DD4A12">
        <w:t>TUREK,</w:t>
      </w:r>
      <w:r w:rsidR="00A64DB0" w:rsidRPr="00DD4A12">
        <w:t xml:space="preserve"> </w:t>
      </w:r>
      <w:r w:rsidRPr="00DD4A12">
        <w:t>Matej</w:t>
      </w:r>
      <w:r w:rsidR="0059441E" w:rsidRPr="00DD4A12">
        <w:t xml:space="preserve">: </w:t>
      </w:r>
      <w:r w:rsidR="007E11F5" w:rsidRPr="00DD4A12">
        <w:t>Mobile application for distributed creation of shopping lists</w:t>
      </w:r>
      <w:r w:rsidR="0059441E" w:rsidRPr="00DD4A12">
        <w:t>. [Bachelo</w:t>
      </w:r>
      <w:r w:rsidR="006E296C" w:rsidRPr="00DD4A12">
        <w:t>r</w:t>
      </w:r>
      <w:r w:rsidR="0059441E" w:rsidRPr="00DD4A12">
        <w:t xml:space="preserve"> Thesis]. Constantine the Philosopher University in Nitra. Faculty of Natural Sciences</w:t>
      </w:r>
      <w:r w:rsidR="00D536AF" w:rsidRPr="00DD4A12">
        <w:t xml:space="preserve"> and Informatics</w:t>
      </w:r>
      <w:r w:rsidR="0059441E" w:rsidRPr="00DD4A12">
        <w:t xml:space="preserve">. Supervisor: </w:t>
      </w:r>
      <w:r w:rsidR="00D52917" w:rsidRPr="00DD4A12">
        <w:t>Title</w:t>
      </w:r>
      <w:r w:rsidR="0059441E" w:rsidRPr="00DD4A12">
        <w:t xml:space="preserve">. </w:t>
      </w:r>
      <w:r w:rsidR="00DB6161" w:rsidRPr="00DD4A12">
        <w:t>RNDr. Ján Skalka, PhD</w:t>
      </w:r>
      <w:r w:rsidR="0059441E" w:rsidRPr="00DD4A12">
        <w:t>. Degree of Qualification: Bachelor of Applied Informatics. Nitra: FNS</w:t>
      </w:r>
      <w:r w:rsidR="00D536AF" w:rsidRPr="00DD4A12">
        <w:t>aI</w:t>
      </w:r>
      <w:r w:rsidR="0059441E" w:rsidRPr="00DD4A12">
        <w:t>, 20</w:t>
      </w:r>
      <w:r w:rsidR="00A01EA6" w:rsidRPr="00DD4A12">
        <w:t>2</w:t>
      </w:r>
      <w:r w:rsidR="006E296C" w:rsidRPr="00DD4A12">
        <w:t>3</w:t>
      </w:r>
      <w:r w:rsidR="0059441E" w:rsidRPr="00DD4A12">
        <w:t>. .... p.</w:t>
      </w:r>
    </w:p>
    <w:p w14:paraId="7434161D" w14:textId="77777777" w:rsidR="003F0CC8" w:rsidRPr="00DD4A12" w:rsidRDefault="003F0CC8" w:rsidP="00FD33FA">
      <w:pPr>
        <w:rPr>
          <w:highlight w:val="red"/>
        </w:rPr>
      </w:pPr>
    </w:p>
    <w:p w14:paraId="75B80508" w14:textId="77777777" w:rsidR="00741B3C" w:rsidRPr="00DD4A12" w:rsidRDefault="00741B3C" w:rsidP="00741B3C">
      <w:pPr>
        <w:rPr>
          <w:color w:val="7F7F7F" w:themeColor="text1" w:themeTint="80"/>
          <w:sz w:val="16"/>
          <w:szCs w:val="16"/>
        </w:rPr>
      </w:pPr>
      <w:r w:rsidRPr="00DD4A12">
        <w:rPr>
          <w:color w:val="7F7F7F" w:themeColor="text1" w:themeTint="80"/>
          <w:sz w:val="16"/>
          <w:szCs w:val="16"/>
        </w:rPr>
        <w:t xml:space="preserve">The abstract must be written as a single paragraph. The abstract should be a maximum of one page. It must be comprehensible to the reader, even without reading the full text of the paper. The abstract is not just an introduction to the thesis, but it includes a mention of the objectives, the solution procedure, the results and the contribution. It is necessary to keep the background information and consistency of the abstract with the text of the thesis. It is necessary to be as concise as possible, adhering to the content requirements of the abstract but avoiding inaccuracies. It is not appropriate to include information or statements that do not appear in the text of the thesis itself. The abstract should be written in passive voice. The imperfect gender can be used for indicative statements and for informative statements when the person on whom the action is directed needs to be emphasised at the same time. Terminology: the abstract uses full-meaning words from the text, which will also help with automatic text searches. Unfamiliar terms, abbreviations, acronyms or symbols should be avoided or, where justified, defined as soon as they first appear in the abstract. Units, symbols, ISO terminology shall be used whenever possible. Where they are not available, national standards shall be used. </w:t>
      </w:r>
    </w:p>
    <w:p w14:paraId="1A3CD55D" w14:textId="77777777" w:rsidR="00780A45" w:rsidRPr="00DD4A12" w:rsidRDefault="00780A45" w:rsidP="00FD33FA"/>
    <w:p w14:paraId="2AD21738" w14:textId="6EC1F35A" w:rsidR="00822B53" w:rsidRPr="00DD4A12" w:rsidRDefault="00822B53" w:rsidP="00A93E19">
      <w:pPr>
        <w:ind w:firstLine="0"/>
      </w:pPr>
      <w:r w:rsidRPr="00DD4A12">
        <w:t xml:space="preserve">Keywords: </w:t>
      </w:r>
      <w:r w:rsidR="006E296C" w:rsidRPr="00DD4A12">
        <w:t xml:space="preserve">Shopping list, </w:t>
      </w:r>
      <w:r w:rsidRPr="00DD4A12">
        <w:t xml:space="preserve"> </w:t>
      </w:r>
      <w:r w:rsidR="006E296C" w:rsidRPr="00DD4A12">
        <w:t>Mobile application, Android</w:t>
      </w:r>
    </w:p>
    <w:p w14:paraId="58D18F4B" w14:textId="77777777" w:rsidR="009F5F11" w:rsidRPr="00DD4A12" w:rsidRDefault="009F5F11" w:rsidP="00FD33FA"/>
    <w:p w14:paraId="32881A3C" w14:textId="77777777" w:rsidR="00B401FF" w:rsidRPr="00DD4A12" w:rsidRDefault="00B401FF" w:rsidP="00FD33FA">
      <w:pPr>
        <w:rPr>
          <w:rStyle w:val="NecislovanynazovCharChar"/>
          <w:color w:val="FFFFFF" w:themeColor="background1"/>
          <w:sz w:val="24"/>
          <w:szCs w:val="24"/>
          <w:highlight w:val="red"/>
        </w:rPr>
      </w:pPr>
      <w:bookmarkStart w:id="64" w:name="_Toc309047203"/>
      <w:bookmarkStart w:id="65" w:name="_Toc309047432"/>
      <w:bookmarkStart w:id="66" w:name="_Toc309047478"/>
      <w:bookmarkStart w:id="67" w:name="_Toc309047595"/>
    </w:p>
    <w:p w14:paraId="71F33D21" w14:textId="77777777" w:rsidR="00A153E2" w:rsidRPr="00DD4A12" w:rsidRDefault="00A153E2" w:rsidP="00A153E2">
      <w:pPr>
        <w:ind w:firstLine="0"/>
        <w:rPr>
          <w:rStyle w:val="NecislovanynazovCharChar"/>
          <w:sz w:val="24"/>
          <w:szCs w:val="24"/>
        </w:rPr>
        <w:sectPr w:rsidR="00A153E2" w:rsidRPr="00DD4A12" w:rsidSect="00AD442F">
          <w:pgSz w:w="11907" w:h="16840" w:code="9"/>
          <w:pgMar w:top="1418" w:right="1418" w:bottom="1418" w:left="1985" w:header="709" w:footer="709" w:gutter="0"/>
          <w:cols w:space="708"/>
          <w:titlePg/>
        </w:sectPr>
      </w:pPr>
    </w:p>
    <w:p w14:paraId="45DF52C0" w14:textId="64998180" w:rsidR="003A750E" w:rsidRPr="00DD4A12" w:rsidRDefault="00F95393" w:rsidP="004D5102">
      <w:pPr>
        <w:pStyle w:val="Nadpis1"/>
      </w:pPr>
      <w:bookmarkStart w:id="68" w:name="_Toc309114063"/>
      <w:bookmarkStart w:id="69" w:name="_Toc318099697"/>
      <w:bookmarkStart w:id="70" w:name="_Toc339279008"/>
      <w:bookmarkStart w:id="71" w:name="_Toc115115631"/>
      <w:bookmarkStart w:id="72" w:name="_Toc115510276"/>
      <w:bookmarkStart w:id="73" w:name="_Toc115521425"/>
      <w:bookmarkStart w:id="74" w:name="_Toc115533867"/>
      <w:bookmarkStart w:id="75" w:name="_Toc152958934"/>
      <w:bookmarkStart w:id="76" w:name="_Toc99180813"/>
      <w:bookmarkStart w:id="77" w:name="_Toc114690684"/>
      <w:r w:rsidRPr="00DD4A12">
        <w:lastRenderedPageBreak/>
        <w:t>Obsah</w:t>
      </w:r>
      <w:bookmarkEnd w:id="64"/>
      <w:bookmarkEnd w:id="65"/>
      <w:bookmarkEnd w:id="66"/>
      <w:bookmarkEnd w:id="67"/>
      <w:bookmarkEnd w:id="68"/>
      <w:bookmarkEnd w:id="69"/>
      <w:bookmarkEnd w:id="70"/>
      <w:bookmarkEnd w:id="71"/>
      <w:bookmarkEnd w:id="72"/>
      <w:bookmarkEnd w:id="73"/>
      <w:bookmarkEnd w:id="74"/>
      <w:bookmarkEnd w:id="75"/>
      <w:r w:rsidR="009C423B" w:rsidRPr="00DD4A12">
        <w:t xml:space="preserve"> </w:t>
      </w:r>
      <w:bookmarkEnd w:id="76"/>
      <w:bookmarkEnd w:id="77"/>
    </w:p>
    <w:sdt>
      <w:sdtPr>
        <w:rPr>
          <w:rFonts w:cs="Times New Roman"/>
          <w:b w:val="0"/>
          <w:bCs w:val="0"/>
          <w:noProof w:val="0"/>
          <w:szCs w:val="24"/>
        </w:rPr>
        <w:id w:val="72321027"/>
        <w:docPartObj>
          <w:docPartGallery w:val="Table of Contents"/>
          <w:docPartUnique/>
        </w:docPartObj>
      </w:sdtPr>
      <w:sdtContent>
        <w:p w14:paraId="433CBE86" w14:textId="1E368211" w:rsidR="005F1753" w:rsidRPr="00DD4A12" w:rsidRDefault="003A750E">
          <w:pPr>
            <w:pStyle w:val="Obsah1"/>
            <w:rPr>
              <w:rFonts w:asciiTheme="minorHAnsi" w:eastAsiaTheme="minorEastAsia" w:hAnsiTheme="minorHAnsi" w:cstheme="minorBidi"/>
              <w:b w:val="0"/>
              <w:bCs w:val="0"/>
              <w:noProof w:val="0"/>
              <w:kern w:val="2"/>
              <w:sz w:val="22"/>
              <w:szCs w:val="22"/>
              <w14:ligatures w14:val="standardContextual"/>
            </w:rPr>
          </w:pPr>
          <w:r w:rsidRPr="00DD4A12">
            <w:rPr>
              <w:noProof w:val="0"/>
              <w:color w:val="D9D9D9" w:themeColor="background1" w:themeShade="D9"/>
            </w:rPr>
            <w:fldChar w:fldCharType="begin"/>
          </w:r>
          <w:r w:rsidRPr="00DD4A12">
            <w:rPr>
              <w:noProof w:val="0"/>
              <w:color w:val="D9D9D9" w:themeColor="background1" w:themeShade="D9"/>
            </w:rPr>
            <w:instrText xml:space="preserve"> TOC \o "1-3" \h \z \u </w:instrText>
          </w:r>
          <w:r w:rsidRPr="00DD4A12">
            <w:rPr>
              <w:noProof w:val="0"/>
              <w:color w:val="D9D9D9" w:themeColor="background1" w:themeShade="D9"/>
            </w:rPr>
            <w:fldChar w:fldCharType="separate"/>
          </w:r>
          <w:hyperlink w:anchor="_Toc152958931" w:history="1">
            <w:r w:rsidR="005F1753" w:rsidRPr="00DD4A12">
              <w:rPr>
                <w:rStyle w:val="Hypertextovprepojenie"/>
                <w:noProof w:val="0"/>
              </w:rPr>
              <w:t>Poďakovanie</w:t>
            </w:r>
            <w:r w:rsidR="005F1753" w:rsidRPr="00DD4A12">
              <w:rPr>
                <w:noProof w:val="0"/>
                <w:webHidden/>
              </w:rPr>
              <w:tab/>
            </w:r>
            <w:r w:rsidR="005F1753" w:rsidRPr="00DD4A12">
              <w:rPr>
                <w:noProof w:val="0"/>
                <w:webHidden/>
              </w:rPr>
              <w:fldChar w:fldCharType="begin"/>
            </w:r>
            <w:r w:rsidR="005F1753" w:rsidRPr="00DD4A12">
              <w:rPr>
                <w:noProof w:val="0"/>
                <w:webHidden/>
              </w:rPr>
              <w:instrText xml:space="preserve"> PAGEREF _Toc152958931 \h </w:instrText>
            </w:r>
            <w:r w:rsidR="005F1753" w:rsidRPr="00DD4A12">
              <w:rPr>
                <w:noProof w:val="0"/>
                <w:webHidden/>
              </w:rPr>
            </w:r>
            <w:r w:rsidR="005F1753" w:rsidRPr="00DD4A12">
              <w:rPr>
                <w:noProof w:val="0"/>
                <w:webHidden/>
              </w:rPr>
              <w:fldChar w:fldCharType="separate"/>
            </w:r>
            <w:r w:rsidR="00C43C5E" w:rsidRPr="00DD4A12">
              <w:rPr>
                <w:noProof w:val="0"/>
                <w:webHidden/>
              </w:rPr>
              <w:t>5</w:t>
            </w:r>
            <w:r w:rsidR="005F1753" w:rsidRPr="00DD4A12">
              <w:rPr>
                <w:noProof w:val="0"/>
                <w:webHidden/>
              </w:rPr>
              <w:fldChar w:fldCharType="end"/>
            </w:r>
          </w:hyperlink>
        </w:p>
        <w:p w14:paraId="0C65FA5E" w14:textId="71AB1615" w:rsidR="005F1753" w:rsidRPr="00DD4A12" w:rsidRDefault="00000000">
          <w:pPr>
            <w:pStyle w:val="Obsah1"/>
            <w:rPr>
              <w:rFonts w:asciiTheme="minorHAnsi" w:eastAsiaTheme="minorEastAsia" w:hAnsiTheme="minorHAnsi" w:cstheme="minorBidi"/>
              <w:b w:val="0"/>
              <w:bCs w:val="0"/>
              <w:noProof w:val="0"/>
              <w:kern w:val="2"/>
              <w:sz w:val="22"/>
              <w:szCs w:val="22"/>
              <w14:ligatures w14:val="standardContextual"/>
            </w:rPr>
          </w:pPr>
          <w:hyperlink w:anchor="_Toc152958932" w:history="1">
            <w:r w:rsidR="005F1753" w:rsidRPr="00DD4A12">
              <w:rPr>
                <w:rStyle w:val="Hypertextovprepojenie"/>
                <w:noProof w:val="0"/>
              </w:rPr>
              <w:t>ABSTRAKT</w:t>
            </w:r>
            <w:r w:rsidR="005F1753" w:rsidRPr="00DD4A12">
              <w:rPr>
                <w:noProof w:val="0"/>
                <w:webHidden/>
              </w:rPr>
              <w:tab/>
            </w:r>
            <w:r w:rsidR="005F1753" w:rsidRPr="00DD4A12">
              <w:rPr>
                <w:noProof w:val="0"/>
                <w:webHidden/>
              </w:rPr>
              <w:fldChar w:fldCharType="begin"/>
            </w:r>
            <w:r w:rsidR="005F1753" w:rsidRPr="00DD4A12">
              <w:rPr>
                <w:noProof w:val="0"/>
                <w:webHidden/>
              </w:rPr>
              <w:instrText xml:space="preserve"> PAGEREF _Toc152958932 \h </w:instrText>
            </w:r>
            <w:r w:rsidR="005F1753" w:rsidRPr="00DD4A12">
              <w:rPr>
                <w:noProof w:val="0"/>
                <w:webHidden/>
              </w:rPr>
            </w:r>
            <w:r w:rsidR="005F1753" w:rsidRPr="00DD4A12">
              <w:rPr>
                <w:noProof w:val="0"/>
                <w:webHidden/>
              </w:rPr>
              <w:fldChar w:fldCharType="separate"/>
            </w:r>
            <w:r w:rsidR="00C43C5E" w:rsidRPr="00DD4A12">
              <w:rPr>
                <w:noProof w:val="0"/>
                <w:webHidden/>
              </w:rPr>
              <w:t>6</w:t>
            </w:r>
            <w:r w:rsidR="005F1753" w:rsidRPr="00DD4A12">
              <w:rPr>
                <w:noProof w:val="0"/>
                <w:webHidden/>
              </w:rPr>
              <w:fldChar w:fldCharType="end"/>
            </w:r>
          </w:hyperlink>
        </w:p>
        <w:p w14:paraId="3F4299E7" w14:textId="4DBB9878" w:rsidR="005F1753" w:rsidRPr="00DD4A12" w:rsidRDefault="00000000">
          <w:pPr>
            <w:pStyle w:val="Obsah1"/>
            <w:rPr>
              <w:rFonts w:asciiTheme="minorHAnsi" w:eastAsiaTheme="minorEastAsia" w:hAnsiTheme="minorHAnsi" w:cstheme="minorBidi"/>
              <w:b w:val="0"/>
              <w:bCs w:val="0"/>
              <w:noProof w:val="0"/>
              <w:kern w:val="2"/>
              <w:sz w:val="22"/>
              <w:szCs w:val="22"/>
              <w14:ligatures w14:val="standardContextual"/>
            </w:rPr>
          </w:pPr>
          <w:hyperlink w:anchor="_Toc152958933" w:history="1">
            <w:r w:rsidR="005F1753" w:rsidRPr="00DD4A12">
              <w:rPr>
                <w:rStyle w:val="Hypertextovprepojenie"/>
                <w:noProof w:val="0"/>
              </w:rPr>
              <w:t>ABSTRACT</w:t>
            </w:r>
            <w:r w:rsidR="005F1753" w:rsidRPr="00DD4A12">
              <w:rPr>
                <w:noProof w:val="0"/>
                <w:webHidden/>
              </w:rPr>
              <w:tab/>
            </w:r>
            <w:r w:rsidR="005F1753" w:rsidRPr="00DD4A12">
              <w:rPr>
                <w:noProof w:val="0"/>
                <w:webHidden/>
              </w:rPr>
              <w:fldChar w:fldCharType="begin"/>
            </w:r>
            <w:r w:rsidR="005F1753" w:rsidRPr="00DD4A12">
              <w:rPr>
                <w:noProof w:val="0"/>
                <w:webHidden/>
              </w:rPr>
              <w:instrText xml:space="preserve"> PAGEREF _Toc152958933 \h </w:instrText>
            </w:r>
            <w:r w:rsidR="005F1753" w:rsidRPr="00DD4A12">
              <w:rPr>
                <w:noProof w:val="0"/>
                <w:webHidden/>
              </w:rPr>
            </w:r>
            <w:r w:rsidR="005F1753" w:rsidRPr="00DD4A12">
              <w:rPr>
                <w:noProof w:val="0"/>
                <w:webHidden/>
              </w:rPr>
              <w:fldChar w:fldCharType="separate"/>
            </w:r>
            <w:r w:rsidR="00C43C5E" w:rsidRPr="00DD4A12">
              <w:rPr>
                <w:noProof w:val="0"/>
                <w:webHidden/>
              </w:rPr>
              <w:t>7</w:t>
            </w:r>
            <w:r w:rsidR="005F1753" w:rsidRPr="00DD4A12">
              <w:rPr>
                <w:noProof w:val="0"/>
                <w:webHidden/>
              </w:rPr>
              <w:fldChar w:fldCharType="end"/>
            </w:r>
          </w:hyperlink>
        </w:p>
        <w:p w14:paraId="7916FDC5" w14:textId="77D8D3D9" w:rsidR="005F1753" w:rsidRPr="00DD4A12" w:rsidRDefault="00000000">
          <w:pPr>
            <w:pStyle w:val="Obsah1"/>
            <w:rPr>
              <w:rFonts w:asciiTheme="minorHAnsi" w:eastAsiaTheme="minorEastAsia" w:hAnsiTheme="minorHAnsi" w:cstheme="minorBidi"/>
              <w:b w:val="0"/>
              <w:bCs w:val="0"/>
              <w:noProof w:val="0"/>
              <w:kern w:val="2"/>
              <w:sz w:val="22"/>
              <w:szCs w:val="22"/>
              <w14:ligatures w14:val="standardContextual"/>
            </w:rPr>
          </w:pPr>
          <w:hyperlink w:anchor="_Toc152958934" w:history="1">
            <w:r w:rsidR="005F1753" w:rsidRPr="00DD4A12">
              <w:rPr>
                <w:rStyle w:val="Hypertextovprepojenie"/>
                <w:noProof w:val="0"/>
              </w:rPr>
              <w:t>Obsah</w:t>
            </w:r>
            <w:r w:rsidR="005F1753" w:rsidRPr="00DD4A12">
              <w:rPr>
                <w:noProof w:val="0"/>
                <w:webHidden/>
              </w:rPr>
              <w:tab/>
            </w:r>
            <w:r w:rsidR="005F1753" w:rsidRPr="00DD4A12">
              <w:rPr>
                <w:noProof w:val="0"/>
                <w:webHidden/>
              </w:rPr>
              <w:fldChar w:fldCharType="begin"/>
            </w:r>
            <w:r w:rsidR="005F1753" w:rsidRPr="00DD4A12">
              <w:rPr>
                <w:noProof w:val="0"/>
                <w:webHidden/>
              </w:rPr>
              <w:instrText xml:space="preserve"> PAGEREF _Toc152958934 \h </w:instrText>
            </w:r>
            <w:r w:rsidR="005F1753" w:rsidRPr="00DD4A12">
              <w:rPr>
                <w:noProof w:val="0"/>
                <w:webHidden/>
              </w:rPr>
            </w:r>
            <w:r w:rsidR="005F1753" w:rsidRPr="00DD4A12">
              <w:rPr>
                <w:noProof w:val="0"/>
                <w:webHidden/>
              </w:rPr>
              <w:fldChar w:fldCharType="separate"/>
            </w:r>
            <w:r w:rsidR="00C43C5E" w:rsidRPr="00DD4A12">
              <w:rPr>
                <w:noProof w:val="0"/>
                <w:webHidden/>
              </w:rPr>
              <w:t>8</w:t>
            </w:r>
            <w:r w:rsidR="005F1753" w:rsidRPr="00DD4A12">
              <w:rPr>
                <w:noProof w:val="0"/>
                <w:webHidden/>
              </w:rPr>
              <w:fldChar w:fldCharType="end"/>
            </w:r>
          </w:hyperlink>
        </w:p>
        <w:p w14:paraId="02125A05" w14:textId="54859C05" w:rsidR="005F1753" w:rsidRPr="00DD4A12" w:rsidRDefault="00000000">
          <w:pPr>
            <w:pStyle w:val="Obsah1"/>
            <w:rPr>
              <w:rFonts w:asciiTheme="minorHAnsi" w:eastAsiaTheme="minorEastAsia" w:hAnsiTheme="minorHAnsi" w:cstheme="minorBidi"/>
              <w:b w:val="0"/>
              <w:bCs w:val="0"/>
              <w:noProof w:val="0"/>
              <w:kern w:val="2"/>
              <w:sz w:val="22"/>
              <w:szCs w:val="22"/>
              <w14:ligatures w14:val="standardContextual"/>
            </w:rPr>
          </w:pPr>
          <w:hyperlink w:anchor="_Toc152958935" w:history="1">
            <w:r w:rsidR="005F1753" w:rsidRPr="00DD4A12">
              <w:rPr>
                <w:rStyle w:val="Hypertextovprepojenie"/>
                <w:noProof w:val="0"/>
              </w:rPr>
              <w:t>Úvod</w:t>
            </w:r>
            <w:r w:rsidR="005F1753" w:rsidRPr="00DD4A12">
              <w:rPr>
                <w:noProof w:val="0"/>
                <w:webHidden/>
              </w:rPr>
              <w:tab/>
            </w:r>
            <w:r w:rsidR="005F1753" w:rsidRPr="00DD4A12">
              <w:rPr>
                <w:noProof w:val="0"/>
                <w:webHidden/>
              </w:rPr>
              <w:fldChar w:fldCharType="begin"/>
            </w:r>
            <w:r w:rsidR="005F1753" w:rsidRPr="00DD4A12">
              <w:rPr>
                <w:noProof w:val="0"/>
                <w:webHidden/>
              </w:rPr>
              <w:instrText xml:space="preserve"> PAGEREF _Toc152958935 \h </w:instrText>
            </w:r>
            <w:r w:rsidR="005F1753" w:rsidRPr="00DD4A12">
              <w:rPr>
                <w:noProof w:val="0"/>
                <w:webHidden/>
              </w:rPr>
            </w:r>
            <w:r w:rsidR="005F1753" w:rsidRPr="00DD4A12">
              <w:rPr>
                <w:noProof w:val="0"/>
                <w:webHidden/>
              </w:rPr>
              <w:fldChar w:fldCharType="separate"/>
            </w:r>
            <w:r w:rsidR="00C43C5E" w:rsidRPr="00DD4A12">
              <w:rPr>
                <w:noProof w:val="0"/>
                <w:webHidden/>
              </w:rPr>
              <w:t>9</w:t>
            </w:r>
            <w:r w:rsidR="005F1753" w:rsidRPr="00DD4A12">
              <w:rPr>
                <w:noProof w:val="0"/>
                <w:webHidden/>
              </w:rPr>
              <w:fldChar w:fldCharType="end"/>
            </w:r>
          </w:hyperlink>
        </w:p>
        <w:p w14:paraId="15141137" w14:textId="5BBD0EB9" w:rsidR="005F1753" w:rsidRPr="00DD4A12" w:rsidRDefault="00000000">
          <w:pPr>
            <w:pStyle w:val="Obsah1"/>
            <w:rPr>
              <w:rFonts w:asciiTheme="minorHAnsi" w:eastAsiaTheme="minorEastAsia" w:hAnsiTheme="minorHAnsi" w:cstheme="minorBidi"/>
              <w:b w:val="0"/>
              <w:bCs w:val="0"/>
              <w:noProof w:val="0"/>
              <w:kern w:val="2"/>
              <w:sz w:val="22"/>
              <w:szCs w:val="22"/>
              <w14:ligatures w14:val="standardContextual"/>
            </w:rPr>
          </w:pPr>
          <w:hyperlink w:anchor="_Toc152958936" w:history="1">
            <w:r w:rsidR="005F1753" w:rsidRPr="00DD4A12">
              <w:rPr>
                <w:rStyle w:val="Hypertextovprepojenie"/>
                <w:noProof w:val="0"/>
              </w:rPr>
              <w:t>1</w:t>
            </w:r>
            <w:r w:rsidR="005F1753" w:rsidRPr="00DD4A12">
              <w:rPr>
                <w:rFonts w:asciiTheme="minorHAnsi" w:eastAsiaTheme="minorEastAsia" w:hAnsiTheme="minorHAnsi" w:cstheme="minorBidi"/>
                <w:b w:val="0"/>
                <w:bCs w:val="0"/>
                <w:noProof w:val="0"/>
                <w:kern w:val="2"/>
                <w:sz w:val="22"/>
                <w:szCs w:val="22"/>
                <w14:ligatures w14:val="standardContextual"/>
              </w:rPr>
              <w:tab/>
            </w:r>
            <w:r w:rsidR="005F1753" w:rsidRPr="00DD4A12">
              <w:rPr>
                <w:rStyle w:val="Hypertextovprepojenie"/>
                <w:noProof w:val="0"/>
              </w:rPr>
              <w:t>Analýza súčasného stavu</w:t>
            </w:r>
            <w:r w:rsidR="005F1753" w:rsidRPr="00DD4A12">
              <w:rPr>
                <w:noProof w:val="0"/>
                <w:webHidden/>
              </w:rPr>
              <w:tab/>
            </w:r>
            <w:r w:rsidR="005F1753" w:rsidRPr="00DD4A12">
              <w:rPr>
                <w:noProof w:val="0"/>
                <w:webHidden/>
              </w:rPr>
              <w:fldChar w:fldCharType="begin"/>
            </w:r>
            <w:r w:rsidR="005F1753" w:rsidRPr="00DD4A12">
              <w:rPr>
                <w:noProof w:val="0"/>
                <w:webHidden/>
              </w:rPr>
              <w:instrText xml:space="preserve"> PAGEREF _Toc152958936 \h </w:instrText>
            </w:r>
            <w:r w:rsidR="005F1753" w:rsidRPr="00DD4A12">
              <w:rPr>
                <w:noProof w:val="0"/>
                <w:webHidden/>
              </w:rPr>
            </w:r>
            <w:r w:rsidR="005F1753" w:rsidRPr="00DD4A12">
              <w:rPr>
                <w:noProof w:val="0"/>
                <w:webHidden/>
              </w:rPr>
              <w:fldChar w:fldCharType="separate"/>
            </w:r>
            <w:r w:rsidR="00C43C5E" w:rsidRPr="00DD4A12">
              <w:rPr>
                <w:noProof w:val="0"/>
                <w:webHidden/>
              </w:rPr>
              <w:t>10</w:t>
            </w:r>
            <w:r w:rsidR="005F1753" w:rsidRPr="00DD4A12">
              <w:rPr>
                <w:noProof w:val="0"/>
                <w:webHidden/>
              </w:rPr>
              <w:fldChar w:fldCharType="end"/>
            </w:r>
          </w:hyperlink>
        </w:p>
        <w:p w14:paraId="3DE52294" w14:textId="0ED0BB97" w:rsidR="005F1753" w:rsidRPr="00DD4A12" w:rsidRDefault="00000000">
          <w:pPr>
            <w:pStyle w:val="Obsah2"/>
            <w:rPr>
              <w:rFonts w:asciiTheme="minorHAnsi" w:eastAsiaTheme="minorEastAsia" w:hAnsiTheme="minorHAnsi" w:cstheme="minorBidi"/>
              <w:noProof w:val="0"/>
              <w:kern w:val="2"/>
              <w:szCs w:val="22"/>
              <w14:ligatures w14:val="standardContextual"/>
            </w:rPr>
          </w:pPr>
          <w:hyperlink w:anchor="_Toc152958937" w:history="1">
            <w:r w:rsidR="005F1753" w:rsidRPr="00DD4A12">
              <w:rPr>
                <w:rStyle w:val="Hypertextovprepojenie"/>
                <w:noProof w:val="0"/>
              </w:rPr>
              <w:t>1.1 Súčasný stav prístupu používateľov na internet</w:t>
            </w:r>
            <w:r w:rsidR="005F1753" w:rsidRPr="00DD4A12">
              <w:rPr>
                <w:noProof w:val="0"/>
                <w:webHidden/>
              </w:rPr>
              <w:tab/>
            </w:r>
            <w:r w:rsidR="005F1753" w:rsidRPr="00DD4A12">
              <w:rPr>
                <w:noProof w:val="0"/>
                <w:webHidden/>
              </w:rPr>
              <w:fldChar w:fldCharType="begin"/>
            </w:r>
            <w:r w:rsidR="005F1753" w:rsidRPr="00DD4A12">
              <w:rPr>
                <w:noProof w:val="0"/>
                <w:webHidden/>
              </w:rPr>
              <w:instrText xml:space="preserve"> PAGEREF _Toc152958937 \h </w:instrText>
            </w:r>
            <w:r w:rsidR="005F1753" w:rsidRPr="00DD4A12">
              <w:rPr>
                <w:noProof w:val="0"/>
                <w:webHidden/>
              </w:rPr>
            </w:r>
            <w:r w:rsidR="005F1753" w:rsidRPr="00DD4A12">
              <w:rPr>
                <w:noProof w:val="0"/>
                <w:webHidden/>
              </w:rPr>
              <w:fldChar w:fldCharType="separate"/>
            </w:r>
            <w:r w:rsidR="00C43C5E" w:rsidRPr="00DD4A12">
              <w:rPr>
                <w:noProof w:val="0"/>
                <w:webHidden/>
              </w:rPr>
              <w:t>10</w:t>
            </w:r>
            <w:r w:rsidR="005F1753" w:rsidRPr="00DD4A12">
              <w:rPr>
                <w:noProof w:val="0"/>
                <w:webHidden/>
              </w:rPr>
              <w:fldChar w:fldCharType="end"/>
            </w:r>
          </w:hyperlink>
        </w:p>
        <w:p w14:paraId="1A6C7012" w14:textId="77A6568C" w:rsidR="005F1753" w:rsidRPr="00DD4A12" w:rsidRDefault="00000000">
          <w:pPr>
            <w:pStyle w:val="Obsah2"/>
            <w:rPr>
              <w:rFonts w:asciiTheme="minorHAnsi" w:eastAsiaTheme="minorEastAsia" w:hAnsiTheme="minorHAnsi" w:cstheme="minorBidi"/>
              <w:noProof w:val="0"/>
              <w:kern w:val="2"/>
              <w:szCs w:val="22"/>
              <w14:ligatures w14:val="standardContextual"/>
            </w:rPr>
          </w:pPr>
          <w:hyperlink w:anchor="_Toc152958938" w:history="1">
            <w:r w:rsidR="005F1753" w:rsidRPr="00DD4A12">
              <w:rPr>
                <w:rStyle w:val="Hypertextovprepojenie"/>
                <w:noProof w:val="0"/>
              </w:rPr>
              <w:t>1.2 Mobilné operačné systémy</w:t>
            </w:r>
            <w:r w:rsidR="005F1753" w:rsidRPr="00DD4A12">
              <w:rPr>
                <w:noProof w:val="0"/>
                <w:webHidden/>
              </w:rPr>
              <w:tab/>
            </w:r>
            <w:r w:rsidR="005F1753" w:rsidRPr="00DD4A12">
              <w:rPr>
                <w:noProof w:val="0"/>
                <w:webHidden/>
              </w:rPr>
              <w:fldChar w:fldCharType="begin"/>
            </w:r>
            <w:r w:rsidR="005F1753" w:rsidRPr="00DD4A12">
              <w:rPr>
                <w:noProof w:val="0"/>
                <w:webHidden/>
              </w:rPr>
              <w:instrText xml:space="preserve"> PAGEREF _Toc152958938 \h </w:instrText>
            </w:r>
            <w:r w:rsidR="005F1753" w:rsidRPr="00DD4A12">
              <w:rPr>
                <w:noProof w:val="0"/>
                <w:webHidden/>
              </w:rPr>
            </w:r>
            <w:r w:rsidR="005F1753" w:rsidRPr="00DD4A12">
              <w:rPr>
                <w:noProof w:val="0"/>
                <w:webHidden/>
              </w:rPr>
              <w:fldChar w:fldCharType="separate"/>
            </w:r>
            <w:r w:rsidR="00C43C5E" w:rsidRPr="00DD4A12">
              <w:rPr>
                <w:noProof w:val="0"/>
                <w:webHidden/>
              </w:rPr>
              <w:t>11</w:t>
            </w:r>
            <w:r w:rsidR="005F1753" w:rsidRPr="00DD4A12">
              <w:rPr>
                <w:noProof w:val="0"/>
                <w:webHidden/>
              </w:rPr>
              <w:fldChar w:fldCharType="end"/>
            </w:r>
          </w:hyperlink>
        </w:p>
        <w:p w14:paraId="4D141005" w14:textId="680F0B98" w:rsidR="005F1753" w:rsidRPr="00DD4A12" w:rsidRDefault="00000000">
          <w:pPr>
            <w:pStyle w:val="Obsah2"/>
            <w:rPr>
              <w:rFonts w:asciiTheme="minorHAnsi" w:eastAsiaTheme="minorEastAsia" w:hAnsiTheme="minorHAnsi" w:cstheme="minorBidi"/>
              <w:noProof w:val="0"/>
              <w:kern w:val="2"/>
              <w:szCs w:val="22"/>
              <w14:ligatures w14:val="standardContextual"/>
            </w:rPr>
          </w:pPr>
          <w:hyperlink w:anchor="_Toc152958939" w:history="1">
            <w:r w:rsidR="005F1753" w:rsidRPr="00DD4A12">
              <w:rPr>
                <w:rStyle w:val="Hypertextovprepojenie"/>
                <w:noProof w:val="0"/>
              </w:rPr>
              <w:t>1.3 Android</w:t>
            </w:r>
            <w:r w:rsidR="005F1753" w:rsidRPr="00DD4A12">
              <w:rPr>
                <w:noProof w:val="0"/>
                <w:webHidden/>
              </w:rPr>
              <w:tab/>
            </w:r>
            <w:r w:rsidR="005F1753" w:rsidRPr="00DD4A12">
              <w:rPr>
                <w:noProof w:val="0"/>
                <w:webHidden/>
              </w:rPr>
              <w:fldChar w:fldCharType="begin"/>
            </w:r>
            <w:r w:rsidR="005F1753" w:rsidRPr="00DD4A12">
              <w:rPr>
                <w:noProof w:val="0"/>
                <w:webHidden/>
              </w:rPr>
              <w:instrText xml:space="preserve"> PAGEREF _Toc152958939 \h </w:instrText>
            </w:r>
            <w:r w:rsidR="005F1753" w:rsidRPr="00DD4A12">
              <w:rPr>
                <w:noProof w:val="0"/>
                <w:webHidden/>
              </w:rPr>
            </w:r>
            <w:r w:rsidR="005F1753" w:rsidRPr="00DD4A12">
              <w:rPr>
                <w:noProof w:val="0"/>
                <w:webHidden/>
              </w:rPr>
              <w:fldChar w:fldCharType="separate"/>
            </w:r>
            <w:r w:rsidR="00C43C5E" w:rsidRPr="00DD4A12">
              <w:rPr>
                <w:noProof w:val="0"/>
                <w:webHidden/>
              </w:rPr>
              <w:t>12</w:t>
            </w:r>
            <w:r w:rsidR="005F1753" w:rsidRPr="00DD4A12">
              <w:rPr>
                <w:noProof w:val="0"/>
                <w:webHidden/>
              </w:rPr>
              <w:fldChar w:fldCharType="end"/>
            </w:r>
          </w:hyperlink>
        </w:p>
        <w:p w14:paraId="15B77379" w14:textId="4A4D1224" w:rsidR="005F1753" w:rsidRPr="00DD4A12" w:rsidRDefault="00000000">
          <w:pPr>
            <w:pStyle w:val="Obsah2"/>
            <w:rPr>
              <w:rFonts w:asciiTheme="minorHAnsi" w:eastAsiaTheme="minorEastAsia" w:hAnsiTheme="minorHAnsi" w:cstheme="minorBidi"/>
              <w:noProof w:val="0"/>
              <w:kern w:val="2"/>
              <w:szCs w:val="22"/>
              <w14:ligatures w14:val="standardContextual"/>
            </w:rPr>
          </w:pPr>
          <w:hyperlink w:anchor="_Toc152958940" w:history="1">
            <w:r w:rsidR="005F1753" w:rsidRPr="00DD4A12">
              <w:rPr>
                <w:rStyle w:val="Hypertextovprepojenie"/>
                <w:noProof w:val="0"/>
              </w:rPr>
              <w:t>1.4 Natívne aplikácie vs. mobilné webové aplikácie</w:t>
            </w:r>
            <w:r w:rsidR="005F1753" w:rsidRPr="00DD4A12">
              <w:rPr>
                <w:noProof w:val="0"/>
                <w:webHidden/>
              </w:rPr>
              <w:tab/>
            </w:r>
            <w:r w:rsidR="005F1753" w:rsidRPr="00DD4A12">
              <w:rPr>
                <w:noProof w:val="0"/>
                <w:webHidden/>
              </w:rPr>
              <w:fldChar w:fldCharType="begin"/>
            </w:r>
            <w:r w:rsidR="005F1753" w:rsidRPr="00DD4A12">
              <w:rPr>
                <w:noProof w:val="0"/>
                <w:webHidden/>
              </w:rPr>
              <w:instrText xml:space="preserve"> PAGEREF _Toc152958940 \h </w:instrText>
            </w:r>
            <w:r w:rsidR="005F1753" w:rsidRPr="00DD4A12">
              <w:rPr>
                <w:noProof w:val="0"/>
                <w:webHidden/>
              </w:rPr>
            </w:r>
            <w:r w:rsidR="005F1753" w:rsidRPr="00DD4A12">
              <w:rPr>
                <w:noProof w:val="0"/>
                <w:webHidden/>
              </w:rPr>
              <w:fldChar w:fldCharType="separate"/>
            </w:r>
            <w:r w:rsidR="00C43C5E" w:rsidRPr="00DD4A12">
              <w:rPr>
                <w:noProof w:val="0"/>
                <w:webHidden/>
              </w:rPr>
              <w:t>13</w:t>
            </w:r>
            <w:r w:rsidR="005F1753" w:rsidRPr="00DD4A12">
              <w:rPr>
                <w:noProof w:val="0"/>
                <w:webHidden/>
              </w:rPr>
              <w:fldChar w:fldCharType="end"/>
            </w:r>
          </w:hyperlink>
        </w:p>
        <w:p w14:paraId="39D5B2C3" w14:textId="4EF1A6A4" w:rsidR="005F1753" w:rsidRPr="00DD4A12" w:rsidRDefault="00000000">
          <w:pPr>
            <w:pStyle w:val="Obsah2"/>
            <w:rPr>
              <w:rFonts w:asciiTheme="minorHAnsi" w:eastAsiaTheme="minorEastAsia" w:hAnsiTheme="minorHAnsi" w:cstheme="minorBidi"/>
              <w:noProof w:val="0"/>
              <w:kern w:val="2"/>
              <w:szCs w:val="22"/>
              <w14:ligatures w14:val="standardContextual"/>
            </w:rPr>
          </w:pPr>
          <w:hyperlink w:anchor="_Toc152958941" w:history="1">
            <w:r w:rsidR="005F1753" w:rsidRPr="00DD4A12">
              <w:rPr>
                <w:rStyle w:val="Hypertextovprepojenie"/>
                <w:noProof w:val="0"/>
              </w:rPr>
              <w:t>1.5</w:t>
            </w:r>
            <w:r w:rsidR="005F1753" w:rsidRPr="00DD4A12">
              <w:rPr>
                <w:rFonts w:asciiTheme="minorHAnsi" w:eastAsiaTheme="minorEastAsia" w:hAnsiTheme="minorHAnsi" w:cstheme="minorBidi"/>
                <w:noProof w:val="0"/>
                <w:kern w:val="2"/>
                <w:szCs w:val="22"/>
                <w14:ligatures w14:val="standardContextual"/>
              </w:rPr>
              <w:tab/>
            </w:r>
            <w:r w:rsidR="005F1753" w:rsidRPr="00DD4A12">
              <w:rPr>
                <w:rStyle w:val="Hypertextovprepojenie"/>
                <w:noProof w:val="0"/>
              </w:rPr>
              <w:t>Nákupný zoznam</w:t>
            </w:r>
            <w:r w:rsidR="005F1753" w:rsidRPr="00DD4A12">
              <w:rPr>
                <w:noProof w:val="0"/>
                <w:webHidden/>
              </w:rPr>
              <w:tab/>
            </w:r>
            <w:r w:rsidR="005F1753" w:rsidRPr="00DD4A12">
              <w:rPr>
                <w:noProof w:val="0"/>
                <w:webHidden/>
              </w:rPr>
              <w:fldChar w:fldCharType="begin"/>
            </w:r>
            <w:r w:rsidR="005F1753" w:rsidRPr="00DD4A12">
              <w:rPr>
                <w:noProof w:val="0"/>
                <w:webHidden/>
              </w:rPr>
              <w:instrText xml:space="preserve"> PAGEREF _Toc152958941 \h </w:instrText>
            </w:r>
            <w:r w:rsidR="005F1753" w:rsidRPr="00DD4A12">
              <w:rPr>
                <w:noProof w:val="0"/>
                <w:webHidden/>
              </w:rPr>
            </w:r>
            <w:r w:rsidR="005F1753" w:rsidRPr="00DD4A12">
              <w:rPr>
                <w:noProof w:val="0"/>
                <w:webHidden/>
              </w:rPr>
              <w:fldChar w:fldCharType="separate"/>
            </w:r>
            <w:r w:rsidR="00C43C5E" w:rsidRPr="00DD4A12">
              <w:rPr>
                <w:noProof w:val="0"/>
                <w:webHidden/>
              </w:rPr>
              <w:t>15</w:t>
            </w:r>
            <w:r w:rsidR="005F1753" w:rsidRPr="00DD4A12">
              <w:rPr>
                <w:noProof w:val="0"/>
                <w:webHidden/>
              </w:rPr>
              <w:fldChar w:fldCharType="end"/>
            </w:r>
          </w:hyperlink>
        </w:p>
        <w:p w14:paraId="5637B975" w14:textId="42C26E54" w:rsidR="005F1753" w:rsidRPr="00DD4A12" w:rsidRDefault="00000000">
          <w:pPr>
            <w:pStyle w:val="Obsah3"/>
            <w:rPr>
              <w:rFonts w:asciiTheme="minorHAnsi" w:eastAsiaTheme="minorEastAsia" w:hAnsiTheme="minorHAnsi" w:cstheme="minorBidi"/>
              <w:iCs w:val="0"/>
              <w:noProof w:val="0"/>
              <w:kern w:val="2"/>
              <w:szCs w:val="22"/>
              <w14:ligatures w14:val="standardContextual"/>
            </w:rPr>
          </w:pPr>
          <w:hyperlink w:anchor="_Toc152958942" w:history="1">
            <w:r w:rsidR="005F1753" w:rsidRPr="00DD4A12">
              <w:rPr>
                <w:rStyle w:val="Hypertextovprepojenie"/>
                <w:noProof w:val="0"/>
              </w:rPr>
              <w:t>1.5.1</w:t>
            </w:r>
            <w:r w:rsidR="005F1753" w:rsidRPr="00DD4A12">
              <w:rPr>
                <w:rFonts w:asciiTheme="minorHAnsi" w:eastAsiaTheme="minorEastAsia" w:hAnsiTheme="minorHAnsi" w:cstheme="minorBidi"/>
                <w:iCs w:val="0"/>
                <w:noProof w:val="0"/>
                <w:kern w:val="2"/>
                <w:szCs w:val="22"/>
                <w14:ligatures w14:val="standardContextual"/>
              </w:rPr>
              <w:tab/>
            </w:r>
            <w:r w:rsidR="005F1753" w:rsidRPr="00DD4A12">
              <w:rPr>
                <w:rStyle w:val="Hypertextovprepojenie"/>
                <w:noProof w:val="0"/>
              </w:rPr>
              <w:t>Počet produktov na nákupných zoznamoch</w:t>
            </w:r>
            <w:r w:rsidR="005F1753" w:rsidRPr="00DD4A12">
              <w:rPr>
                <w:noProof w:val="0"/>
                <w:webHidden/>
              </w:rPr>
              <w:tab/>
            </w:r>
            <w:r w:rsidR="005F1753" w:rsidRPr="00DD4A12">
              <w:rPr>
                <w:noProof w:val="0"/>
                <w:webHidden/>
              </w:rPr>
              <w:fldChar w:fldCharType="begin"/>
            </w:r>
            <w:r w:rsidR="005F1753" w:rsidRPr="00DD4A12">
              <w:rPr>
                <w:noProof w:val="0"/>
                <w:webHidden/>
              </w:rPr>
              <w:instrText xml:space="preserve"> PAGEREF _Toc152958942 \h </w:instrText>
            </w:r>
            <w:r w:rsidR="005F1753" w:rsidRPr="00DD4A12">
              <w:rPr>
                <w:noProof w:val="0"/>
                <w:webHidden/>
              </w:rPr>
            </w:r>
            <w:r w:rsidR="005F1753" w:rsidRPr="00DD4A12">
              <w:rPr>
                <w:noProof w:val="0"/>
                <w:webHidden/>
              </w:rPr>
              <w:fldChar w:fldCharType="separate"/>
            </w:r>
            <w:r w:rsidR="00C43C5E" w:rsidRPr="00DD4A12">
              <w:rPr>
                <w:noProof w:val="0"/>
                <w:webHidden/>
              </w:rPr>
              <w:t>16</w:t>
            </w:r>
            <w:r w:rsidR="005F1753" w:rsidRPr="00DD4A12">
              <w:rPr>
                <w:noProof w:val="0"/>
                <w:webHidden/>
              </w:rPr>
              <w:fldChar w:fldCharType="end"/>
            </w:r>
          </w:hyperlink>
        </w:p>
        <w:p w14:paraId="32D29672" w14:textId="419FE530" w:rsidR="005F1753" w:rsidRPr="00DD4A12" w:rsidRDefault="00000000">
          <w:pPr>
            <w:pStyle w:val="Obsah3"/>
            <w:rPr>
              <w:rFonts w:asciiTheme="minorHAnsi" w:eastAsiaTheme="minorEastAsia" w:hAnsiTheme="minorHAnsi" w:cstheme="minorBidi"/>
              <w:iCs w:val="0"/>
              <w:noProof w:val="0"/>
              <w:kern w:val="2"/>
              <w:szCs w:val="22"/>
              <w14:ligatures w14:val="standardContextual"/>
            </w:rPr>
          </w:pPr>
          <w:hyperlink w:anchor="_Toc152958943" w:history="1">
            <w:r w:rsidR="005F1753" w:rsidRPr="00DD4A12">
              <w:rPr>
                <w:rStyle w:val="Hypertextovprepojenie"/>
                <w:noProof w:val="0"/>
              </w:rPr>
              <w:t>1.5.2</w:t>
            </w:r>
            <w:r w:rsidR="005F1753" w:rsidRPr="00DD4A12">
              <w:rPr>
                <w:rFonts w:asciiTheme="minorHAnsi" w:eastAsiaTheme="minorEastAsia" w:hAnsiTheme="minorHAnsi" w:cstheme="minorBidi"/>
                <w:iCs w:val="0"/>
                <w:noProof w:val="0"/>
                <w:kern w:val="2"/>
                <w:szCs w:val="22"/>
                <w14:ligatures w14:val="standardContextual"/>
              </w:rPr>
              <w:tab/>
            </w:r>
            <w:r w:rsidR="005F1753" w:rsidRPr="00DD4A12">
              <w:rPr>
                <w:rStyle w:val="Hypertextovprepojenie"/>
                <w:noProof w:val="0"/>
              </w:rPr>
              <w:t>Dôvody písania nákupného zoznamu</w:t>
            </w:r>
            <w:r w:rsidR="005F1753" w:rsidRPr="00DD4A12">
              <w:rPr>
                <w:noProof w:val="0"/>
                <w:webHidden/>
              </w:rPr>
              <w:tab/>
            </w:r>
            <w:r w:rsidR="005F1753" w:rsidRPr="00DD4A12">
              <w:rPr>
                <w:noProof w:val="0"/>
                <w:webHidden/>
              </w:rPr>
              <w:fldChar w:fldCharType="begin"/>
            </w:r>
            <w:r w:rsidR="005F1753" w:rsidRPr="00DD4A12">
              <w:rPr>
                <w:noProof w:val="0"/>
                <w:webHidden/>
              </w:rPr>
              <w:instrText xml:space="preserve"> PAGEREF _Toc152958943 \h </w:instrText>
            </w:r>
            <w:r w:rsidR="005F1753" w:rsidRPr="00DD4A12">
              <w:rPr>
                <w:noProof w:val="0"/>
                <w:webHidden/>
              </w:rPr>
            </w:r>
            <w:r w:rsidR="005F1753" w:rsidRPr="00DD4A12">
              <w:rPr>
                <w:noProof w:val="0"/>
                <w:webHidden/>
              </w:rPr>
              <w:fldChar w:fldCharType="separate"/>
            </w:r>
            <w:r w:rsidR="00C43C5E" w:rsidRPr="00DD4A12">
              <w:rPr>
                <w:noProof w:val="0"/>
                <w:webHidden/>
              </w:rPr>
              <w:t>17</w:t>
            </w:r>
            <w:r w:rsidR="005F1753" w:rsidRPr="00DD4A12">
              <w:rPr>
                <w:noProof w:val="0"/>
                <w:webHidden/>
              </w:rPr>
              <w:fldChar w:fldCharType="end"/>
            </w:r>
          </w:hyperlink>
        </w:p>
        <w:p w14:paraId="53E25E31" w14:textId="58C85F86" w:rsidR="005F1753" w:rsidRPr="00DD4A12" w:rsidRDefault="00000000">
          <w:pPr>
            <w:pStyle w:val="Obsah3"/>
            <w:rPr>
              <w:rFonts w:asciiTheme="minorHAnsi" w:eastAsiaTheme="minorEastAsia" w:hAnsiTheme="minorHAnsi" w:cstheme="minorBidi"/>
              <w:iCs w:val="0"/>
              <w:noProof w:val="0"/>
              <w:kern w:val="2"/>
              <w:szCs w:val="22"/>
              <w14:ligatures w14:val="standardContextual"/>
            </w:rPr>
          </w:pPr>
          <w:hyperlink w:anchor="_Toc152958944" w:history="1">
            <w:r w:rsidR="005F1753" w:rsidRPr="00DD4A12">
              <w:rPr>
                <w:rStyle w:val="Hypertextovprepojenie"/>
                <w:noProof w:val="0"/>
              </w:rPr>
              <w:t>1.5.3</w:t>
            </w:r>
            <w:r w:rsidR="005F1753" w:rsidRPr="00DD4A12">
              <w:rPr>
                <w:rFonts w:asciiTheme="minorHAnsi" w:eastAsiaTheme="minorEastAsia" w:hAnsiTheme="minorHAnsi" w:cstheme="minorBidi"/>
                <w:iCs w:val="0"/>
                <w:noProof w:val="0"/>
                <w:kern w:val="2"/>
                <w:szCs w:val="22"/>
                <w14:ligatures w14:val="standardContextual"/>
              </w:rPr>
              <w:tab/>
            </w:r>
            <w:r w:rsidR="005F1753" w:rsidRPr="00DD4A12">
              <w:rPr>
                <w:rStyle w:val="Hypertextovprepojenie"/>
                <w:noProof w:val="0"/>
              </w:rPr>
              <w:t>Užívateľské rozhranie</w:t>
            </w:r>
            <w:r w:rsidR="005F1753" w:rsidRPr="00DD4A12">
              <w:rPr>
                <w:noProof w:val="0"/>
                <w:webHidden/>
              </w:rPr>
              <w:tab/>
            </w:r>
            <w:r w:rsidR="005F1753" w:rsidRPr="00DD4A12">
              <w:rPr>
                <w:noProof w:val="0"/>
                <w:webHidden/>
              </w:rPr>
              <w:fldChar w:fldCharType="begin"/>
            </w:r>
            <w:r w:rsidR="005F1753" w:rsidRPr="00DD4A12">
              <w:rPr>
                <w:noProof w:val="0"/>
                <w:webHidden/>
              </w:rPr>
              <w:instrText xml:space="preserve"> PAGEREF _Toc152958944 \h </w:instrText>
            </w:r>
            <w:r w:rsidR="005F1753" w:rsidRPr="00DD4A12">
              <w:rPr>
                <w:noProof w:val="0"/>
                <w:webHidden/>
              </w:rPr>
            </w:r>
            <w:r w:rsidR="005F1753" w:rsidRPr="00DD4A12">
              <w:rPr>
                <w:noProof w:val="0"/>
                <w:webHidden/>
              </w:rPr>
              <w:fldChar w:fldCharType="separate"/>
            </w:r>
            <w:r w:rsidR="00C43C5E" w:rsidRPr="00DD4A12">
              <w:rPr>
                <w:noProof w:val="0"/>
                <w:webHidden/>
              </w:rPr>
              <w:t>18</w:t>
            </w:r>
            <w:r w:rsidR="005F1753" w:rsidRPr="00DD4A12">
              <w:rPr>
                <w:noProof w:val="0"/>
                <w:webHidden/>
              </w:rPr>
              <w:fldChar w:fldCharType="end"/>
            </w:r>
          </w:hyperlink>
        </w:p>
        <w:p w14:paraId="2E446248" w14:textId="600B9407" w:rsidR="005F1753" w:rsidRPr="00DD4A12" w:rsidRDefault="00000000">
          <w:pPr>
            <w:pStyle w:val="Obsah3"/>
            <w:rPr>
              <w:rFonts w:asciiTheme="minorHAnsi" w:eastAsiaTheme="minorEastAsia" w:hAnsiTheme="minorHAnsi" w:cstheme="minorBidi"/>
              <w:iCs w:val="0"/>
              <w:noProof w:val="0"/>
              <w:kern w:val="2"/>
              <w:szCs w:val="22"/>
              <w14:ligatures w14:val="standardContextual"/>
            </w:rPr>
          </w:pPr>
          <w:hyperlink w:anchor="_Toc152958945" w:history="1">
            <w:r w:rsidR="005F1753" w:rsidRPr="00DD4A12">
              <w:rPr>
                <w:rStyle w:val="Hypertextovprepojenie"/>
                <w:noProof w:val="0"/>
              </w:rPr>
              <w:t>1.5.4</w:t>
            </w:r>
            <w:r w:rsidR="005F1753" w:rsidRPr="00DD4A12">
              <w:rPr>
                <w:rFonts w:asciiTheme="minorHAnsi" w:eastAsiaTheme="minorEastAsia" w:hAnsiTheme="minorHAnsi" w:cstheme="minorBidi"/>
                <w:iCs w:val="0"/>
                <w:noProof w:val="0"/>
                <w:kern w:val="2"/>
                <w:szCs w:val="22"/>
                <w14:ligatures w14:val="standardContextual"/>
              </w:rPr>
              <w:tab/>
            </w:r>
            <w:r w:rsidR="005F1753" w:rsidRPr="00DD4A12">
              <w:rPr>
                <w:rStyle w:val="Hypertextovprepojenie"/>
                <w:noProof w:val="0"/>
              </w:rPr>
              <w:t>Aplikácie na vytváranie nákupného zoznamu v akademických databázach</w:t>
            </w:r>
            <w:r w:rsidR="005F1753" w:rsidRPr="00DD4A12">
              <w:rPr>
                <w:noProof w:val="0"/>
                <w:webHidden/>
              </w:rPr>
              <w:tab/>
            </w:r>
            <w:r w:rsidR="005F1753" w:rsidRPr="00DD4A12">
              <w:rPr>
                <w:noProof w:val="0"/>
                <w:webHidden/>
              </w:rPr>
              <w:fldChar w:fldCharType="begin"/>
            </w:r>
            <w:r w:rsidR="005F1753" w:rsidRPr="00DD4A12">
              <w:rPr>
                <w:noProof w:val="0"/>
                <w:webHidden/>
              </w:rPr>
              <w:instrText xml:space="preserve"> PAGEREF _Toc152958945 \h </w:instrText>
            </w:r>
            <w:r w:rsidR="005F1753" w:rsidRPr="00DD4A12">
              <w:rPr>
                <w:noProof w:val="0"/>
                <w:webHidden/>
              </w:rPr>
            </w:r>
            <w:r w:rsidR="005F1753" w:rsidRPr="00DD4A12">
              <w:rPr>
                <w:noProof w:val="0"/>
                <w:webHidden/>
              </w:rPr>
              <w:fldChar w:fldCharType="separate"/>
            </w:r>
            <w:r w:rsidR="00C43C5E" w:rsidRPr="00DD4A12">
              <w:rPr>
                <w:noProof w:val="0"/>
                <w:webHidden/>
              </w:rPr>
              <w:t>19</w:t>
            </w:r>
            <w:r w:rsidR="005F1753" w:rsidRPr="00DD4A12">
              <w:rPr>
                <w:noProof w:val="0"/>
                <w:webHidden/>
              </w:rPr>
              <w:fldChar w:fldCharType="end"/>
            </w:r>
          </w:hyperlink>
        </w:p>
        <w:p w14:paraId="107B2DE4" w14:textId="621FD254" w:rsidR="005F1753" w:rsidRPr="00DD4A12" w:rsidRDefault="00000000">
          <w:pPr>
            <w:pStyle w:val="Obsah1"/>
            <w:rPr>
              <w:rFonts w:asciiTheme="minorHAnsi" w:eastAsiaTheme="minorEastAsia" w:hAnsiTheme="minorHAnsi" w:cstheme="minorBidi"/>
              <w:b w:val="0"/>
              <w:bCs w:val="0"/>
              <w:noProof w:val="0"/>
              <w:kern w:val="2"/>
              <w:sz w:val="22"/>
              <w:szCs w:val="22"/>
              <w14:ligatures w14:val="standardContextual"/>
            </w:rPr>
          </w:pPr>
          <w:hyperlink w:anchor="_Toc152958946" w:history="1">
            <w:r w:rsidR="005F1753" w:rsidRPr="00DD4A12">
              <w:rPr>
                <w:rStyle w:val="Hypertextovprepojenie"/>
                <w:noProof w:val="0"/>
              </w:rPr>
              <w:t>2</w:t>
            </w:r>
            <w:r w:rsidR="005F1753" w:rsidRPr="00DD4A12">
              <w:rPr>
                <w:rFonts w:asciiTheme="minorHAnsi" w:eastAsiaTheme="minorEastAsia" w:hAnsiTheme="minorHAnsi" w:cstheme="minorBidi"/>
                <w:b w:val="0"/>
                <w:bCs w:val="0"/>
                <w:noProof w:val="0"/>
                <w:kern w:val="2"/>
                <w:sz w:val="22"/>
                <w:szCs w:val="22"/>
                <w14:ligatures w14:val="standardContextual"/>
              </w:rPr>
              <w:tab/>
            </w:r>
            <w:r w:rsidR="005F1753" w:rsidRPr="00DD4A12">
              <w:rPr>
                <w:rStyle w:val="Hypertextovprepojenie"/>
                <w:noProof w:val="0"/>
              </w:rPr>
              <w:t>Ciele záverečnej práce</w:t>
            </w:r>
            <w:r w:rsidR="005F1753" w:rsidRPr="00DD4A12">
              <w:rPr>
                <w:noProof w:val="0"/>
                <w:webHidden/>
              </w:rPr>
              <w:tab/>
            </w:r>
            <w:r w:rsidR="005F1753" w:rsidRPr="00DD4A12">
              <w:rPr>
                <w:noProof w:val="0"/>
                <w:webHidden/>
              </w:rPr>
              <w:fldChar w:fldCharType="begin"/>
            </w:r>
            <w:r w:rsidR="005F1753" w:rsidRPr="00DD4A12">
              <w:rPr>
                <w:noProof w:val="0"/>
                <w:webHidden/>
              </w:rPr>
              <w:instrText xml:space="preserve"> PAGEREF _Toc152958946 \h </w:instrText>
            </w:r>
            <w:r w:rsidR="005F1753" w:rsidRPr="00DD4A12">
              <w:rPr>
                <w:noProof w:val="0"/>
                <w:webHidden/>
              </w:rPr>
            </w:r>
            <w:r w:rsidR="005F1753" w:rsidRPr="00DD4A12">
              <w:rPr>
                <w:noProof w:val="0"/>
                <w:webHidden/>
              </w:rPr>
              <w:fldChar w:fldCharType="separate"/>
            </w:r>
            <w:r w:rsidR="00C43C5E" w:rsidRPr="00DD4A12">
              <w:rPr>
                <w:noProof w:val="0"/>
                <w:webHidden/>
              </w:rPr>
              <w:t>21</w:t>
            </w:r>
            <w:r w:rsidR="005F1753" w:rsidRPr="00DD4A12">
              <w:rPr>
                <w:noProof w:val="0"/>
                <w:webHidden/>
              </w:rPr>
              <w:fldChar w:fldCharType="end"/>
            </w:r>
          </w:hyperlink>
        </w:p>
        <w:p w14:paraId="609C2D1D" w14:textId="76422A13" w:rsidR="005F1753" w:rsidRPr="00DD4A12" w:rsidRDefault="00000000">
          <w:pPr>
            <w:pStyle w:val="Obsah1"/>
            <w:rPr>
              <w:rFonts w:asciiTheme="minorHAnsi" w:eastAsiaTheme="minorEastAsia" w:hAnsiTheme="minorHAnsi" w:cstheme="minorBidi"/>
              <w:b w:val="0"/>
              <w:bCs w:val="0"/>
              <w:noProof w:val="0"/>
              <w:kern w:val="2"/>
              <w:sz w:val="22"/>
              <w:szCs w:val="22"/>
              <w14:ligatures w14:val="standardContextual"/>
            </w:rPr>
          </w:pPr>
          <w:hyperlink w:anchor="_Toc152958947" w:history="1">
            <w:r w:rsidR="005F1753" w:rsidRPr="00DD4A12">
              <w:rPr>
                <w:rStyle w:val="Hypertextovprepojenie"/>
                <w:noProof w:val="0"/>
              </w:rPr>
              <w:t>3</w:t>
            </w:r>
            <w:r w:rsidR="005F1753" w:rsidRPr="00DD4A12">
              <w:rPr>
                <w:rFonts w:asciiTheme="minorHAnsi" w:eastAsiaTheme="minorEastAsia" w:hAnsiTheme="minorHAnsi" w:cstheme="minorBidi"/>
                <w:b w:val="0"/>
                <w:bCs w:val="0"/>
                <w:noProof w:val="0"/>
                <w:kern w:val="2"/>
                <w:sz w:val="22"/>
                <w:szCs w:val="22"/>
                <w14:ligatures w14:val="standardContextual"/>
              </w:rPr>
              <w:tab/>
            </w:r>
            <w:r w:rsidR="005F1753" w:rsidRPr="00DD4A12">
              <w:rPr>
                <w:rStyle w:val="Hypertextovprepojenie"/>
                <w:noProof w:val="0"/>
              </w:rPr>
              <w:t>Návrh a metodika</w:t>
            </w:r>
            <w:r w:rsidR="005F1753" w:rsidRPr="00DD4A12">
              <w:rPr>
                <w:noProof w:val="0"/>
                <w:webHidden/>
              </w:rPr>
              <w:tab/>
            </w:r>
            <w:r w:rsidR="005F1753" w:rsidRPr="00DD4A12">
              <w:rPr>
                <w:noProof w:val="0"/>
                <w:webHidden/>
              </w:rPr>
              <w:fldChar w:fldCharType="begin"/>
            </w:r>
            <w:r w:rsidR="005F1753" w:rsidRPr="00DD4A12">
              <w:rPr>
                <w:noProof w:val="0"/>
                <w:webHidden/>
              </w:rPr>
              <w:instrText xml:space="preserve"> PAGEREF _Toc152958947 \h </w:instrText>
            </w:r>
            <w:r w:rsidR="005F1753" w:rsidRPr="00DD4A12">
              <w:rPr>
                <w:noProof w:val="0"/>
                <w:webHidden/>
              </w:rPr>
            </w:r>
            <w:r w:rsidR="005F1753" w:rsidRPr="00DD4A12">
              <w:rPr>
                <w:noProof w:val="0"/>
                <w:webHidden/>
              </w:rPr>
              <w:fldChar w:fldCharType="separate"/>
            </w:r>
            <w:r w:rsidR="00C43C5E" w:rsidRPr="00DD4A12">
              <w:rPr>
                <w:noProof w:val="0"/>
                <w:webHidden/>
              </w:rPr>
              <w:t>22</w:t>
            </w:r>
            <w:r w:rsidR="005F1753" w:rsidRPr="00DD4A12">
              <w:rPr>
                <w:noProof w:val="0"/>
                <w:webHidden/>
              </w:rPr>
              <w:fldChar w:fldCharType="end"/>
            </w:r>
          </w:hyperlink>
        </w:p>
        <w:p w14:paraId="627B8E98" w14:textId="50BEC66B" w:rsidR="005F1753" w:rsidRPr="00DD4A12" w:rsidRDefault="00000000">
          <w:pPr>
            <w:pStyle w:val="Obsah2"/>
            <w:rPr>
              <w:rFonts w:asciiTheme="minorHAnsi" w:eastAsiaTheme="minorEastAsia" w:hAnsiTheme="minorHAnsi" w:cstheme="minorBidi"/>
              <w:noProof w:val="0"/>
              <w:kern w:val="2"/>
              <w:szCs w:val="22"/>
              <w14:ligatures w14:val="standardContextual"/>
            </w:rPr>
          </w:pPr>
          <w:hyperlink w:anchor="_Toc152958948" w:history="1">
            <w:r w:rsidR="005F1753" w:rsidRPr="00DD4A12">
              <w:rPr>
                <w:rStyle w:val="Hypertextovprepojenie"/>
                <w:noProof w:val="0"/>
              </w:rPr>
              <w:t>3.1</w:t>
            </w:r>
            <w:r w:rsidR="005F1753" w:rsidRPr="00DD4A12">
              <w:rPr>
                <w:rFonts w:asciiTheme="minorHAnsi" w:eastAsiaTheme="minorEastAsia" w:hAnsiTheme="minorHAnsi" w:cstheme="minorBidi"/>
                <w:noProof w:val="0"/>
                <w:kern w:val="2"/>
                <w:szCs w:val="22"/>
                <w14:ligatures w14:val="standardContextual"/>
              </w:rPr>
              <w:tab/>
            </w:r>
            <w:r w:rsidR="005F1753" w:rsidRPr="00DD4A12">
              <w:rPr>
                <w:rStyle w:val="Hypertextovprepojenie"/>
                <w:noProof w:val="0"/>
              </w:rPr>
              <w:t>Špecifikácia požiadaviek</w:t>
            </w:r>
            <w:r w:rsidR="005F1753" w:rsidRPr="00DD4A12">
              <w:rPr>
                <w:noProof w:val="0"/>
                <w:webHidden/>
              </w:rPr>
              <w:tab/>
            </w:r>
            <w:r w:rsidR="005F1753" w:rsidRPr="00DD4A12">
              <w:rPr>
                <w:noProof w:val="0"/>
                <w:webHidden/>
              </w:rPr>
              <w:fldChar w:fldCharType="begin"/>
            </w:r>
            <w:r w:rsidR="005F1753" w:rsidRPr="00DD4A12">
              <w:rPr>
                <w:noProof w:val="0"/>
                <w:webHidden/>
              </w:rPr>
              <w:instrText xml:space="preserve"> PAGEREF _Toc152958948 \h </w:instrText>
            </w:r>
            <w:r w:rsidR="005F1753" w:rsidRPr="00DD4A12">
              <w:rPr>
                <w:noProof w:val="0"/>
                <w:webHidden/>
              </w:rPr>
            </w:r>
            <w:r w:rsidR="005F1753" w:rsidRPr="00DD4A12">
              <w:rPr>
                <w:noProof w:val="0"/>
                <w:webHidden/>
              </w:rPr>
              <w:fldChar w:fldCharType="separate"/>
            </w:r>
            <w:r w:rsidR="00C43C5E" w:rsidRPr="00DD4A12">
              <w:rPr>
                <w:noProof w:val="0"/>
                <w:webHidden/>
              </w:rPr>
              <w:t>22</w:t>
            </w:r>
            <w:r w:rsidR="005F1753" w:rsidRPr="00DD4A12">
              <w:rPr>
                <w:noProof w:val="0"/>
                <w:webHidden/>
              </w:rPr>
              <w:fldChar w:fldCharType="end"/>
            </w:r>
          </w:hyperlink>
        </w:p>
        <w:p w14:paraId="391A4DFD" w14:textId="39EC9C77" w:rsidR="005F1753" w:rsidRPr="00DD4A12" w:rsidRDefault="00000000">
          <w:pPr>
            <w:pStyle w:val="Obsah3"/>
            <w:rPr>
              <w:rFonts w:asciiTheme="minorHAnsi" w:eastAsiaTheme="minorEastAsia" w:hAnsiTheme="minorHAnsi" w:cstheme="minorBidi"/>
              <w:iCs w:val="0"/>
              <w:noProof w:val="0"/>
              <w:kern w:val="2"/>
              <w:szCs w:val="22"/>
              <w14:ligatures w14:val="standardContextual"/>
            </w:rPr>
          </w:pPr>
          <w:hyperlink w:anchor="_Toc152958949" w:history="1">
            <w:r w:rsidR="005F1753" w:rsidRPr="00DD4A12">
              <w:rPr>
                <w:rStyle w:val="Hypertextovprepojenie"/>
                <w:noProof w:val="0"/>
              </w:rPr>
              <w:t>3.1.1</w:t>
            </w:r>
            <w:r w:rsidR="005F1753" w:rsidRPr="00DD4A12">
              <w:rPr>
                <w:rFonts w:asciiTheme="minorHAnsi" w:eastAsiaTheme="minorEastAsia" w:hAnsiTheme="minorHAnsi" w:cstheme="minorBidi"/>
                <w:iCs w:val="0"/>
                <w:noProof w:val="0"/>
                <w:kern w:val="2"/>
                <w:szCs w:val="22"/>
                <w14:ligatures w14:val="standardContextual"/>
              </w:rPr>
              <w:tab/>
            </w:r>
            <w:r w:rsidR="005F1753" w:rsidRPr="00DD4A12">
              <w:rPr>
                <w:rStyle w:val="Hypertextovprepojenie"/>
                <w:noProof w:val="0"/>
              </w:rPr>
              <w:t>Funkčné požiadavky</w:t>
            </w:r>
            <w:r w:rsidR="005F1753" w:rsidRPr="00DD4A12">
              <w:rPr>
                <w:noProof w:val="0"/>
                <w:webHidden/>
              </w:rPr>
              <w:tab/>
            </w:r>
            <w:r w:rsidR="005F1753" w:rsidRPr="00DD4A12">
              <w:rPr>
                <w:noProof w:val="0"/>
                <w:webHidden/>
              </w:rPr>
              <w:fldChar w:fldCharType="begin"/>
            </w:r>
            <w:r w:rsidR="005F1753" w:rsidRPr="00DD4A12">
              <w:rPr>
                <w:noProof w:val="0"/>
                <w:webHidden/>
              </w:rPr>
              <w:instrText xml:space="preserve"> PAGEREF _Toc152958949 \h </w:instrText>
            </w:r>
            <w:r w:rsidR="005F1753" w:rsidRPr="00DD4A12">
              <w:rPr>
                <w:noProof w:val="0"/>
                <w:webHidden/>
              </w:rPr>
            </w:r>
            <w:r w:rsidR="005F1753" w:rsidRPr="00DD4A12">
              <w:rPr>
                <w:noProof w:val="0"/>
                <w:webHidden/>
              </w:rPr>
              <w:fldChar w:fldCharType="separate"/>
            </w:r>
            <w:r w:rsidR="00C43C5E" w:rsidRPr="00DD4A12">
              <w:rPr>
                <w:noProof w:val="0"/>
                <w:webHidden/>
              </w:rPr>
              <w:t>22</w:t>
            </w:r>
            <w:r w:rsidR="005F1753" w:rsidRPr="00DD4A12">
              <w:rPr>
                <w:noProof w:val="0"/>
                <w:webHidden/>
              </w:rPr>
              <w:fldChar w:fldCharType="end"/>
            </w:r>
          </w:hyperlink>
        </w:p>
        <w:p w14:paraId="412EA48C" w14:textId="11247316" w:rsidR="005F1753" w:rsidRPr="00DD4A12" w:rsidRDefault="00000000">
          <w:pPr>
            <w:pStyle w:val="Obsah3"/>
            <w:rPr>
              <w:rFonts w:asciiTheme="minorHAnsi" w:eastAsiaTheme="minorEastAsia" w:hAnsiTheme="minorHAnsi" w:cstheme="minorBidi"/>
              <w:iCs w:val="0"/>
              <w:noProof w:val="0"/>
              <w:kern w:val="2"/>
              <w:szCs w:val="22"/>
              <w14:ligatures w14:val="standardContextual"/>
            </w:rPr>
          </w:pPr>
          <w:hyperlink w:anchor="_Toc152958950" w:history="1">
            <w:r w:rsidR="005F1753" w:rsidRPr="00DD4A12">
              <w:rPr>
                <w:rStyle w:val="Hypertextovprepojenie"/>
                <w:noProof w:val="0"/>
              </w:rPr>
              <w:t>3.1.2</w:t>
            </w:r>
            <w:r w:rsidR="005F1753" w:rsidRPr="00DD4A12">
              <w:rPr>
                <w:rFonts w:asciiTheme="minorHAnsi" w:eastAsiaTheme="minorEastAsia" w:hAnsiTheme="minorHAnsi" w:cstheme="minorBidi"/>
                <w:iCs w:val="0"/>
                <w:noProof w:val="0"/>
                <w:kern w:val="2"/>
                <w:szCs w:val="22"/>
                <w14:ligatures w14:val="standardContextual"/>
              </w:rPr>
              <w:tab/>
            </w:r>
            <w:r w:rsidR="005F1753" w:rsidRPr="00DD4A12">
              <w:rPr>
                <w:rStyle w:val="Hypertextovprepojenie"/>
                <w:noProof w:val="0"/>
              </w:rPr>
              <w:t>Nefunkčné požiadavky</w:t>
            </w:r>
            <w:r w:rsidR="005F1753" w:rsidRPr="00DD4A12">
              <w:rPr>
                <w:noProof w:val="0"/>
                <w:webHidden/>
              </w:rPr>
              <w:tab/>
            </w:r>
            <w:r w:rsidR="005F1753" w:rsidRPr="00DD4A12">
              <w:rPr>
                <w:noProof w:val="0"/>
                <w:webHidden/>
              </w:rPr>
              <w:fldChar w:fldCharType="begin"/>
            </w:r>
            <w:r w:rsidR="005F1753" w:rsidRPr="00DD4A12">
              <w:rPr>
                <w:noProof w:val="0"/>
                <w:webHidden/>
              </w:rPr>
              <w:instrText xml:space="preserve"> PAGEREF _Toc152958950 \h </w:instrText>
            </w:r>
            <w:r w:rsidR="005F1753" w:rsidRPr="00DD4A12">
              <w:rPr>
                <w:noProof w:val="0"/>
                <w:webHidden/>
              </w:rPr>
            </w:r>
            <w:r w:rsidR="005F1753" w:rsidRPr="00DD4A12">
              <w:rPr>
                <w:noProof w:val="0"/>
                <w:webHidden/>
              </w:rPr>
              <w:fldChar w:fldCharType="separate"/>
            </w:r>
            <w:r w:rsidR="00C43C5E" w:rsidRPr="00DD4A12">
              <w:rPr>
                <w:noProof w:val="0"/>
                <w:webHidden/>
              </w:rPr>
              <w:t>22</w:t>
            </w:r>
            <w:r w:rsidR="005F1753" w:rsidRPr="00DD4A12">
              <w:rPr>
                <w:noProof w:val="0"/>
                <w:webHidden/>
              </w:rPr>
              <w:fldChar w:fldCharType="end"/>
            </w:r>
          </w:hyperlink>
        </w:p>
        <w:p w14:paraId="356B6D32" w14:textId="7A9E6327" w:rsidR="005F1753" w:rsidRPr="00DD4A12" w:rsidRDefault="00000000">
          <w:pPr>
            <w:pStyle w:val="Obsah2"/>
            <w:rPr>
              <w:rFonts w:asciiTheme="minorHAnsi" w:eastAsiaTheme="minorEastAsia" w:hAnsiTheme="minorHAnsi" w:cstheme="minorBidi"/>
              <w:noProof w:val="0"/>
              <w:kern w:val="2"/>
              <w:szCs w:val="22"/>
              <w14:ligatures w14:val="standardContextual"/>
            </w:rPr>
          </w:pPr>
          <w:hyperlink w:anchor="_Toc152958951" w:history="1">
            <w:r w:rsidR="005F1753" w:rsidRPr="00DD4A12">
              <w:rPr>
                <w:rStyle w:val="Hypertextovprepojenie"/>
                <w:noProof w:val="0"/>
              </w:rPr>
              <w:t>3.2</w:t>
            </w:r>
            <w:r w:rsidR="005F1753" w:rsidRPr="00DD4A12">
              <w:rPr>
                <w:rFonts w:asciiTheme="minorHAnsi" w:eastAsiaTheme="minorEastAsia" w:hAnsiTheme="minorHAnsi" w:cstheme="minorBidi"/>
                <w:noProof w:val="0"/>
                <w:kern w:val="2"/>
                <w:szCs w:val="22"/>
                <w14:ligatures w14:val="standardContextual"/>
              </w:rPr>
              <w:tab/>
            </w:r>
            <w:r w:rsidR="005F1753" w:rsidRPr="00DD4A12">
              <w:rPr>
                <w:rStyle w:val="Hypertextovprepojenie"/>
                <w:noProof w:val="0"/>
              </w:rPr>
              <w:t>Diagram prípadov použitia</w:t>
            </w:r>
            <w:r w:rsidR="005F1753" w:rsidRPr="00DD4A12">
              <w:rPr>
                <w:noProof w:val="0"/>
                <w:webHidden/>
              </w:rPr>
              <w:tab/>
            </w:r>
            <w:r w:rsidR="005F1753" w:rsidRPr="00DD4A12">
              <w:rPr>
                <w:noProof w:val="0"/>
                <w:webHidden/>
              </w:rPr>
              <w:fldChar w:fldCharType="begin"/>
            </w:r>
            <w:r w:rsidR="005F1753" w:rsidRPr="00DD4A12">
              <w:rPr>
                <w:noProof w:val="0"/>
                <w:webHidden/>
              </w:rPr>
              <w:instrText xml:space="preserve"> PAGEREF _Toc152958951 \h </w:instrText>
            </w:r>
            <w:r w:rsidR="005F1753" w:rsidRPr="00DD4A12">
              <w:rPr>
                <w:noProof w:val="0"/>
                <w:webHidden/>
              </w:rPr>
            </w:r>
            <w:r w:rsidR="005F1753" w:rsidRPr="00DD4A12">
              <w:rPr>
                <w:noProof w:val="0"/>
                <w:webHidden/>
              </w:rPr>
              <w:fldChar w:fldCharType="separate"/>
            </w:r>
            <w:r w:rsidR="00C43C5E" w:rsidRPr="00DD4A12">
              <w:rPr>
                <w:noProof w:val="0"/>
                <w:webHidden/>
              </w:rPr>
              <w:t>23</w:t>
            </w:r>
            <w:r w:rsidR="005F1753" w:rsidRPr="00DD4A12">
              <w:rPr>
                <w:noProof w:val="0"/>
                <w:webHidden/>
              </w:rPr>
              <w:fldChar w:fldCharType="end"/>
            </w:r>
          </w:hyperlink>
        </w:p>
        <w:p w14:paraId="7548E4F0" w14:textId="4CD2BF93" w:rsidR="005F1753" w:rsidRPr="00DD4A12" w:rsidRDefault="00000000">
          <w:pPr>
            <w:pStyle w:val="Obsah2"/>
            <w:rPr>
              <w:rFonts w:asciiTheme="minorHAnsi" w:eastAsiaTheme="minorEastAsia" w:hAnsiTheme="minorHAnsi" w:cstheme="minorBidi"/>
              <w:noProof w:val="0"/>
              <w:kern w:val="2"/>
              <w:szCs w:val="22"/>
              <w14:ligatures w14:val="standardContextual"/>
            </w:rPr>
          </w:pPr>
          <w:hyperlink w:anchor="_Toc152958952" w:history="1">
            <w:r w:rsidR="005F1753" w:rsidRPr="00DD4A12">
              <w:rPr>
                <w:rStyle w:val="Hypertextovprepojenie"/>
                <w:noProof w:val="0"/>
              </w:rPr>
              <w:t>3.3</w:t>
            </w:r>
            <w:r w:rsidR="005F1753" w:rsidRPr="00DD4A12">
              <w:rPr>
                <w:rFonts w:asciiTheme="minorHAnsi" w:eastAsiaTheme="minorEastAsia" w:hAnsiTheme="minorHAnsi" w:cstheme="minorBidi"/>
                <w:noProof w:val="0"/>
                <w:kern w:val="2"/>
                <w:szCs w:val="22"/>
                <w14:ligatures w14:val="standardContextual"/>
              </w:rPr>
              <w:tab/>
            </w:r>
            <w:r w:rsidR="005F1753" w:rsidRPr="00DD4A12">
              <w:rPr>
                <w:rStyle w:val="Hypertextovprepojenie"/>
                <w:noProof w:val="0"/>
              </w:rPr>
              <w:t>Návrh Architektúry</w:t>
            </w:r>
            <w:r w:rsidR="005F1753" w:rsidRPr="00DD4A12">
              <w:rPr>
                <w:noProof w:val="0"/>
                <w:webHidden/>
              </w:rPr>
              <w:tab/>
            </w:r>
            <w:r w:rsidR="005F1753" w:rsidRPr="00DD4A12">
              <w:rPr>
                <w:noProof w:val="0"/>
                <w:webHidden/>
              </w:rPr>
              <w:fldChar w:fldCharType="begin"/>
            </w:r>
            <w:r w:rsidR="005F1753" w:rsidRPr="00DD4A12">
              <w:rPr>
                <w:noProof w:val="0"/>
                <w:webHidden/>
              </w:rPr>
              <w:instrText xml:space="preserve"> PAGEREF _Toc152958952 \h </w:instrText>
            </w:r>
            <w:r w:rsidR="005F1753" w:rsidRPr="00DD4A12">
              <w:rPr>
                <w:noProof w:val="0"/>
                <w:webHidden/>
              </w:rPr>
            </w:r>
            <w:r w:rsidR="005F1753" w:rsidRPr="00DD4A12">
              <w:rPr>
                <w:noProof w:val="0"/>
                <w:webHidden/>
              </w:rPr>
              <w:fldChar w:fldCharType="separate"/>
            </w:r>
            <w:r w:rsidR="00C43C5E" w:rsidRPr="00DD4A12">
              <w:rPr>
                <w:noProof w:val="0"/>
                <w:webHidden/>
              </w:rPr>
              <w:t>23</w:t>
            </w:r>
            <w:r w:rsidR="005F1753" w:rsidRPr="00DD4A12">
              <w:rPr>
                <w:noProof w:val="0"/>
                <w:webHidden/>
              </w:rPr>
              <w:fldChar w:fldCharType="end"/>
            </w:r>
          </w:hyperlink>
        </w:p>
        <w:p w14:paraId="0883B9DC" w14:textId="0EF8E0CF" w:rsidR="005F1753" w:rsidRPr="00DD4A12" w:rsidRDefault="00000000">
          <w:pPr>
            <w:pStyle w:val="Obsah3"/>
            <w:rPr>
              <w:rFonts w:asciiTheme="minorHAnsi" w:eastAsiaTheme="minorEastAsia" w:hAnsiTheme="minorHAnsi" w:cstheme="minorBidi"/>
              <w:iCs w:val="0"/>
              <w:noProof w:val="0"/>
              <w:kern w:val="2"/>
              <w:szCs w:val="22"/>
              <w14:ligatures w14:val="standardContextual"/>
            </w:rPr>
          </w:pPr>
          <w:hyperlink w:anchor="_Toc152958953" w:history="1">
            <w:r w:rsidR="005F1753" w:rsidRPr="00DD4A12">
              <w:rPr>
                <w:rStyle w:val="Hypertextovprepojenie"/>
                <w:noProof w:val="0"/>
              </w:rPr>
              <w:t>3.3.1</w:t>
            </w:r>
            <w:r w:rsidR="005F1753" w:rsidRPr="00DD4A12">
              <w:rPr>
                <w:rFonts w:asciiTheme="minorHAnsi" w:eastAsiaTheme="minorEastAsia" w:hAnsiTheme="minorHAnsi" w:cstheme="minorBidi"/>
                <w:iCs w:val="0"/>
                <w:noProof w:val="0"/>
                <w:kern w:val="2"/>
                <w:szCs w:val="22"/>
                <w14:ligatures w14:val="standardContextual"/>
              </w:rPr>
              <w:tab/>
            </w:r>
            <w:r w:rsidR="005F1753" w:rsidRPr="00DD4A12">
              <w:rPr>
                <w:rStyle w:val="Hypertextovprepojenie"/>
                <w:noProof w:val="0"/>
              </w:rPr>
              <w:t>Apache server</w:t>
            </w:r>
            <w:r w:rsidR="005F1753" w:rsidRPr="00DD4A12">
              <w:rPr>
                <w:noProof w:val="0"/>
                <w:webHidden/>
              </w:rPr>
              <w:tab/>
            </w:r>
            <w:r w:rsidR="005F1753" w:rsidRPr="00DD4A12">
              <w:rPr>
                <w:noProof w:val="0"/>
                <w:webHidden/>
              </w:rPr>
              <w:fldChar w:fldCharType="begin"/>
            </w:r>
            <w:r w:rsidR="005F1753" w:rsidRPr="00DD4A12">
              <w:rPr>
                <w:noProof w:val="0"/>
                <w:webHidden/>
              </w:rPr>
              <w:instrText xml:space="preserve"> PAGEREF _Toc152958953 \h </w:instrText>
            </w:r>
            <w:r w:rsidR="005F1753" w:rsidRPr="00DD4A12">
              <w:rPr>
                <w:noProof w:val="0"/>
                <w:webHidden/>
              </w:rPr>
            </w:r>
            <w:r w:rsidR="005F1753" w:rsidRPr="00DD4A12">
              <w:rPr>
                <w:noProof w:val="0"/>
                <w:webHidden/>
              </w:rPr>
              <w:fldChar w:fldCharType="separate"/>
            </w:r>
            <w:r w:rsidR="00C43C5E" w:rsidRPr="00DD4A12">
              <w:rPr>
                <w:noProof w:val="0"/>
                <w:webHidden/>
              </w:rPr>
              <w:t>24</w:t>
            </w:r>
            <w:r w:rsidR="005F1753" w:rsidRPr="00DD4A12">
              <w:rPr>
                <w:noProof w:val="0"/>
                <w:webHidden/>
              </w:rPr>
              <w:fldChar w:fldCharType="end"/>
            </w:r>
          </w:hyperlink>
        </w:p>
        <w:p w14:paraId="407DEB56" w14:textId="174E48F1" w:rsidR="005F1753" w:rsidRPr="00DD4A12" w:rsidRDefault="00000000">
          <w:pPr>
            <w:pStyle w:val="Obsah3"/>
            <w:rPr>
              <w:rFonts w:asciiTheme="minorHAnsi" w:eastAsiaTheme="minorEastAsia" w:hAnsiTheme="minorHAnsi" w:cstheme="minorBidi"/>
              <w:iCs w:val="0"/>
              <w:noProof w:val="0"/>
              <w:kern w:val="2"/>
              <w:szCs w:val="22"/>
              <w14:ligatures w14:val="standardContextual"/>
            </w:rPr>
          </w:pPr>
          <w:hyperlink w:anchor="_Toc152958954" w:history="1">
            <w:r w:rsidR="005F1753" w:rsidRPr="00DD4A12">
              <w:rPr>
                <w:rStyle w:val="Hypertextovprepojenie"/>
                <w:noProof w:val="0"/>
              </w:rPr>
              <w:t>3.3.2</w:t>
            </w:r>
            <w:r w:rsidR="005F1753" w:rsidRPr="00DD4A12">
              <w:rPr>
                <w:rFonts w:asciiTheme="minorHAnsi" w:eastAsiaTheme="minorEastAsia" w:hAnsiTheme="minorHAnsi" w:cstheme="minorBidi"/>
                <w:iCs w:val="0"/>
                <w:noProof w:val="0"/>
                <w:kern w:val="2"/>
                <w:szCs w:val="22"/>
                <w14:ligatures w14:val="standardContextual"/>
              </w:rPr>
              <w:tab/>
            </w:r>
            <w:r w:rsidR="005F1753" w:rsidRPr="00DD4A12">
              <w:rPr>
                <w:rStyle w:val="Hypertextovprepojenie"/>
                <w:noProof w:val="0"/>
              </w:rPr>
              <w:t>PHP skripty</w:t>
            </w:r>
            <w:r w:rsidR="005F1753" w:rsidRPr="00DD4A12">
              <w:rPr>
                <w:noProof w:val="0"/>
                <w:webHidden/>
              </w:rPr>
              <w:tab/>
            </w:r>
            <w:r w:rsidR="005F1753" w:rsidRPr="00DD4A12">
              <w:rPr>
                <w:noProof w:val="0"/>
                <w:webHidden/>
              </w:rPr>
              <w:fldChar w:fldCharType="begin"/>
            </w:r>
            <w:r w:rsidR="005F1753" w:rsidRPr="00DD4A12">
              <w:rPr>
                <w:noProof w:val="0"/>
                <w:webHidden/>
              </w:rPr>
              <w:instrText xml:space="preserve"> PAGEREF _Toc152958954 \h </w:instrText>
            </w:r>
            <w:r w:rsidR="005F1753" w:rsidRPr="00DD4A12">
              <w:rPr>
                <w:noProof w:val="0"/>
                <w:webHidden/>
              </w:rPr>
            </w:r>
            <w:r w:rsidR="005F1753" w:rsidRPr="00DD4A12">
              <w:rPr>
                <w:noProof w:val="0"/>
                <w:webHidden/>
              </w:rPr>
              <w:fldChar w:fldCharType="separate"/>
            </w:r>
            <w:r w:rsidR="00C43C5E" w:rsidRPr="00DD4A12">
              <w:rPr>
                <w:noProof w:val="0"/>
                <w:webHidden/>
              </w:rPr>
              <w:t>24</w:t>
            </w:r>
            <w:r w:rsidR="005F1753" w:rsidRPr="00DD4A12">
              <w:rPr>
                <w:noProof w:val="0"/>
                <w:webHidden/>
              </w:rPr>
              <w:fldChar w:fldCharType="end"/>
            </w:r>
          </w:hyperlink>
        </w:p>
        <w:p w14:paraId="39BA27D8" w14:textId="0E84A425" w:rsidR="005F1753" w:rsidRPr="00DD4A12" w:rsidRDefault="00000000">
          <w:pPr>
            <w:pStyle w:val="Obsah3"/>
            <w:rPr>
              <w:rFonts w:asciiTheme="minorHAnsi" w:eastAsiaTheme="minorEastAsia" w:hAnsiTheme="minorHAnsi" w:cstheme="minorBidi"/>
              <w:iCs w:val="0"/>
              <w:noProof w:val="0"/>
              <w:kern w:val="2"/>
              <w:szCs w:val="22"/>
              <w14:ligatures w14:val="standardContextual"/>
            </w:rPr>
          </w:pPr>
          <w:hyperlink w:anchor="_Toc152958955" w:history="1">
            <w:r w:rsidR="005F1753" w:rsidRPr="00DD4A12">
              <w:rPr>
                <w:rStyle w:val="Hypertextovprepojenie"/>
                <w:noProof w:val="0"/>
              </w:rPr>
              <w:t>3.3.3</w:t>
            </w:r>
            <w:r w:rsidR="005F1753" w:rsidRPr="00DD4A12">
              <w:rPr>
                <w:rFonts w:asciiTheme="minorHAnsi" w:eastAsiaTheme="minorEastAsia" w:hAnsiTheme="minorHAnsi" w:cstheme="minorBidi"/>
                <w:iCs w:val="0"/>
                <w:noProof w:val="0"/>
                <w:kern w:val="2"/>
                <w:szCs w:val="22"/>
                <w14:ligatures w14:val="standardContextual"/>
              </w:rPr>
              <w:tab/>
            </w:r>
            <w:r w:rsidR="005F1753" w:rsidRPr="00DD4A12">
              <w:rPr>
                <w:rStyle w:val="Hypertextovprepojenie"/>
                <w:noProof w:val="0"/>
              </w:rPr>
              <w:t>MySQL databáza</w:t>
            </w:r>
            <w:r w:rsidR="005F1753" w:rsidRPr="00DD4A12">
              <w:rPr>
                <w:noProof w:val="0"/>
                <w:webHidden/>
              </w:rPr>
              <w:tab/>
            </w:r>
            <w:r w:rsidR="005F1753" w:rsidRPr="00DD4A12">
              <w:rPr>
                <w:noProof w:val="0"/>
                <w:webHidden/>
              </w:rPr>
              <w:fldChar w:fldCharType="begin"/>
            </w:r>
            <w:r w:rsidR="005F1753" w:rsidRPr="00DD4A12">
              <w:rPr>
                <w:noProof w:val="0"/>
                <w:webHidden/>
              </w:rPr>
              <w:instrText xml:space="preserve"> PAGEREF _Toc152958955 \h </w:instrText>
            </w:r>
            <w:r w:rsidR="005F1753" w:rsidRPr="00DD4A12">
              <w:rPr>
                <w:noProof w:val="0"/>
                <w:webHidden/>
              </w:rPr>
            </w:r>
            <w:r w:rsidR="005F1753" w:rsidRPr="00DD4A12">
              <w:rPr>
                <w:noProof w:val="0"/>
                <w:webHidden/>
              </w:rPr>
              <w:fldChar w:fldCharType="separate"/>
            </w:r>
            <w:r w:rsidR="00C43C5E" w:rsidRPr="00DD4A12">
              <w:rPr>
                <w:noProof w:val="0"/>
                <w:webHidden/>
              </w:rPr>
              <w:t>24</w:t>
            </w:r>
            <w:r w:rsidR="005F1753" w:rsidRPr="00DD4A12">
              <w:rPr>
                <w:noProof w:val="0"/>
                <w:webHidden/>
              </w:rPr>
              <w:fldChar w:fldCharType="end"/>
            </w:r>
          </w:hyperlink>
        </w:p>
        <w:p w14:paraId="35976EFF" w14:textId="54969A8B" w:rsidR="005F1753" w:rsidRPr="00DD4A12" w:rsidRDefault="00000000">
          <w:pPr>
            <w:pStyle w:val="Obsah3"/>
            <w:rPr>
              <w:rFonts w:asciiTheme="minorHAnsi" w:eastAsiaTheme="minorEastAsia" w:hAnsiTheme="minorHAnsi" w:cstheme="minorBidi"/>
              <w:iCs w:val="0"/>
              <w:noProof w:val="0"/>
              <w:kern w:val="2"/>
              <w:szCs w:val="22"/>
              <w14:ligatures w14:val="standardContextual"/>
            </w:rPr>
          </w:pPr>
          <w:hyperlink w:anchor="_Toc152958956" w:history="1">
            <w:r w:rsidR="005F1753" w:rsidRPr="00DD4A12">
              <w:rPr>
                <w:rStyle w:val="Hypertextovprepojenie"/>
                <w:noProof w:val="0"/>
              </w:rPr>
              <w:t>3.3.4</w:t>
            </w:r>
            <w:r w:rsidR="005F1753" w:rsidRPr="00DD4A12">
              <w:rPr>
                <w:rFonts w:asciiTheme="minorHAnsi" w:eastAsiaTheme="minorEastAsia" w:hAnsiTheme="minorHAnsi" w:cstheme="minorBidi"/>
                <w:iCs w:val="0"/>
                <w:noProof w:val="0"/>
                <w:kern w:val="2"/>
                <w:szCs w:val="22"/>
                <w14:ligatures w14:val="standardContextual"/>
              </w:rPr>
              <w:tab/>
            </w:r>
            <w:r w:rsidR="005F1753" w:rsidRPr="00DD4A12">
              <w:rPr>
                <w:rStyle w:val="Hypertextovprepojenie"/>
                <w:noProof w:val="0"/>
              </w:rPr>
              <w:t>Android aplikácia</w:t>
            </w:r>
            <w:r w:rsidR="005F1753" w:rsidRPr="00DD4A12">
              <w:rPr>
                <w:noProof w:val="0"/>
                <w:webHidden/>
              </w:rPr>
              <w:tab/>
            </w:r>
            <w:r w:rsidR="005F1753" w:rsidRPr="00DD4A12">
              <w:rPr>
                <w:noProof w:val="0"/>
                <w:webHidden/>
              </w:rPr>
              <w:fldChar w:fldCharType="begin"/>
            </w:r>
            <w:r w:rsidR="005F1753" w:rsidRPr="00DD4A12">
              <w:rPr>
                <w:noProof w:val="0"/>
                <w:webHidden/>
              </w:rPr>
              <w:instrText xml:space="preserve"> PAGEREF _Toc152958956 \h </w:instrText>
            </w:r>
            <w:r w:rsidR="005F1753" w:rsidRPr="00DD4A12">
              <w:rPr>
                <w:noProof w:val="0"/>
                <w:webHidden/>
              </w:rPr>
            </w:r>
            <w:r w:rsidR="005F1753" w:rsidRPr="00DD4A12">
              <w:rPr>
                <w:noProof w:val="0"/>
                <w:webHidden/>
              </w:rPr>
              <w:fldChar w:fldCharType="separate"/>
            </w:r>
            <w:r w:rsidR="00C43C5E" w:rsidRPr="00DD4A12">
              <w:rPr>
                <w:noProof w:val="0"/>
                <w:webHidden/>
              </w:rPr>
              <w:t>25</w:t>
            </w:r>
            <w:r w:rsidR="005F1753" w:rsidRPr="00DD4A12">
              <w:rPr>
                <w:noProof w:val="0"/>
                <w:webHidden/>
              </w:rPr>
              <w:fldChar w:fldCharType="end"/>
            </w:r>
          </w:hyperlink>
        </w:p>
        <w:p w14:paraId="0D8A0B33" w14:textId="775CC66D" w:rsidR="005F1753" w:rsidRPr="00DD4A12" w:rsidRDefault="00000000">
          <w:pPr>
            <w:pStyle w:val="Obsah1"/>
            <w:rPr>
              <w:rFonts w:asciiTheme="minorHAnsi" w:eastAsiaTheme="minorEastAsia" w:hAnsiTheme="minorHAnsi" w:cstheme="minorBidi"/>
              <w:b w:val="0"/>
              <w:bCs w:val="0"/>
              <w:noProof w:val="0"/>
              <w:kern w:val="2"/>
              <w:sz w:val="22"/>
              <w:szCs w:val="22"/>
              <w14:ligatures w14:val="standardContextual"/>
            </w:rPr>
          </w:pPr>
          <w:hyperlink w:anchor="_Toc152958957" w:history="1">
            <w:r w:rsidR="005F1753" w:rsidRPr="00DD4A12">
              <w:rPr>
                <w:rStyle w:val="Hypertextovprepojenie"/>
                <w:noProof w:val="0"/>
              </w:rPr>
              <w:t>4</w:t>
            </w:r>
            <w:r w:rsidR="005F1753" w:rsidRPr="00DD4A12">
              <w:rPr>
                <w:rFonts w:asciiTheme="minorHAnsi" w:eastAsiaTheme="minorEastAsia" w:hAnsiTheme="minorHAnsi" w:cstheme="minorBidi"/>
                <w:b w:val="0"/>
                <w:bCs w:val="0"/>
                <w:noProof w:val="0"/>
                <w:kern w:val="2"/>
                <w:sz w:val="22"/>
                <w:szCs w:val="22"/>
                <w14:ligatures w14:val="standardContextual"/>
              </w:rPr>
              <w:tab/>
            </w:r>
            <w:r w:rsidR="005F1753" w:rsidRPr="00DD4A12">
              <w:rPr>
                <w:rStyle w:val="Hypertextovprepojenie"/>
                <w:noProof w:val="0"/>
              </w:rPr>
              <w:t>Výsledky</w:t>
            </w:r>
            <w:r w:rsidR="005F1753" w:rsidRPr="00DD4A12">
              <w:rPr>
                <w:noProof w:val="0"/>
                <w:webHidden/>
              </w:rPr>
              <w:tab/>
            </w:r>
            <w:r w:rsidR="005F1753" w:rsidRPr="00DD4A12">
              <w:rPr>
                <w:noProof w:val="0"/>
                <w:webHidden/>
              </w:rPr>
              <w:fldChar w:fldCharType="begin"/>
            </w:r>
            <w:r w:rsidR="005F1753" w:rsidRPr="00DD4A12">
              <w:rPr>
                <w:noProof w:val="0"/>
                <w:webHidden/>
              </w:rPr>
              <w:instrText xml:space="preserve"> PAGEREF _Toc152958957 \h </w:instrText>
            </w:r>
            <w:r w:rsidR="005F1753" w:rsidRPr="00DD4A12">
              <w:rPr>
                <w:noProof w:val="0"/>
                <w:webHidden/>
              </w:rPr>
            </w:r>
            <w:r w:rsidR="005F1753" w:rsidRPr="00DD4A12">
              <w:rPr>
                <w:noProof w:val="0"/>
                <w:webHidden/>
              </w:rPr>
              <w:fldChar w:fldCharType="separate"/>
            </w:r>
            <w:r w:rsidR="00C43C5E" w:rsidRPr="00DD4A12">
              <w:rPr>
                <w:noProof w:val="0"/>
                <w:webHidden/>
              </w:rPr>
              <w:t>27</w:t>
            </w:r>
            <w:r w:rsidR="005F1753" w:rsidRPr="00DD4A12">
              <w:rPr>
                <w:noProof w:val="0"/>
                <w:webHidden/>
              </w:rPr>
              <w:fldChar w:fldCharType="end"/>
            </w:r>
          </w:hyperlink>
        </w:p>
        <w:p w14:paraId="03DC5FD9" w14:textId="3F37A411" w:rsidR="005F1753" w:rsidRPr="00DD4A12" w:rsidRDefault="00000000">
          <w:pPr>
            <w:pStyle w:val="Obsah1"/>
            <w:rPr>
              <w:rFonts w:asciiTheme="minorHAnsi" w:eastAsiaTheme="minorEastAsia" w:hAnsiTheme="minorHAnsi" w:cstheme="minorBidi"/>
              <w:b w:val="0"/>
              <w:bCs w:val="0"/>
              <w:noProof w:val="0"/>
              <w:kern w:val="2"/>
              <w:sz w:val="22"/>
              <w:szCs w:val="22"/>
              <w14:ligatures w14:val="standardContextual"/>
            </w:rPr>
          </w:pPr>
          <w:hyperlink w:anchor="_Toc152958958" w:history="1">
            <w:r w:rsidR="005F1753" w:rsidRPr="00DD4A12">
              <w:rPr>
                <w:rStyle w:val="Hypertextovprepojenie"/>
                <w:noProof w:val="0"/>
              </w:rPr>
              <w:t>Záver</w:t>
            </w:r>
            <w:r w:rsidR="005F1753" w:rsidRPr="00DD4A12">
              <w:rPr>
                <w:noProof w:val="0"/>
                <w:webHidden/>
              </w:rPr>
              <w:tab/>
            </w:r>
            <w:r w:rsidR="005F1753" w:rsidRPr="00DD4A12">
              <w:rPr>
                <w:noProof w:val="0"/>
                <w:webHidden/>
              </w:rPr>
              <w:fldChar w:fldCharType="begin"/>
            </w:r>
            <w:r w:rsidR="005F1753" w:rsidRPr="00DD4A12">
              <w:rPr>
                <w:noProof w:val="0"/>
                <w:webHidden/>
              </w:rPr>
              <w:instrText xml:space="preserve"> PAGEREF _Toc152958958 \h </w:instrText>
            </w:r>
            <w:r w:rsidR="005F1753" w:rsidRPr="00DD4A12">
              <w:rPr>
                <w:noProof w:val="0"/>
                <w:webHidden/>
              </w:rPr>
            </w:r>
            <w:r w:rsidR="005F1753" w:rsidRPr="00DD4A12">
              <w:rPr>
                <w:noProof w:val="0"/>
                <w:webHidden/>
              </w:rPr>
              <w:fldChar w:fldCharType="separate"/>
            </w:r>
            <w:r w:rsidR="00C43C5E" w:rsidRPr="00DD4A12">
              <w:rPr>
                <w:noProof w:val="0"/>
                <w:webHidden/>
              </w:rPr>
              <w:t>28</w:t>
            </w:r>
            <w:r w:rsidR="005F1753" w:rsidRPr="00DD4A12">
              <w:rPr>
                <w:noProof w:val="0"/>
                <w:webHidden/>
              </w:rPr>
              <w:fldChar w:fldCharType="end"/>
            </w:r>
          </w:hyperlink>
        </w:p>
        <w:p w14:paraId="3855C3C7" w14:textId="48DE3C09" w:rsidR="005F1753" w:rsidRPr="00DD4A12" w:rsidRDefault="00000000">
          <w:pPr>
            <w:pStyle w:val="Obsah1"/>
            <w:rPr>
              <w:rFonts w:asciiTheme="minorHAnsi" w:eastAsiaTheme="minorEastAsia" w:hAnsiTheme="minorHAnsi" w:cstheme="minorBidi"/>
              <w:b w:val="0"/>
              <w:bCs w:val="0"/>
              <w:noProof w:val="0"/>
              <w:kern w:val="2"/>
              <w:sz w:val="22"/>
              <w:szCs w:val="22"/>
              <w14:ligatures w14:val="standardContextual"/>
            </w:rPr>
          </w:pPr>
          <w:hyperlink w:anchor="_Toc152958959" w:history="1">
            <w:r w:rsidR="005F1753" w:rsidRPr="00DD4A12">
              <w:rPr>
                <w:rStyle w:val="Hypertextovprepojenie"/>
                <w:noProof w:val="0"/>
              </w:rPr>
              <w:t>Zoznam bibliografických odkazov</w:t>
            </w:r>
            <w:r w:rsidR="005F1753" w:rsidRPr="00DD4A12">
              <w:rPr>
                <w:noProof w:val="0"/>
                <w:webHidden/>
              </w:rPr>
              <w:tab/>
            </w:r>
            <w:r w:rsidR="005F1753" w:rsidRPr="00DD4A12">
              <w:rPr>
                <w:noProof w:val="0"/>
                <w:webHidden/>
              </w:rPr>
              <w:fldChar w:fldCharType="begin"/>
            </w:r>
            <w:r w:rsidR="005F1753" w:rsidRPr="00DD4A12">
              <w:rPr>
                <w:noProof w:val="0"/>
                <w:webHidden/>
              </w:rPr>
              <w:instrText xml:space="preserve"> PAGEREF _Toc152958959 \h </w:instrText>
            </w:r>
            <w:r w:rsidR="005F1753" w:rsidRPr="00DD4A12">
              <w:rPr>
                <w:noProof w:val="0"/>
                <w:webHidden/>
              </w:rPr>
            </w:r>
            <w:r w:rsidR="005F1753" w:rsidRPr="00DD4A12">
              <w:rPr>
                <w:noProof w:val="0"/>
                <w:webHidden/>
              </w:rPr>
              <w:fldChar w:fldCharType="separate"/>
            </w:r>
            <w:r w:rsidR="00C43C5E" w:rsidRPr="00DD4A12">
              <w:rPr>
                <w:noProof w:val="0"/>
                <w:webHidden/>
              </w:rPr>
              <w:t>29</w:t>
            </w:r>
            <w:r w:rsidR="005F1753" w:rsidRPr="00DD4A12">
              <w:rPr>
                <w:noProof w:val="0"/>
                <w:webHidden/>
              </w:rPr>
              <w:fldChar w:fldCharType="end"/>
            </w:r>
          </w:hyperlink>
        </w:p>
        <w:p w14:paraId="4D4468C2" w14:textId="15A35D38" w:rsidR="005F1753" w:rsidRPr="00DD4A12" w:rsidRDefault="00000000">
          <w:pPr>
            <w:pStyle w:val="Obsah1"/>
            <w:rPr>
              <w:rFonts w:asciiTheme="minorHAnsi" w:eastAsiaTheme="minorEastAsia" w:hAnsiTheme="minorHAnsi" w:cstheme="minorBidi"/>
              <w:b w:val="0"/>
              <w:bCs w:val="0"/>
              <w:noProof w:val="0"/>
              <w:kern w:val="2"/>
              <w:sz w:val="22"/>
              <w:szCs w:val="22"/>
              <w14:ligatures w14:val="standardContextual"/>
            </w:rPr>
          </w:pPr>
          <w:hyperlink w:anchor="_Toc152958960" w:history="1">
            <w:r w:rsidR="005F1753" w:rsidRPr="00DD4A12">
              <w:rPr>
                <w:rStyle w:val="Hypertextovprepojenie"/>
                <w:noProof w:val="0"/>
              </w:rPr>
              <w:t>Zoznam príloh</w:t>
            </w:r>
            <w:r w:rsidR="005F1753" w:rsidRPr="00DD4A12">
              <w:rPr>
                <w:noProof w:val="0"/>
                <w:webHidden/>
              </w:rPr>
              <w:tab/>
            </w:r>
            <w:r w:rsidR="005F1753" w:rsidRPr="00DD4A12">
              <w:rPr>
                <w:noProof w:val="0"/>
                <w:webHidden/>
              </w:rPr>
              <w:fldChar w:fldCharType="begin"/>
            </w:r>
            <w:r w:rsidR="005F1753" w:rsidRPr="00DD4A12">
              <w:rPr>
                <w:noProof w:val="0"/>
                <w:webHidden/>
              </w:rPr>
              <w:instrText xml:space="preserve"> PAGEREF _Toc152958960 \h </w:instrText>
            </w:r>
            <w:r w:rsidR="005F1753" w:rsidRPr="00DD4A12">
              <w:rPr>
                <w:noProof w:val="0"/>
                <w:webHidden/>
              </w:rPr>
            </w:r>
            <w:r w:rsidR="005F1753" w:rsidRPr="00DD4A12">
              <w:rPr>
                <w:noProof w:val="0"/>
                <w:webHidden/>
              </w:rPr>
              <w:fldChar w:fldCharType="separate"/>
            </w:r>
            <w:r w:rsidR="00C43C5E" w:rsidRPr="00DD4A12">
              <w:rPr>
                <w:noProof w:val="0"/>
                <w:webHidden/>
              </w:rPr>
              <w:t>33</w:t>
            </w:r>
            <w:r w:rsidR="005F1753" w:rsidRPr="00DD4A12">
              <w:rPr>
                <w:noProof w:val="0"/>
                <w:webHidden/>
              </w:rPr>
              <w:fldChar w:fldCharType="end"/>
            </w:r>
          </w:hyperlink>
        </w:p>
        <w:p w14:paraId="694F6E5E" w14:textId="5473AE8C" w:rsidR="003A750E" w:rsidRPr="00DD4A12" w:rsidRDefault="003A750E" w:rsidP="00376F46">
          <w:pPr>
            <w:ind w:firstLine="0"/>
          </w:pPr>
          <w:r w:rsidRPr="00DD4A12">
            <w:rPr>
              <w:b/>
              <w:bCs/>
            </w:rPr>
            <w:fldChar w:fldCharType="end"/>
          </w:r>
        </w:p>
      </w:sdtContent>
    </w:sdt>
    <w:p w14:paraId="27B70CBE" w14:textId="713811ED" w:rsidR="00A746E5" w:rsidRPr="00DD4A12" w:rsidRDefault="00A746E5">
      <w:pPr>
        <w:ind w:firstLine="0"/>
      </w:pPr>
      <w:bookmarkStart w:id="78" w:name="_Toc195670723"/>
      <w:bookmarkStart w:id="79" w:name="_Toc195684471"/>
      <w:bookmarkStart w:id="80" w:name="_Toc309047436"/>
      <w:bookmarkStart w:id="81" w:name="_Toc309047482"/>
      <w:bookmarkStart w:id="82" w:name="_Toc309047599"/>
      <w:bookmarkStart w:id="83" w:name="_Toc339279012"/>
      <w:r w:rsidRPr="00DD4A12">
        <w:br w:type="page"/>
      </w:r>
    </w:p>
    <w:p w14:paraId="01E00685" w14:textId="7C04B008" w:rsidR="009F5F11" w:rsidRPr="00DD4A12" w:rsidRDefault="009F5F11" w:rsidP="004D5102">
      <w:pPr>
        <w:pStyle w:val="Nadpis1"/>
      </w:pPr>
      <w:bookmarkStart w:id="84" w:name="_Toc152958935"/>
      <w:r w:rsidRPr="00DD4A12">
        <w:lastRenderedPageBreak/>
        <w:t>Úvod</w:t>
      </w:r>
      <w:bookmarkEnd w:id="78"/>
      <w:bookmarkEnd w:id="79"/>
      <w:bookmarkEnd w:id="80"/>
      <w:bookmarkEnd w:id="81"/>
      <w:bookmarkEnd w:id="82"/>
      <w:bookmarkEnd w:id="83"/>
      <w:bookmarkEnd w:id="84"/>
    </w:p>
    <w:p w14:paraId="4BB21C62" w14:textId="7B3C8F2F" w:rsidR="004575D9" w:rsidRPr="00DD4A12" w:rsidRDefault="004575D9" w:rsidP="004575D9">
      <w:r w:rsidRPr="00DD4A12">
        <w:t>Existuje množstvo aplikácii v službe Google Play</w:t>
      </w:r>
      <w:r w:rsidR="009634EF" w:rsidRPr="00DD4A12">
        <w:t xml:space="preserve"> a Apple Store</w:t>
      </w:r>
      <w:r w:rsidRPr="00DD4A12">
        <w:t>, ktoré zľahčujú nákup</w:t>
      </w:r>
      <w:r w:rsidR="009634EF" w:rsidRPr="00DD4A12">
        <w:t>y</w:t>
      </w:r>
      <w:r w:rsidRPr="00DD4A12">
        <w:t xml:space="preserve"> v obchodoch.</w:t>
      </w:r>
      <w:r w:rsidR="009634EF" w:rsidRPr="00DD4A12">
        <w:t xml:space="preserve"> Ich spoločnou funkciou je vytvorenie nákupné zoznamu, avšak v čom sa líšia sú rozšírené funkcie ako napríklad zdieľanie s ostatnými členmi, kategorizácia položiek zoznamu a zaujímavým dizajnom. </w:t>
      </w:r>
    </w:p>
    <w:p w14:paraId="329A53F5" w14:textId="77777777" w:rsidR="004575D9" w:rsidRPr="00DD4A12" w:rsidRDefault="004575D9" w:rsidP="004575D9"/>
    <w:p w14:paraId="0A66C41B" w14:textId="4A4B9FF4" w:rsidR="0088589D" w:rsidRPr="00DD4A12" w:rsidRDefault="00D03F5E" w:rsidP="00FD33FA">
      <w:pPr>
        <w:rPr>
          <w:color w:val="BFBFBF" w:themeColor="background1" w:themeShade="BF"/>
          <w:sz w:val="16"/>
          <w:szCs w:val="16"/>
        </w:rPr>
      </w:pPr>
      <w:bookmarkStart w:id="85" w:name="_Toc195670724"/>
      <w:bookmarkStart w:id="86" w:name="_Toc195684472"/>
      <w:r w:rsidRPr="00DD4A12">
        <w:rPr>
          <w:color w:val="BFBFBF" w:themeColor="background1" w:themeShade="BF"/>
          <w:sz w:val="16"/>
          <w:szCs w:val="16"/>
        </w:rPr>
        <w:t>V úvode autor</w:t>
      </w:r>
      <w:r w:rsidR="005F4FBA" w:rsidRPr="00DD4A12">
        <w:rPr>
          <w:color w:val="BFBFBF" w:themeColor="background1" w:themeShade="BF"/>
          <w:sz w:val="16"/>
          <w:szCs w:val="16"/>
        </w:rPr>
        <w:t xml:space="preserve"> </w:t>
      </w:r>
      <w:r w:rsidR="00854A40" w:rsidRPr="00DD4A12">
        <w:rPr>
          <w:color w:val="BFBFBF" w:themeColor="background1" w:themeShade="BF"/>
          <w:sz w:val="16"/>
          <w:szCs w:val="16"/>
        </w:rPr>
        <w:t xml:space="preserve">záverečnej práce (ďalej ZP) </w:t>
      </w:r>
      <w:r w:rsidRPr="00DD4A12">
        <w:rPr>
          <w:color w:val="BFBFBF" w:themeColor="background1" w:themeShade="BF"/>
          <w:sz w:val="16"/>
          <w:szCs w:val="16"/>
        </w:rPr>
        <w:t>stručne a výstižne charakterizuje stav poznania alebo praxe v</w:t>
      </w:r>
      <w:r w:rsidR="006E4872" w:rsidRPr="00DD4A12">
        <w:rPr>
          <w:color w:val="BFBFBF" w:themeColor="background1" w:themeShade="BF"/>
          <w:sz w:val="16"/>
          <w:szCs w:val="16"/>
        </w:rPr>
        <w:t> </w:t>
      </w:r>
      <w:r w:rsidRPr="00DD4A12">
        <w:rPr>
          <w:color w:val="BFBFBF" w:themeColor="background1" w:themeShade="BF"/>
          <w:sz w:val="16"/>
          <w:szCs w:val="16"/>
        </w:rPr>
        <w:t xml:space="preserve">oblasti, ktorá je predmetom </w:t>
      </w:r>
      <w:r w:rsidR="00854A40" w:rsidRPr="00DD4A12">
        <w:rPr>
          <w:color w:val="BFBFBF" w:themeColor="background1" w:themeShade="BF"/>
          <w:sz w:val="16"/>
          <w:szCs w:val="16"/>
        </w:rPr>
        <w:t>ZP</w:t>
      </w:r>
      <w:r w:rsidRPr="00DD4A12">
        <w:rPr>
          <w:color w:val="BFBFBF" w:themeColor="background1" w:themeShade="BF"/>
          <w:sz w:val="16"/>
          <w:szCs w:val="16"/>
        </w:rPr>
        <w:t xml:space="preserve"> a oboznamuje čitateľa s</w:t>
      </w:r>
      <w:r w:rsidR="005F4FBA" w:rsidRPr="00DD4A12">
        <w:rPr>
          <w:color w:val="BFBFBF" w:themeColor="background1" w:themeShade="BF"/>
          <w:sz w:val="16"/>
          <w:szCs w:val="16"/>
        </w:rPr>
        <w:t> </w:t>
      </w:r>
      <w:r w:rsidRPr="00DD4A12">
        <w:rPr>
          <w:color w:val="BFBFBF" w:themeColor="background1" w:themeShade="BF"/>
          <w:sz w:val="16"/>
          <w:szCs w:val="16"/>
        </w:rPr>
        <w:t>významom</w:t>
      </w:r>
      <w:r w:rsidR="005F4FBA" w:rsidRPr="00DD4A12">
        <w:rPr>
          <w:color w:val="BFBFBF" w:themeColor="background1" w:themeShade="BF"/>
          <w:sz w:val="16"/>
          <w:szCs w:val="16"/>
        </w:rPr>
        <w:t xml:space="preserve"> </w:t>
      </w:r>
      <w:r w:rsidR="00854A40" w:rsidRPr="00DD4A12">
        <w:rPr>
          <w:color w:val="BFBFBF" w:themeColor="background1" w:themeShade="BF"/>
          <w:sz w:val="16"/>
          <w:szCs w:val="16"/>
        </w:rPr>
        <w:t>Z</w:t>
      </w:r>
      <w:r w:rsidR="00616C94" w:rsidRPr="00DD4A12">
        <w:rPr>
          <w:color w:val="BFBFBF" w:themeColor="background1" w:themeShade="BF"/>
          <w:sz w:val="16"/>
          <w:szCs w:val="16"/>
        </w:rPr>
        <w:t>P</w:t>
      </w:r>
      <w:r w:rsidR="005F4FBA" w:rsidRPr="00DD4A12">
        <w:rPr>
          <w:color w:val="BFBFBF" w:themeColor="background1" w:themeShade="BF"/>
          <w:sz w:val="16"/>
          <w:szCs w:val="16"/>
        </w:rPr>
        <w:t>. A</w:t>
      </w:r>
      <w:r w:rsidRPr="00DD4A12">
        <w:rPr>
          <w:color w:val="BFBFBF" w:themeColor="background1" w:themeShade="BF"/>
          <w:sz w:val="16"/>
          <w:szCs w:val="16"/>
        </w:rPr>
        <w:t>utor v úvode zdôrazňuje, prečo je práca dôležitá a prečo sa rozhodol spracovať danú tému.</w:t>
      </w:r>
      <w:r w:rsidR="005F4FBA" w:rsidRPr="00DD4A12">
        <w:rPr>
          <w:color w:val="BFBFBF" w:themeColor="background1" w:themeShade="BF"/>
          <w:sz w:val="16"/>
          <w:szCs w:val="16"/>
        </w:rPr>
        <w:t xml:space="preserve"> Autor</w:t>
      </w:r>
      <w:r w:rsidRPr="00DD4A12">
        <w:rPr>
          <w:color w:val="BFBFBF" w:themeColor="background1" w:themeShade="BF"/>
          <w:sz w:val="16"/>
          <w:szCs w:val="16"/>
        </w:rPr>
        <w:t xml:space="preserve"> </w:t>
      </w:r>
      <w:r w:rsidR="001D6426" w:rsidRPr="00DD4A12">
        <w:rPr>
          <w:color w:val="BFBFBF" w:themeColor="background1" w:themeShade="BF"/>
          <w:sz w:val="16"/>
          <w:szCs w:val="16"/>
        </w:rPr>
        <w:t xml:space="preserve">v krátkosti </w:t>
      </w:r>
      <w:r w:rsidR="005F4FBA" w:rsidRPr="00DD4A12">
        <w:rPr>
          <w:color w:val="BFBFBF" w:themeColor="background1" w:themeShade="BF"/>
          <w:sz w:val="16"/>
          <w:szCs w:val="16"/>
        </w:rPr>
        <w:t>uvedie ciele a zámery práce.</w:t>
      </w:r>
      <w:r w:rsidR="00854A40" w:rsidRPr="00DD4A12">
        <w:rPr>
          <w:color w:val="BFBFBF" w:themeColor="background1" w:themeShade="BF"/>
          <w:sz w:val="16"/>
          <w:szCs w:val="16"/>
        </w:rPr>
        <w:t xml:space="preserve"> V úvode autor stručne a </w:t>
      </w:r>
      <w:r w:rsidR="0088589D" w:rsidRPr="00DD4A12">
        <w:rPr>
          <w:color w:val="BFBFBF" w:themeColor="background1" w:themeShade="BF"/>
          <w:sz w:val="16"/>
          <w:szCs w:val="16"/>
        </w:rPr>
        <w:t>jasne:</w:t>
      </w:r>
    </w:p>
    <w:p w14:paraId="237E0499" w14:textId="77777777" w:rsidR="0088589D" w:rsidRPr="00DD4A12" w:rsidRDefault="0088589D" w:rsidP="00032E44">
      <w:pPr>
        <w:pStyle w:val="Odrazky"/>
        <w:rPr>
          <w:color w:val="BFBFBF" w:themeColor="background1" w:themeShade="BF"/>
          <w:sz w:val="16"/>
          <w:szCs w:val="16"/>
        </w:rPr>
      </w:pPr>
      <w:r w:rsidRPr="00DD4A12">
        <w:rPr>
          <w:color w:val="BFBFBF" w:themeColor="background1" w:themeShade="BF"/>
          <w:sz w:val="16"/>
          <w:szCs w:val="16"/>
        </w:rPr>
        <w:t xml:space="preserve">charakterizuje súčasný stav poznania problematiky, ktorá je predmetom </w:t>
      </w:r>
      <w:r w:rsidR="00854A40" w:rsidRPr="00DD4A12">
        <w:rPr>
          <w:color w:val="BFBFBF" w:themeColor="background1" w:themeShade="BF"/>
          <w:sz w:val="16"/>
          <w:szCs w:val="16"/>
        </w:rPr>
        <w:t>ZP</w:t>
      </w:r>
      <w:r w:rsidR="00DE5319" w:rsidRPr="00DD4A12">
        <w:rPr>
          <w:color w:val="BFBFBF" w:themeColor="background1" w:themeShade="BF"/>
          <w:sz w:val="16"/>
          <w:szCs w:val="16"/>
        </w:rPr>
        <w:t>,</w:t>
      </w:r>
    </w:p>
    <w:p w14:paraId="34832250" w14:textId="77777777" w:rsidR="0088589D" w:rsidRPr="00DD4A12" w:rsidRDefault="0088589D" w:rsidP="00032E44">
      <w:pPr>
        <w:pStyle w:val="Odrazky"/>
        <w:rPr>
          <w:color w:val="BFBFBF" w:themeColor="background1" w:themeShade="BF"/>
          <w:sz w:val="16"/>
          <w:szCs w:val="16"/>
        </w:rPr>
      </w:pPr>
      <w:r w:rsidRPr="00DD4A12">
        <w:rPr>
          <w:color w:val="BFBFBF" w:themeColor="background1" w:themeShade="BF"/>
          <w:sz w:val="16"/>
          <w:szCs w:val="16"/>
        </w:rPr>
        <w:t>zdôvodní aktuálnosť témy</w:t>
      </w:r>
      <w:r w:rsidR="00DE5319" w:rsidRPr="00DD4A12">
        <w:rPr>
          <w:color w:val="BFBFBF" w:themeColor="background1" w:themeShade="BF"/>
          <w:sz w:val="16"/>
          <w:szCs w:val="16"/>
        </w:rPr>
        <w:t>,</w:t>
      </w:r>
    </w:p>
    <w:p w14:paraId="25C81F42" w14:textId="77777777" w:rsidR="0088589D" w:rsidRPr="00DD4A12" w:rsidRDefault="0088589D" w:rsidP="00032E44">
      <w:pPr>
        <w:pStyle w:val="Odrazky"/>
        <w:rPr>
          <w:color w:val="BFBFBF" w:themeColor="background1" w:themeShade="BF"/>
          <w:sz w:val="16"/>
          <w:szCs w:val="16"/>
        </w:rPr>
      </w:pPr>
      <w:r w:rsidRPr="00DD4A12">
        <w:rPr>
          <w:color w:val="BFBFBF" w:themeColor="background1" w:themeShade="BF"/>
          <w:sz w:val="16"/>
          <w:szCs w:val="16"/>
        </w:rPr>
        <w:t>nastolí problémy, ktoré chce riešiť</w:t>
      </w:r>
      <w:r w:rsidR="00DE5319" w:rsidRPr="00DD4A12">
        <w:rPr>
          <w:color w:val="BFBFBF" w:themeColor="background1" w:themeShade="BF"/>
          <w:sz w:val="16"/>
          <w:szCs w:val="16"/>
        </w:rPr>
        <w:t>,</w:t>
      </w:r>
    </w:p>
    <w:p w14:paraId="0963EE0D" w14:textId="77777777" w:rsidR="0088589D" w:rsidRPr="00DD4A12" w:rsidRDefault="008D7574" w:rsidP="00032E44">
      <w:pPr>
        <w:pStyle w:val="Odrazky"/>
        <w:rPr>
          <w:color w:val="BFBFBF" w:themeColor="background1" w:themeShade="BF"/>
          <w:sz w:val="16"/>
          <w:szCs w:val="16"/>
        </w:rPr>
      </w:pPr>
      <w:r w:rsidRPr="00DD4A12">
        <w:rPr>
          <w:color w:val="BFBFBF" w:themeColor="background1" w:themeShade="BF"/>
          <w:sz w:val="16"/>
          <w:szCs w:val="16"/>
        </w:rPr>
        <w:t>uvedie v krátkosti</w:t>
      </w:r>
      <w:r w:rsidR="0088589D" w:rsidRPr="00DD4A12">
        <w:rPr>
          <w:color w:val="BFBFBF" w:themeColor="background1" w:themeShade="BF"/>
          <w:sz w:val="16"/>
          <w:szCs w:val="16"/>
        </w:rPr>
        <w:t xml:space="preserve"> ciele, ktoré sa majú v práci dosiahnuť</w:t>
      </w:r>
      <w:r w:rsidR="00DE5319" w:rsidRPr="00DD4A12">
        <w:rPr>
          <w:color w:val="BFBFBF" w:themeColor="background1" w:themeShade="BF"/>
          <w:sz w:val="16"/>
          <w:szCs w:val="16"/>
        </w:rPr>
        <w:t>,</w:t>
      </w:r>
    </w:p>
    <w:p w14:paraId="59B013FE" w14:textId="77777777" w:rsidR="0088589D" w:rsidRPr="00DD4A12" w:rsidRDefault="0088589D" w:rsidP="00032E44">
      <w:pPr>
        <w:pStyle w:val="Odrazky"/>
        <w:rPr>
          <w:color w:val="BFBFBF" w:themeColor="background1" w:themeShade="BF"/>
          <w:sz w:val="16"/>
          <w:szCs w:val="16"/>
        </w:rPr>
      </w:pPr>
      <w:r w:rsidRPr="00DD4A12">
        <w:rPr>
          <w:color w:val="BFBFBF" w:themeColor="background1" w:themeShade="BF"/>
          <w:sz w:val="16"/>
          <w:szCs w:val="16"/>
        </w:rPr>
        <w:t>opíše použité metódy a postup riešenia</w:t>
      </w:r>
      <w:r w:rsidR="00DE5319" w:rsidRPr="00DD4A12">
        <w:rPr>
          <w:color w:val="BFBFBF" w:themeColor="background1" w:themeShade="BF"/>
          <w:sz w:val="16"/>
          <w:szCs w:val="16"/>
        </w:rPr>
        <w:t>,</w:t>
      </w:r>
    </w:p>
    <w:p w14:paraId="52FBE05C" w14:textId="77777777" w:rsidR="0088589D" w:rsidRPr="00DD4A12" w:rsidRDefault="0088589D" w:rsidP="00032E44">
      <w:pPr>
        <w:pStyle w:val="Odrazky"/>
        <w:rPr>
          <w:color w:val="BFBFBF" w:themeColor="background1" w:themeShade="BF"/>
          <w:sz w:val="16"/>
          <w:szCs w:val="16"/>
        </w:rPr>
      </w:pPr>
      <w:r w:rsidRPr="00DD4A12">
        <w:rPr>
          <w:color w:val="BFBFBF" w:themeColor="background1" w:themeShade="BF"/>
          <w:sz w:val="16"/>
          <w:szCs w:val="16"/>
        </w:rPr>
        <w:t>spresní, ktoré hlavné informačné zdroje použil</w:t>
      </w:r>
      <w:r w:rsidR="00DE5319" w:rsidRPr="00DD4A12">
        <w:rPr>
          <w:color w:val="BFBFBF" w:themeColor="background1" w:themeShade="BF"/>
          <w:sz w:val="16"/>
          <w:szCs w:val="16"/>
        </w:rPr>
        <w:t>,</w:t>
      </w:r>
    </w:p>
    <w:p w14:paraId="23DB0CEE" w14:textId="77777777" w:rsidR="0088589D" w:rsidRPr="00DD4A12" w:rsidRDefault="0088589D" w:rsidP="00032E44">
      <w:pPr>
        <w:pStyle w:val="Odrazky"/>
        <w:rPr>
          <w:color w:val="BFBFBF" w:themeColor="background1" w:themeShade="BF"/>
          <w:sz w:val="16"/>
          <w:szCs w:val="16"/>
        </w:rPr>
      </w:pPr>
      <w:r w:rsidRPr="00DD4A12">
        <w:rPr>
          <w:color w:val="BFBFBF" w:themeColor="background1" w:themeShade="BF"/>
          <w:sz w:val="16"/>
          <w:szCs w:val="16"/>
        </w:rPr>
        <w:t>zdôvodn</w:t>
      </w:r>
      <w:r w:rsidR="008D7574" w:rsidRPr="00DD4A12">
        <w:rPr>
          <w:color w:val="BFBFBF" w:themeColor="background1" w:themeShade="BF"/>
          <w:sz w:val="16"/>
          <w:szCs w:val="16"/>
        </w:rPr>
        <w:t>í</w:t>
      </w:r>
      <w:r w:rsidRPr="00DD4A12">
        <w:rPr>
          <w:color w:val="BFBFBF" w:themeColor="background1" w:themeShade="BF"/>
          <w:sz w:val="16"/>
          <w:szCs w:val="16"/>
        </w:rPr>
        <w:t xml:space="preserve"> význam riešenia problematiky</w:t>
      </w:r>
      <w:r w:rsidR="00DE5319" w:rsidRPr="00DD4A12">
        <w:rPr>
          <w:color w:val="BFBFBF" w:themeColor="background1" w:themeShade="BF"/>
          <w:sz w:val="16"/>
          <w:szCs w:val="16"/>
        </w:rPr>
        <w:t>,</w:t>
      </w:r>
    </w:p>
    <w:p w14:paraId="258BC255" w14:textId="77777777" w:rsidR="0088589D" w:rsidRPr="00DD4A12" w:rsidRDefault="0088589D" w:rsidP="00032E44">
      <w:pPr>
        <w:pStyle w:val="Odrazky"/>
        <w:rPr>
          <w:color w:val="BFBFBF" w:themeColor="background1" w:themeShade="BF"/>
          <w:sz w:val="16"/>
          <w:szCs w:val="16"/>
        </w:rPr>
      </w:pPr>
      <w:r w:rsidRPr="00DD4A12">
        <w:rPr>
          <w:color w:val="BFBFBF" w:themeColor="background1" w:themeShade="BF"/>
          <w:sz w:val="16"/>
          <w:szCs w:val="16"/>
        </w:rPr>
        <w:t>načrtne stručný obsah jednotlivých kapitol</w:t>
      </w:r>
      <w:r w:rsidR="00DE5319" w:rsidRPr="00DD4A12">
        <w:rPr>
          <w:color w:val="BFBFBF" w:themeColor="background1" w:themeShade="BF"/>
          <w:sz w:val="16"/>
          <w:szCs w:val="16"/>
        </w:rPr>
        <w:t>.</w:t>
      </w:r>
    </w:p>
    <w:p w14:paraId="7DAAEF5F" w14:textId="77777777" w:rsidR="00B75029" w:rsidRPr="00DD4A12" w:rsidRDefault="00B75029" w:rsidP="000002CD">
      <w:pPr>
        <w:pStyle w:val="ZPNormalnyText"/>
        <w:rPr>
          <w:color w:val="BFBFBF" w:themeColor="background1" w:themeShade="BF"/>
          <w:sz w:val="16"/>
          <w:szCs w:val="16"/>
          <w:highlight w:val="green"/>
        </w:rPr>
      </w:pPr>
    </w:p>
    <w:p w14:paraId="21AE0E11" w14:textId="12F26833" w:rsidR="00B401FF" w:rsidRPr="00DD4A12" w:rsidRDefault="00290D1E" w:rsidP="00B62E49">
      <w:pPr>
        <w:rPr>
          <w:color w:val="BFBFBF" w:themeColor="background1" w:themeShade="BF"/>
          <w:sz w:val="16"/>
          <w:szCs w:val="16"/>
        </w:rPr>
      </w:pPr>
      <w:r w:rsidRPr="00DD4A12">
        <w:rPr>
          <w:color w:val="BFBFBF" w:themeColor="background1" w:themeShade="BF"/>
          <w:sz w:val="16"/>
          <w:szCs w:val="16"/>
        </w:rPr>
        <w:t>V prípade práce zameranej na vývoj softvéru autor uvedie</w:t>
      </w:r>
      <w:r w:rsidR="00D05E9D" w:rsidRPr="00DD4A12">
        <w:rPr>
          <w:color w:val="BFBFBF" w:themeColor="background1" w:themeShade="BF"/>
          <w:sz w:val="16"/>
          <w:szCs w:val="16"/>
        </w:rPr>
        <w:t xml:space="preserve"> </w:t>
      </w:r>
      <w:r w:rsidR="004D5D97" w:rsidRPr="00DD4A12">
        <w:rPr>
          <w:color w:val="BFBFBF" w:themeColor="background1" w:themeShade="BF"/>
          <w:sz w:val="16"/>
          <w:szCs w:val="16"/>
        </w:rPr>
        <w:t xml:space="preserve">ako </w:t>
      </w:r>
      <w:r w:rsidR="000002CD" w:rsidRPr="00DD4A12">
        <w:rPr>
          <w:color w:val="BFBFBF" w:themeColor="background1" w:themeShade="BF"/>
          <w:sz w:val="16"/>
          <w:szCs w:val="16"/>
        </w:rPr>
        <w:t xml:space="preserve">môže navrhnutý a vytvorený softvér </w:t>
      </w:r>
      <w:r w:rsidR="00F82A41" w:rsidRPr="00DD4A12">
        <w:rPr>
          <w:color w:val="BFBFBF" w:themeColor="background1" w:themeShade="BF"/>
          <w:sz w:val="16"/>
          <w:szCs w:val="16"/>
        </w:rPr>
        <w:t>prispieť k riešeniu v úvode nastoleného problému.</w:t>
      </w:r>
    </w:p>
    <w:p w14:paraId="2D5E7413" w14:textId="77777777" w:rsidR="00B401FF" w:rsidRPr="00DD4A12" w:rsidRDefault="00B401FF" w:rsidP="000002CD">
      <w:pPr>
        <w:pStyle w:val="ZPNormalnyText"/>
        <w:rPr>
          <w:color w:val="BFBFBF" w:themeColor="background1" w:themeShade="BF"/>
          <w:sz w:val="16"/>
          <w:szCs w:val="16"/>
          <w:highlight w:val="green"/>
        </w:rPr>
      </w:pPr>
    </w:p>
    <w:p w14:paraId="1B97C4D6" w14:textId="77777777" w:rsidR="00B401FF" w:rsidRPr="00DD4A12" w:rsidRDefault="00B401FF" w:rsidP="000002CD">
      <w:pPr>
        <w:pStyle w:val="ZPNormalnyText"/>
        <w:rPr>
          <w:highlight w:val="green"/>
        </w:rPr>
      </w:pPr>
    </w:p>
    <w:p w14:paraId="2867079B" w14:textId="77777777" w:rsidR="00B401FF" w:rsidRPr="00DD4A12" w:rsidRDefault="00B401FF" w:rsidP="000002CD">
      <w:pPr>
        <w:pStyle w:val="ZPNormalnyText"/>
        <w:rPr>
          <w:highlight w:val="green"/>
        </w:rPr>
      </w:pPr>
    </w:p>
    <w:p w14:paraId="139B9230" w14:textId="77777777" w:rsidR="00B401FF" w:rsidRPr="00DD4A12" w:rsidRDefault="00B401FF" w:rsidP="000002CD">
      <w:pPr>
        <w:pStyle w:val="ZPNormalnyText"/>
        <w:rPr>
          <w:highlight w:val="green"/>
        </w:rPr>
      </w:pPr>
    </w:p>
    <w:p w14:paraId="5243FCD9" w14:textId="77777777" w:rsidR="00B401FF" w:rsidRPr="00DD4A12" w:rsidRDefault="00B401FF" w:rsidP="000002CD">
      <w:pPr>
        <w:pStyle w:val="ZPNormalnyText"/>
        <w:rPr>
          <w:highlight w:val="green"/>
        </w:rPr>
      </w:pPr>
    </w:p>
    <w:p w14:paraId="154800A1" w14:textId="77777777" w:rsidR="00B401FF" w:rsidRPr="00DD4A12" w:rsidRDefault="00B401FF" w:rsidP="000002CD">
      <w:pPr>
        <w:pStyle w:val="ZPNormalnyText"/>
        <w:rPr>
          <w:highlight w:val="green"/>
        </w:rPr>
      </w:pPr>
    </w:p>
    <w:p w14:paraId="064CD445" w14:textId="77777777" w:rsidR="00B401FF" w:rsidRPr="00DD4A12" w:rsidRDefault="00B401FF" w:rsidP="000002CD">
      <w:pPr>
        <w:pStyle w:val="ZPNormalnyText"/>
        <w:rPr>
          <w:highlight w:val="green"/>
        </w:rPr>
      </w:pPr>
    </w:p>
    <w:p w14:paraId="4C77FBE2" w14:textId="77777777" w:rsidR="00B401FF" w:rsidRPr="00DD4A12" w:rsidRDefault="00B401FF" w:rsidP="000002CD">
      <w:pPr>
        <w:pStyle w:val="ZPNormalnyText"/>
        <w:rPr>
          <w:highlight w:val="green"/>
        </w:rPr>
      </w:pPr>
    </w:p>
    <w:p w14:paraId="3206FC5F" w14:textId="77777777" w:rsidR="00B401FF" w:rsidRPr="00DD4A12" w:rsidRDefault="00B401FF" w:rsidP="000002CD">
      <w:pPr>
        <w:pStyle w:val="ZPNormalnyText"/>
        <w:rPr>
          <w:highlight w:val="green"/>
        </w:rPr>
      </w:pPr>
    </w:p>
    <w:p w14:paraId="510C983C" w14:textId="77777777" w:rsidR="00B401FF" w:rsidRPr="00DD4A12" w:rsidRDefault="00B401FF" w:rsidP="000002CD">
      <w:pPr>
        <w:pStyle w:val="ZPNormalnyText"/>
        <w:rPr>
          <w:highlight w:val="green"/>
        </w:rPr>
      </w:pPr>
    </w:p>
    <w:p w14:paraId="6B3919D3" w14:textId="77777777" w:rsidR="00B401FF" w:rsidRPr="00DD4A12" w:rsidRDefault="00B401FF" w:rsidP="000002CD">
      <w:pPr>
        <w:pStyle w:val="ZPNormalnyText"/>
        <w:rPr>
          <w:highlight w:val="green"/>
        </w:rPr>
      </w:pPr>
    </w:p>
    <w:p w14:paraId="4A6B3D1A" w14:textId="2CF6A81A" w:rsidR="00A60AA1" w:rsidRPr="00DD4A12" w:rsidRDefault="00A153E2" w:rsidP="002E12F8">
      <w:pPr>
        <w:ind w:firstLine="0"/>
        <w:rPr>
          <w:i/>
          <w:iCs/>
        </w:rPr>
      </w:pPr>
      <w:r w:rsidRPr="00DD4A12">
        <w:rPr>
          <w:i/>
          <w:iCs/>
        </w:rPr>
        <w:t>ÚVOD PREDSTAVUJE CCA 1 STRANU. ČÍSLOVANIE STRÁN ZAČÍNA OD ÚVODU.</w:t>
      </w:r>
    </w:p>
    <w:p w14:paraId="37914D6D" w14:textId="77777777" w:rsidR="00A153E2" w:rsidRPr="00DD4A12" w:rsidRDefault="00A153E2" w:rsidP="002E12F8">
      <w:pPr>
        <w:ind w:firstLine="0"/>
        <w:rPr>
          <w:i/>
          <w:iCs/>
        </w:rPr>
      </w:pPr>
    </w:p>
    <w:p w14:paraId="27B51753" w14:textId="77777777" w:rsidR="00A153E2" w:rsidRPr="00DD4A12" w:rsidRDefault="00A153E2" w:rsidP="00FD33FA">
      <w:pPr>
        <w:sectPr w:rsidR="00A153E2" w:rsidRPr="00DD4A12" w:rsidSect="00AD442F">
          <w:footerReference w:type="default" r:id="rId11"/>
          <w:footerReference w:type="first" r:id="rId12"/>
          <w:pgSz w:w="11907" w:h="16840" w:code="9"/>
          <w:pgMar w:top="1418" w:right="1418" w:bottom="1418" w:left="1985" w:header="709" w:footer="709" w:gutter="0"/>
          <w:cols w:space="708"/>
          <w:titlePg/>
        </w:sectPr>
      </w:pPr>
    </w:p>
    <w:p w14:paraId="4F7082BE" w14:textId="4F55F9A6" w:rsidR="009D4162" w:rsidRPr="00DD4A12" w:rsidRDefault="007F46C9">
      <w:pPr>
        <w:pStyle w:val="Nadpis1"/>
      </w:pPr>
      <w:bookmarkStart w:id="87" w:name="_Toc309047437"/>
      <w:bookmarkStart w:id="88" w:name="_Toc309047483"/>
      <w:bookmarkStart w:id="89" w:name="_Toc309047600"/>
      <w:bookmarkStart w:id="90" w:name="_Toc339279013"/>
      <w:bookmarkStart w:id="91" w:name="_Toc152958936"/>
      <w:r w:rsidRPr="00DD4A12">
        <w:lastRenderedPageBreak/>
        <w:t>Analýza súčasného stavu</w:t>
      </w:r>
      <w:bookmarkEnd w:id="85"/>
      <w:bookmarkEnd w:id="86"/>
      <w:bookmarkEnd w:id="87"/>
      <w:bookmarkEnd w:id="88"/>
      <w:bookmarkEnd w:id="89"/>
      <w:bookmarkEnd w:id="90"/>
      <w:bookmarkEnd w:id="91"/>
    </w:p>
    <w:p w14:paraId="52ACE635" w14:textId="66E5F9CA" w:rsidR="009D4162" w:rsidRPr="00DD4A12" w:rsidRDefault="00C62A83" w:rsidP="003D05E3">
      <w:pPr>
        <w:ind w:firstLine="360"/>
      </w:pPr>
      <w:r w:rsidRPr="00DD4A12">
        <w:t>Heinrichs (2011) definovalo n</w:t>
      </w:r>
      <w:r w:rsidR="009D4162" w:rsidRPr="00DD4A12">
        <w:t xml:space="preserve">akupovanie </w:t>
      </w:r>
      <w:r w:rsidRPr="00DD4A12">
        <w:t xml:space="preserve">ako </w:t>
      </w:r>
      <w:r w:rsidR="009D4162" w:rsidRPr="00DD4A12">
        <w:t>jednou z</w:t>
      </w:r>
      <w:r w:rsidR="00955879" w:rsidRPr="00DD4A12">
        <w:t> najčastejších</w:t>
      </w:r>
      <w:r w:rsidR="009D4162" w:rsidRPr="00DD4A12">
        <w:t xml:space="preserve"> úloh v našom každodennom živote a tvorba a správa zoznamov nákupov sú dôležitou súčasťou tohto procesu. Vzhľadom na nedávny rozvoj mobilných zariadení už nie sme obmedzení len na perá a papier, pretože máme k dispozícii množstvo digitálnych nástrojov a</w:t>
      </w:r>
      <w:r w:rsidRPr="00DD4A12">
        <w:t> </w:t>
      </w:r>
      <w:r w:rsidR="009D4162" w:rsidRPr="00DD4A12">
        <w:t>aplikácií</w:t>
      </w:r>
      <w:r w:rsidRPr="00DD4A12">
        <w:t>.</w:t>
      </w:r>
    </w:p>
    <w:p w14:paraId="0C2FD271" w14:textId="335D9266" w:rsidR="003D05E3" w:rsidRPr="00DD4A12" w:rsidRDefault="00C62A83" w:rsidP="00207CFF">
      <w:pPr>
        <w:ind w:firstLine="360"/>
      </w:pPr>
      <w:r w:rsidRPr="00DD4A12">
        <w:t>Li (2022) tvrdí, že ľu</w:t>
      </w:r>
      <w:r w:rsidR="00207CFF" w:rsidRPr="00DD4A12">
        <w:t>dia teraz môžu využívať aplikácie na svojich smartfónoch na prístup k rôznym internetovým službám, vrátane okamžitého posielania správ (napríklad WhatsApp, WeChat), online sociálnych médií (napríklad Twitter, Weibo), elektronického nákupu (napríklad Amazon, Taobao) a online platobných systémov (napríklad PayPal, Alipay). Tieto služby sa stali dôležitou súčasťou infraštruktúry moderného informačného spoločenstva, čím sa stali aplikácie na smartfónoch nevyhnutnosťou v každodennom živote. Podľa správy od spoločnosti Statista sa počet aplikácií dostupných v obchode Google Play, oficiálnej obchodnej platforme pre Android, exponenciálne zvýšil z 16 000 v decembri 2009 na 2 893 806 v júli 2021.</w:t>
      </w:r>
      <w:r w:rsidR="00790AC3" w:rsidRPr="00DD4A12">
        <w:t xml:space="preserve"> </w:t>
      </w:r>
      <w:r w:rsidR="00207CFF" w:rsidRPr="00DD4A12">
        <w:t>Taký rozsiahly a dôležitý trh s aplikáciami prilákal vývojárov a poskytovateľov služieb k skúmaniu správania používateľov aplikácií, aby lepšie vyvíjali a dodávali mobilné aplikácie</w:t>
      </w:r>
      <w:r w:rsidRPr="00DD4A12">
        <w:t>.</w:t>
      </w:r>
    </w:p>
    <w:p w14:paraId="497B7C36" w14:textId="77777777" w:rsidR="00623821" w:rsidRPr="00DD4A12" w:rsidRDefault="00623821" w:rsidP="00207CFF">
      <w:pPr>
        <w:ind w:firstLine="360"/>
      </w:pPr>
    </w:p>
    <w:p w14:paraId="04F2907C" w14:textId="00DB3B62" w:rsidR="00623821" w:rsidRPr="00DD4A12" w:rsidRDefault="008258DA" w:rsidP="00623821">
      <w:pPr>
        <w:pStyle w:val="Nadpis2"/>
      </w:pPr>
      <w:bookmarkStart w:id="92" w:name="_Toc152958937"/>
      <w:r w:rsidRPr="00DD4A12">
        <w:t xml:space="preserve">1.1 </w:t>
      </w:r>
      <w:r w:rsidR="00623821" w:rsidRPr="00DD4A12">
        <w:t>Súčasný stav prístupu používateľov na internet</w:t>
      </w:r>
      <w:bookmarkEnd w:id="92"/>
    </w:p>
    <w:p w14:paraId="689D9EAA" w14:textId="023371DC" w:rsidR="00623821" w:rsidRPr="00DD4A12" w:rsidRDefault="00994BBF" w:rsidP="00623821">
      <w:r w:rsidRPr="00DD4A12">
        <w:t xml:space="preserve">V októbri 2023 bolo na celom svete 5,3 miliardy používateľov internetu, čo predstavuje 65,7 % svetovej populácie. </w:t>
      </w:r>
      <w:r w:rsidR="00623821" w:rsidRPr="00DD4A12">
        <w:t xml:space="preserve">Údaje zo štatistickej stránky Statcounter (2023) ukazujú rôzny pomer návštevníkov </w:t>
      </w:r>
      <w:r w:rsidR="00BF02B0" w:rsidRPr="00DD4A12">
        <w:t xml:space="preserve">internetu zo </w:t>
      </w:r>
      <w:r w:rsidR="00623821" w:rsidRPr="00DD4A12">
        <w:t>stolných počítačov a mobilných zariadení v</w:t>
      </w:r>
      <w:r w:rsidR="00A86265" w:rsidRPr="00DD4A12">
        <w:t> rokoch 2010 - 2023</w:t>
      </w:r>
      <w:r w:rsidR="00623821" w:rsidRPr="00DD4A12">
        <w:t xml:space="preserve">. </w:t>
      </w:r>
      <w:r w:rsidR="00A86265" w:rsidRPr="00DD4A12">
        <w:t>Z grafu 1</w:t>
      </w:r>
      <w:r w:rsidR="003F15A5" w:rsidRPr="00DD4A12">
        <w:t xml:space="preserve"> </w:t>
      </w:r>
      <w:r w:rsidR="00A86265" w:rsidRPr="00DD4A12">
        <w:t>vyplýva,</w:t>
      </w:r>
      <w:r w:rsidR="00623821" w:rsidRPr="00DD4A12">
        <w:t xml:space="preserve"> že napriek zvyšovaniu sa počtu mobilných návštev</w:t>
      </w:r>
      <w:r w:rsidR="00BF02B0" w:rsidRPr="00DD4A12">
        <w:t xml:space="preserve"> na internet</w:t>
      </w:r>
      <w:r w:rsidR="00623821" w:rsidRPr="00DD4A12">
        <w:t>, tempo rastu</w:t>
      </w:r>
      <w:r w:rsidR="0060699E" w:rsidRPr="00DD4A12">
        <w:t xml:space="preserve"> sa v posledných rokoch spomalilo. Rovnako graf i</w:t>
      </w:r>
      <w:r w:rsidR="00623821" w:rsidRPr="00DD4A12">
        <w:t xml:space="preserve">lustruje, že </w:t>
      </w:r>
      <w:r w:rsidR="0060699E" w:rsidRPr="00DD4A12">
        <w:t>prudký pokles</w:t>
      </w:r>
      <w:r w:rsidR="00B81916" w:rsidRPr="00DD4A12">
        <w:t xml:space="preserve"> </w:t>
      </w:r>
      <w:r w:rsidR="00BF02B0" w:rsidRPr="00DD4A12">
        <w:t xml:space="preserve">internetových </w:t>
      </w:r>
      <w:r w:rsidR="0060699E" w:rsidRPr="00DD4A12">
        <w:t>používa</w:t>
      </w:r>
      <w:r w:rsidR="00B81916" w:rsidRPr="00DD4A12">
        <w:t>teľov</w:t>
      </w:r>
      <w:r w:rsidR="0060699E" w:rsidRPr="00DD4A12">
        <w:t xml:space="preserve"> </w:t>
      </w:r>
      <w:r w:rsidR="00BF02B0" w:rsidRPr="00DD4A12">
        <w:t xml:space="preserve">zo </w:t>
      </w:r>
      <w:r w:rsidR="0060699E" w:rsidRPr="00DD4A12">
        <w:t xml:space="preserve">stolných počítačov do roku 2017 vystriedalo obdobie kulminácie po súčasnosť. </w:t>
      </w:r>
      <w:r w:rsidR="00B81916" w:rsidRPr="00DD4A12">
        <w:t xml:space="preserve">V prípade používateľov </w:t>
      </w:r>
      <w:r w:rsidR="00BF02B0" w:rsidRPr="00DD4A12">
        <w:t xml:space="preserve">internetu prostredníctvom </w:t>
      </w:r>
      <w:r w:rsidR="00B81916" w:rsidRPr="00DD4A12">
        <w:t xml:space="preserve">tabletu </w:t>
      </w:r>
      <w:r w:rsidR="00BF02B0" w:rsidRPr="00DD4A12">
        <w:t xml:space="preserve">nárast zaznamenaný v rokoch 2012 – 2015 vystriedal pomalý pokles a v súčasnosti počet používateľov </w:t>
      </w:r>
      <w:r w:rsidR="00B81916" w:rsidRPr="00DD4A12">
        <w:t>je menš</w:t>
      </w:r>
      <w:r w:rsidR="00BF02B0" w:rsidRPr="00DD4A12">
        <w:t>í</w:t>
      </w:r>
      <w:r w:rsidR="00B81916" w:rsidRPr="00DD4A12">
        <w:t xml:space="preserve"> ako 2 %.</w:t>
      </w:r>
      <w:r w:rsidR="00BF02B0" w:rsidRPr="00DD4A12">
        <w:t xml:space="preserve"> I napriek týmto skutočnostiam možno konštatovať, že </w:t>
      </w:r>
      <w:r w:rsidR="0069685B" w:rsidRPr="00DD4A12">
        <w:t xml:space="preserve">najväčší počet používateľov internetu </w:t>
      </w:r>
      <w:r w:rsidR="003F15A5" w:rsidRPr="00DD4A12">
        <w:t>predstavujú</w:t>
      </w:r>
      <w:r w:rsidR="0069685B" w:rsidRPr="00DD4A12">
        <w:t xml:space="preserve"> mobilné zariadenia, konkrétne v mesiacoch január – október 2023 sa ich návštevnosť pohybovala v rozmedzí 58,5 - 50,7 %.</w:t>
      </w:r>
    </w:p>
    <w:p w14:paraId="01DCD3C0" w14:textId="77777777" w:rsidR="00623821" w:rsidRPr="00DD4A12" w:rsidRDefault="00623821" w:rsidP="00623821"/>
    <w:p w14:paraId="0FB4271F" w14:textId="77777777" w:rsidR="00623821" w:rsidRPr="00DD4A12" w:rsidRDefault="00623821" w:rsidP="00623821">
      <w:pPr>
        <w:ind w:firstLine="0"/>
      </w:pPr>
      <w:r w:rsidRPr="00DD4A12">
        <w:rPr>
          <w:noProof/>
        </w:rPr>
        <w:lastRenderedPageBreak/>
        <w:drawing>
          <wp:inline distT="0" distB="0" distL="0" distR="0" wp14:anchorId="74A0D15B" wp14:editId="588C77AF">
            <wp:extent cx="5400040" cy="2715895"/>
            <wp:effectExtent l="0" t="0" r="0" b="8255"/>
            <wp:docPr id="2084708027" name="Obrázok 1" descr="Obrázok, na ktorom je text, diagram, rad, vývoj&#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708027" name="Obrázok 1" descr="Obrázok, na ktorom je text, diagram, rad, vývoj&#10;&#10;Automaticky generovaný popi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2715895"/>
                    </a:xfrm>
                    <a:prstGeom prst="rect">
                      <a:avLst/>
                    </a:prstGeom>
                    <a:noFill/>
                    <a:ln>
                      <a:noFill/>
                    </a:ln>
                  </pic:spPr>
                </pic:pic>
              </a:graphicData>
            </a:graphic>
          </wp:inline>
        </w:drawing>
      </w:r>
    </w:p>
    <w:p w14:paraId="72C83051" w14:textId="21590C4B" w:rsidR="00623821" w:rsidRPr="00DD4A12" w:rsidRDefault="00623821" w:rsidP="00623821">
      <w:r w:rsidRPr="00DD4A12">
        <w:t>Graf 1 Celosvetový počet používateľov Internetu (Chaffey, 2023)</w:t>
      </w:r>
    </w:p>
    <w:p w14:paraId="158CD33A" w14:textId="68D08708" w:rsidR="00AE630A" w:rsidRPr="00DD4A12" w:rsidRDefault="00941B52" w:rsidP="00AE630A">
      <w:pPr>
        <w:pStyle w:val="Nadpis2"/>
      </w:pPr>
      <w:bookmarkStart w:id="93" w:name="_Toc152958938"/>
      <w:r w:rsidRPr="00DD4A12">
        <w:t xml:space="preserve">1.2 </w:t>
      </w:r>
      <w:r w:rsidR="00AE630A" w:rsidRPr="00DD4A12">
        <w:t>Mobilné operačné systémy</w:t>
      </w:r>
      <w:bookmarkEnd w:id="93"/>
    </w:p>
    <w:p w14:paraId="56900F97" w14:textId="77777777" w:rsidR="00AE630A" w:rsidRPr="00DD4A12" w:rsidRDefault="00AE630A" w:rsidP="00AE630A">
      <w:r w:rsidRPr="00DD4A12">
        <w:t>Mobilný operačný systém je systémový softvér, ktorý je špeciálne navrhnutý tak, aby fungoval na vreckových zariadeniach ako sú mobilné telefóny, PDA. Je to platforma na aplikačné programy bežiacich na mobilných zariadeniach. Každý operačný systém má svoju vlastnú architektúru.</w:t>
      </w:r>
    </w:p>
    <w:p w14:paraId="569D0E1F" w14:textId="58CBD486" w:rsidR="00994BBF" w:rsidRPr="00DD4A12" w:rsidRDefault="00994BBF" w:rsidP="00994BBF">
      <w:r w:rsidRPr="00DD4A12">
        <w:t>Tabuľka 1 zobrazuje historické aj súčasné operačné systémy na mobilné zariadenia, kde najpoužívanejšími sú Android a iOS. Android má na trhu približne 70</w:t>
      </w:r>
      <w:r w:rsidR="003F15A5" w:rsidRPr="00DD4A12">
        <w:t xml:space="preserve"> </w:t>
      </w:r>
      <w:r w:rsidRPr="00DD4A12">
        <w:t xml:space="preserve">% zastúpenie a napríklad v roku 2021 </w:t>
      </w:r>
      <w:r w:rsidR="003F15A5" w:rsidRPr="00DD4A12">
        <w:t xml:space="preserve">bol </w:t>
      </w:r>
      <w:r w:rsidRPr="00DD4A12">
        <w:t>inštalova</w:t>
      </w:r>
      <w:r w:rsidR="003F15A5" w:rsidRPr="00DD4A12">
        <w:t>ný</w:t>
      </w:r>
      <w:r w:rsidRPr="00DD4A12">
        <w:t xml:space="preserve"> na 83,32% mobilných zariaden</w:t>
      </w:r>
      <w:r w:rsidR="003F15A5" w:rsidRPr="00DD4A12">
        <w:t>iach</w:t>
      </w:r>
      <w:r w:rsidRPr="00DD4A12">
        <w:t xml:space="preserve"> (</w:t>
      </w:r>
      <w:hyperlink r:id="rId14" w:history="1">
        <w:r w:rsidRPr="00DD4A12">
          <w:t>Devarakonda</w:t>
        </w:r>
      </w:hyperlink>
      <w:r w:rsidRPr="00DD4A12">
        <w:t xml:space="preserve">, 2015). </w:t>
      </w:r>
    </w:p>
    <w:p w14:paraId="5D88492F" w14:textId="77777777" w:rsidR="003F15A5" w:rsidRPr="00DD4A12" w:rsidRDefault="003F15A5" w:rsidP="003F15A5">
      <w:pPr>
        <w:ind w:firstLine="0"/>
      </w:pPr>
      <w:r w:rsidRPr="00DD4A12">
        <w:t>Tabuľka 1 Historické a súčasné operačné systémy</w:t>
      </w:r>
    </w:p>
    <w:tbl>
      <w:tblPr>
        <w:tblStyle w:val="Mriekatabuky"/>
        <w:tblW w:w="0" w:type="auto"/>
        <w:tblLook w:val="04A0" w:firstRow="1" w:lastRow="0" w:firstColumn="1" w:lastColumn="0" w:noHBand="0" w:noVBand="1"/>
      </w:tblPr>
      <w:tblGrid>
        <w:gridCol w:w="4247"/>
        <w:gridCol w:w="4247"/>
      </w:tblGrid>
      <w:tr w:rsidR="00AE630A" w:rsidRPr="00DD4A12" w14:paraId="567FC05C" w14:textId="77777777" w:rsidTr="002345C2">
        <w:tc>
          <w:tcPr>
            <w:tcW w:w="4247" w:type="dxa"/>
          </w:tcPr>
          <w:p w14:paraId="6FB3048C" w14:textId="5D847A96" w:rsidR="00AE630A" w:rsidRPr="00DD4A12" w:rsidRDefault="0007213D" w:rsidP="002345C2">
            <w:pPr>
              <w:ind w:firstLine="0"/>
              <w:jc w:val="center"/>
              <w:rPr>
                <w:b/>
                <w:bCs/>
              </w:rPr>
            </w:pPr>
            <w:r w:rsidRPr="00DD4A12">
              <w:rPr>
                <w:b/>
                <w:bCs/>
              </w:rPr>
              <w:t>Historické</w:t>
            </w:r>
            <w:r w:rsidR="00AE630A" w:rsidRPr="00DD4A12">
              <w:rPr>
                <w:b/>
                <w:bCs/>
              </w:rPr>
              <w:t xml:space="preserve"> platformy</w:t>
            </w:r>
          </w:p>
        </w:tc>
        <w:tc>
          <w:tcPr>
            <w:tcW w:w="4247" w:type="dxa"/>
          </w:tcPr>
          <w:p w14:paraId="41C24FE4" w14:textId="5DBD5248" w:rsidR="00AE630A" w:rsidRPr="00DD4A12" w:rsidRDefault="00246088" w:rsidP="002345C2">
            <w:pPr>
              <w:ind w:firstLine="0"/>
              <w:jc w:val="center"/>
              <w:rPr>
                <w:b/>
                <w:bCs/>
              </w:rPr>
            </w:pPr>
            <w:r w:rsidRPr="00DD4A12">
              <w:rPr>
                <w:b/>
                <w:bCs/>
              </w:rPr>
              <w:t>Súčasné</w:t>
            </w:r>
            <w:r w:rsidR="00AE630A" w:rsidRPr="00DD4A12">
              <w:rPr>
                <w:b/>
                <w:bCs/>
              </w:rPr>
              <w:t xml:space="preserve"> platformy</w:t>
            </w:r>
          </w:p>
        </w:tc>
      </w:tr>
      <w:tr w:rsidR="00AE630A" w:rsidRPr="00DD4A12" w14:paraId="32AEC189" w14:textId="77777777" w:rsidTr="002345C2">
        <w:tc>
          <w:tcPr>
            <w:tcW w:w="4247" w:type="dxa"/>
          </w:tcPr>
          <w:p w14:paraId="7E035DCA" w14:textId="77777777" w:rsidR="00AE630A" w:rsidRPr="00DD4A12" w:rsidRDefault="00AE630A" w:rsidP="002345C2">
            <w:pPr>
              <w:ind w:firstLine="0"/>
            </w:pPr>
            <w:r w:rsidRPr="00DD4A12">
              <w:t>Symbian OS</w:t>
            </w:r>
          </w:p>
        </w:tc>
        <w:tc>
          <w:tcPr>
            <w:tcW w:w="4247" w:type="dxa"/>
          </w:tcPr>
          <w:p w14:paraId="6231FC73" w14:textId="77777777" w:rsidR="00AE630A" w:rsidRPr="00DD4A12" w:rsidRDefault="00AE630A" w:rsidP="002345C2">
            <w:pPr>
              <w:ind w:firstLine="0"/>
            </w:pPr>
            <w:r w:rsidRPr="00DD4A12">
              <w:t>Android</w:t>
            </w:r>
          </w:p>
        </w:tc>
      </w:tr>
      <w:tr w:rsidR="00AE630A" w:rsidRPr="00DD4A12" w14:paraId="5C114A23" w14:textId="77777777" w:rsidTr="002345C2">
        <w:tc>
          <w:tcPr>
            <w:tcW w:w="4247" w:type="dxa"/>
          </w:tcPr>
          <w:p w14:paraId="754384F9" w14:textId="77777777" w:rsidR="00AE630A" w:rsidRPr="00DD4A12" w:rsidRDefault="00AE630A" w:rsidP="002345C2">
            <w:pPr>
              <w:ind w:firstLine="0"/>
            </w:pPr>
            <w:r w:rsidRPr="00DD4A12">
              <w:t>Palm OS</w:t>
            </w:r>
          </w:p>
        </w:tc>
        <w:tc>
          <w:tcPr>
            <w:tcW w:w="4247" w:type="dxa"/>
          </w:tcPr>
          <w:p w14:paraId="3A514D5A" w14:textId="77777777" w:rsidR="00AE630A" w:rsidRPr="00DD4A12" w:rsidRDefault="00AE630A" w:rsidP="002345C2">
            <w:pPr>
              <w:ind w:firstLine="0"/>
            </w:pPr>
            <w:r w:rsidRPr="00DD4A12">
              <w:t>iOS</w:t>
            </w:r>
          </w:p>
        </w:tc>
      </w:tr>
      <w:tr w:rsidR="00AE630A" w:rsidRPr="00DD4A12" w14:paraId="351B42AD" w14:textId="77777777" w:rsidTr="002345C2">
        <w:tc>
          <w:tcPr>
            <w:tcW w:w="4247" w:type="dxa"/>
          </w:tcPr>
          <w:p w14:paraId="1E5615C1" w14:textId="77777777" w:rsidR="00AE630A" w:rsidRPr="00DD4A12" w:rsidRDefault="00AE630A" w:rsidP="002345C2">
            <w:pPr>
              <w:ind w:firstLine="0"/>
            </w:pPr>
            <w:r w:rsidRPr="00DD4A12">
              <w:t>Maemo OS</w:t>
            </w:r>
          </w:p>
        </w:tc>
        <w:tc>
          <w:tcPr>
            <w:tcW w:w="4247" w:type="dxa"/>
          </w:tcPr>
          <w:p w14:paraId="678D5C4F" w14:textId="77777777" w:rsidR="00AE630A" w:rsidRPr="00DD4A12" w:rsidRDefault="00AE630A" w:rsidP="002345C2">
            <w:pPr>
              <w:ind w:firstLine="0"/>
            </w:pPr>
            <w:r w:rsidRPr="00DD4A12">
              <w:t>Windows Phone</w:t>
            </w:r>
          </w:p>
        </w:tc>
      </w:tr>
      <w:tr w:rsidR="00AE630A" w:rsidRPr="00DD4A12" w14:paraId="1A7A11A8" w14:textId="77777777" w:rsidTr="002345C2">
        <w:tc>
          <w:tcPr>
            <w:tcW w:w="4247" w:type="dxa"/>
          </w:tcPr>
          <w:p w14:paraId="71D9C9FA" w14:textId="77777777" w:rsidR="00AE630A" w:rsidRPr="00DD4A12" w:rsidRDefault="00AE630A" w:rsidP="002345C2">
            <w:pPr>
              <w:ind w:firstLine="0"/>
            </w:pPr>
            <w:r w:rsidRPr="00DD4A12">
              <w:t>Meego OS</w:t>
            </w:r>
          </w:p>
        </w:tc>
        <w:tc>
          <w:tcPr>
            <w:tcW w:w="4247" w:type="dxa"/>
          </w:tcPr>
          <w:p w14:paraId="4B266193" w14:textId="77777777" w:rsidR="00AE630A" w:rsidRPr="00DD4A12" w:rsidRDefault="00AE630A" w:rsidP="002345C2">
            <w:pPr>
              <w:ind w:firstLine="0"/>
            </w:pPr>
            <w:r w:rsidRPr="00DD4A12">
              <w:t>Firefox OS</w:t>
            </w:r>
          </w:p>
        </w:tc>
      </w:tr>
      <w:tr w:rsidR="00AE630A" w:rsidRPr="00DD4A12" w14:paraId="6D35A0BE" w14:textId="77777777" w:rsidTr="002345C2">
        <w:tc>
          <w:tcPr>
            <w:tcW w:w="4247" w:type="dxa"/>
          </w:tcPr>
          <w:p w14:paraId="580417EC" w14:textId="77777777" w:rsidR="00AE630A" w:rsidRPr="00DD4A12" w:rsidRDefault="00AE630A" w:rsidP="002345C2">
            <w:pPr>
              <w:ind w:firstLine="0"/>
            </w:pPr>
          </w:p>
        </w:tc>
        <w:tc>
          <w:tcPr>
            <w:tcW w:w="4247" w:type="dxa"/>
          </w:tcPr>
          <w:p w14:paraId="301693EC" w14:textId="77777777" w:rsidR="00AE630A" w:rsidRPr="00DD4A12" w:rsidRDefault="00AE630A" w:rsidP="002345C2">
            <w:pPr>
              <w:ind w:firstLine="0"/>
            </w:pPr>
            <w:r w:rsidRPr="00DD4A12">
              <w:t>Black Berry OS</w:t>
            </w:r>
          </w:p>
        </w:tc>
      </w:tr>
    </w:tbl>
    <w:p w14:paraId="6A2527CF" w14:textId="77777777" w:rsidR="003F15A5" w:rsidRPr="00DD4A12" w:rsidRDefault="003F15A5" w:rsidP="003F15A5">
      <w:pPr>
        <w:ind w:firstLine="0"/>
      </w:pPr>
    </w:p>
    <w:p w14:paraId="5F6AC6E8" w14:textId="3BFEEE55" w:rsidR="00776938" w:rsidRPr="00DD4A12" w:rsidRDefault="003F15A5" w:rsidP="00F06B7A">
      <w:pPr>
        <w:ind w:firstLine="357"/>
      </w:pPr>
      <w:r w:rsidRPr="00DD4A12">
        <w:t xml:space="preserve">Opierajúc sa o štatistické údaje </w:t>
      </w:r>
      <w:r w:rsidR="00776938" w:rsidRPr="00DD4A12">
        <w:t>aj empirická časť práce s</w:t>
      </w:r>
      <w:r w:rsidR="00FD4BC7" w:rsidRPr="00DD4A12">
        <w:t xml:space="preserve">a bude </w:t>
      </w:r>
      <w:r w:rsidR="00776938" w:rsidRPr="00DD4A12">
        <w:t xml:space="preserve">používať vhodný </w:t>
      </w:r>
      <w:r w:rsidR="00FD4BC7" w:rsidRPr="00DD4A12">
        <w:t xml:space="preserve"> </w:t>
      </w:r>
      <w:r w:rsidR="00776938" w:rsidRPr="00DD4A12">
        <w:t>programovací jazyk a vývojové prostredie pre mobilné aplikácie, konkrétne pre Android aplikácie.</w:t>
      </w:r>
    </w:p>
    <w:p w14:paraId="287BA2C3" w14:textId="1957DB1A" w:rsidR="00D308C1" w:rsidRPr="00DD4A12" w:rsidRDefault="00BF3EFA" w:rsidP="00D308C1">
      <w:pPr>
        <w:pStyle w:val="Nadpis2"/>
        <w:ind w:left="1060" w:hanging="703"/>
      </w:pPr>
      <w:bookmarkStart w:id="94" w:name="_Toc152958939"/>
      <w:r w:rsidRPr="00DD4A12">
        <w:lastRenderedPageBreak/>
        <w:t xml:space="preserve">1.3 </w:t>
      </w:r>
      <w:r w:rsidR="00F30F07" w:rsidRPr="00DD4A12">
        <w:t>A</w:t>
      </w:r>
      <w:r w:rsidR="00FD4BC7" w:rsidRPr="00DD4A12">
        <w:t>ndroid</w:t>
      </w:r>
      <w:bookmarkEnd w:id="94"/>
      <w:r w:rsidR="00FD4BC7" w:rsidRPr="00DD4A12">
        <w:t xml:space="preserve"> </w:t>
      </w:r>
    </w:p>
    <w:p w14:paraId="56CFB10C" w14:textId="172EA963" w:rsidR="00D308C1" w:rsidRPr="00DD4A12" w:rsidRDefault="00D308C1" w:rsidP="00D308C1">
      <w:pPr>
        <w:ind w:firstLine="357"/>
      </w:pPr>
      <w:r w:rsidRPr="00DD4A12">
        <w:t>Operačný systém Android je založený na jadre Linux a jeho vývoj prebieha pod spoločnosťou Google. Primárne je určený pre smartfóny a tablety. Vzhľadom na svoju otvorenú povahu sa stal najrýchlejšie rastúcim mobilným operačným systémom. Táto otvorenosť ho urobila obľúbeným medzi mnohými spotrebiteľmi a vývojármi. Softvéroví vývojári môžu ľahko upravovať a pridávať vylepšené funkcie, aby vyhoveli najnovším požiadavkám mobilnej technológie. Používatelia Androidu sťahujú z obchodu Google Play viac ako 1,5 miliardy aplikácií a hier každý mesiac. Vďaka svojmu výkonnému vývojovému prostrediu majú používatelia a vývojári možnosť vytvárať vlastné aplikácie pre širokú škálu zariadení.</w:t>
      </w:r>
    </w:p>
    <w:p w14:paraId="1B05010B" w14:textId="452B82FC" w:rsidR="00FD4BC7" w:rsidRPr="00DD4A12" w:rsidRDefault="00FD4BC7" w:rsidP="00D308C1">
      <w:pPr>
        <w:ind w:firstLine="357"/>
      </w:pPr>
      <w:r w:rsidRPr="00DD4A12">
        <w:t>V súčasnosti má Android 2,5 miliardy aktívnych užívateľov vo vyše viac ako 190 krajinách. Služba Google Play za posledné desaťročie enormne vzrástla a v roku 2020 dosiahla príjmy 38,6 miliardy USD. V roku 2020 bolo v obchode k dispozícii viac ako 2,9 milióna aplikácií, ktoré boli stiahnuté 108 miliárd krát (</w:t>
      </w:r>
      <w:r w:rsidR="00B430E2" w:rsidRPr="00DD4A12">
        <w:t>Curry</w:t>
      </w:r>
      <w:r w:rsidRPr="00DD4A12">
        <w:t>, 2023).</w:t>
      </w:r>
    </w:p>
    <w:p w14:paraId="177D942C" w14:textId="77777777" w:rsidR="001D11BE" w:rsidRPr="00DD4A12" w:rsidRDefault="00FD4BC7" w:rsidP="001D11BE">
      <w:pPr>
        <w:ind w:firstLine="0"/>
      </w:pPr>
      <w:r w:rsidRPr="00DD4A12">
        <w:tab/>
      </w:r>
      <w:r w:rsidR="001D11BE" w:rsidRPr="00DD4A12">
        <w:t xml:space="preserve">Z architektonického hľadiska je operačný systém Android rozdelený do štyroch vrstiev: </w:t>
      </w:r>
    </w:p>
    <w:p w14:paraId="34FF3D0D" w14:textId="77777777" w:rsidR="001D11BE" w:rsidRPr="00DD4A12" w:rsidRDefault="001D11BE" w:rsidP="00BF4F03">
      <w:pPr>
        <w:pStyle w:val="Odsekzoznamu"/>
      </w:pPr>
      <w:r w:rsidRPr="00DD4A12">
        <w:t>jadro,</w:t>
      </w:r>
    </w:p>
    <w:p w14:paraId="5B52D31A" w14:textId="78B887F5" w:rsidR="001D11BE" w:rsidRPr="00DD4A12" w:rsidRDefault="001D11BE" w:rsidP="00BF4F03">
      <w:pPr>
        <w:pStyle w:val="Odsekzoznamu"/>
      </w:pPr>
      <w:r w:rsidRPr="00DD4A12">
        <w:t>vrstva knižníc,</w:t>
      </w:r>
    </w:p>
    <w:p w14:paraId="5180AB55" w14:textId="5870C694" w:rsidR="001D11BE" w:rsidRPr="00DD4A12" w:rsidRDefault="001D11BE" w:rsidP="00BF4F03">
      <w:pPr>
        <w:pStyle w:val="Odsekzoznamu"/>
      </w:pPr>
      <w:r w:rsidRPr="00DD4A12">
        <w:t>vrstva aplikačného frameworku</w:t>
      </w:r>
      <w:r w:rsidR="00965CBF" w:rsidRPr="00DD4A12">
        <w:t>,</w:t>
      </w:r>
    </w:p>
    <w:p w14:paraId="5C926BA6" w14:textId="56397F29" w:rsidR="001D11BE" w:rsidRPr="00DD4A12" w:rsidRDefault="001D11BE" w:rsidP="00BF4F03">
      <w:pPr>
        <w:pStyle w:val="Odsekzoznamu"/>
      </w:pPr>
      <w:r w:rsidRPr="00DD4A12">
        <w:t>aplikačná vrstva</w:t>
      </w:r>
      <w:r w:rsidR="00776938" w:rsidRPr="00DD4A12">
        <w:t xml:space="preserve"> (</w:t>
      </w:r>
      <w:r w:rsidR="006E5472" w:rsidRPr="00DD4A12">
        <w:t>O</w:t>
      </w:r>
      <w:r w:rsidR="00776938" w:rsidRPr="00DD4A12">
        <w:t>brázok 1)</w:t>
      </w:r>
      <w:r w:rsidRPr="00DD4A12">
        <w:t xml:space="preserve">. </w:t>
      </w:r>
    </w:p>
    <w:p w14:paraId="53BE28C5" w14:textId="6513FB2C" w:rsidR="00F30F07" w:rsidRPr="00DD4A12" w:rsidRDefault="001D11BE" w:rsidP="001D11BE">
      <w:r w:rsidRPr="00DD4A12">
        <w:t xml:space="preserve">Jadro Androidu je modifikovanou verziou jadra Linux 2.6, ktoré je pravidelne aktualizované s rôznymi verziami Androidu. Knižnice poskytujú podporu pre grafiku, multimediálne schopnosti a ukladanie dát. Android runtime, zakorenený vo vrstve knižníc, obsahuje virtuálny stroj Dalvik, ktorý poháňa aplikácie. Ako náhradu za Dalvik Android predstavil nový Android RunTime s kompiláciou vopred, čo zlepšuje </w:t>
      </w:r>
      <w:r w:rsidR="00776938" w:rsidRPr="00DD4A12">
        <w:t xml:space="preserve">jeho </w:t>
      </w:r>
      <w:r w:rsidRPr="00DD4A12">
        <w:t>výkon. Všetky aplikácie využívajú aplikačné rozhranie aplikačného rámca na prístup k najnižšej úrovni architektúry.</w:t>
      </w:r>
    </w:p>
    <w:p w14:paraId="4E0BEBED" w14:textId="77777777" w:rsidR="005D7963" w:rsidRPr="00DD4A12" w:rsidRDefault="005D7963" w:rsidP="001D11BE"/>
    <w:p w14:paraId="2FC16AF7" w14:textId="50F4E6E2" w:rsidR="001D11BE" w:rsidRPr="00DD4A12" w:rsidRDefault="001D11BE" w:rsidP="00F30F07">
      <w:pPr>
        <w:ind w:firstLine="0"/>
        <w:jc w:val="center"/>
      </w:pPr>
      <w:r w:rsidRPr="00DD4A12">
        <w:rPr>
          <w:noProof/>
        </w:rPr>
        <w:lastRenderedPageBreak/>
        <w:drawing>
          <wp:inline distT="0" distB="0" distL="0" distR="0" wp14:anchorId="5E4A4E7B" wp14:editId="3F5B4785">
            <wp:extent cx="5400040" cy="3293745"/>
            <wp:effectExtent l="0" t="0" r="0" b="1905"/>
            <wp:docPr id="436637226" name="Obrázok 1" descr="Obrázok, na ktorom je text, snímka obrazovky, číslo,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637226" name="Obrázok 1" descr="Obrázok, na ktorom je text, snímka obrazovky, číslo, písmo&#10;&#10;Automaticky generovaný popis"/>
                    <pic:cNvPicPr/>
                  </pic:nvPicPr>
                  <pic:blipFill>
                    <a:blip r:embed="rId15"/>
                    <a:stretch>
                      <a:fillRect/>
                    </a:stretch>
                  </pic:blipFill>
                  <pic:spPr>
                    <a:xfrm>
                      <a:off x="0" y="0"/>
                      <a:ext cx="5400040" cy="3293745"/>
                    </a:xfrm>
                    <a:prstGeom prst="rect">
                      <a:avLst/>
                    </a:prstGeom>
                  </pic:spPr>
                </pic:pic>
              </a:graphicData>
            </a:graphic>
          </wp:inline>
        </w:drawing>
      </w:r>
    </w:p>
    <w:p w14:paraId="2769C45E" w14:textId="4B278F6B" w:rsidR="00F30F07" w:rsidRPr="00DD4A12" w:rsidRDefault="00F30F07" w:rsidP="00F30F07">
      <w:pPr>
        <w:ind w:firstLine="0"/>
        <w:jc w:val="center"/>
        <w:rPr>
          <w:rFonts w:ascii="Arial" w:hAnsi="Arial" w:cs="Arial"/>
          <w:color w:val="222222"/>
          <w:sz w:val="20"/>
          <w:szCs w:val="20"/>
          <w:shd w:val="clear" w:color="auto" w:fill="FFFFFF"/>
        </w:rPr>
      </w:pPr>
      <w:r w:rsidRPr="00DD4A12">
        <w:t>Obrázok 1 Štruktúra operačného systému Android  (</w:t>
      </w:r>
      <w:r w:rsidR="001D11BE" w:rsidRPr="00DD4A12">
        <w:rPr>
          <w:rFonts w:ascii="Arial" w:hAnsi="Arial" w:cs="Arial"/>
          <w:color w:val="222222"/>
          <w:sz w:val="20"/>
          <w:szCs w:val="20"/>
          <w:shd w:val="clear" w:color="auto" w:fill="FFFFFF"/>
        </w:rPr>
        <w:t>Khan, 2015</w:t>
      </w:r>
      <w:r w:rsidRPr="00DD4A12">
        <w:rPr>
          <w:rFonts w:ascii="Arial" w:hAnsi="Arial" w:cs="Arial"/>
          <w:color w:val="222222"/>
          <w:sz w:val="20"/>
          <w:szCs w:val="20"/>
          <w:shd w:val="clear" w:color="auto" w:fill="FFFFFF"/>
        </w:rPr>
        <w:t>)</w:t>
      </w:r>
    </w:p>
    <w:p w14:paraId="0F7E6986" w14:textId="77777777" w:rsidR="00D469E5" w:rsidRPr="00DD4A12" w:rsidRDefault="00D469E5" w:rsidP="00F30F07">
      <w:pPr>
        <w:ind w:firstLine="0"/>
        <w:jc w:val="center"/>
      </w:pPr>
    </w:p>
    <w:p w14:paraId="5A4CCA77" w14:textId="0AC76BB0" w:rsidR="00D469E5" w:rsidRPr="00DD4A12" w:rsidRDefault="00DB2A2E" w:rsidP="000A3C3E">
      <w:pPr>
        <w:pStyle w:val="Nadpis2"/>
      </w:pPr>
      <w:bookmarkStart w:id="95" w:name="_Toc152958940"/>
      <w:r w:rsidRPr="00DD4A12">
        <w:t xml:space="preserve">1.4 </w:t>
      </w:r>
      <w:r w:rsidR="00D469E5" w:rsidRPr="00DD4A12">
        <w:t>Natívne aplikácie vs. mobilné webové aplikácie</w:t>
      </w:r>
      <w:bookmarkEnd w:id="95"/>
    </w:p>
    <w:p w14:paraId="2B48C41A" w14:textId="047F6F24" w:rsidR="006E5472" w:rsidRPr="00DD4A12" w:rsidRDefault="00B120BA" w:rsidP="00776938">
      <w:pPr>
        <w:rPr>
          <w:color w:val="222222"/>
          <w:shd w:val="clear" w:color="auto" w:fill="FFFFFF"/>
        </w:rPr>
      </w:pPr>
      <w:r w:rsidRPr="00DD4A12">
        <w:rPr>
          <w:color w:val="222222"/>
          <w:shd w:val="clear" w:color="auto" w:fill="FFFFFF"/>
        </w:rPr>
        <w:t>Rakestraw (2013)</w:t>
      </w:r>
      <w:r w:rsidRPr="00DD4A12">
        <w:t xml:space="preserve"> zadefinoval </w:t>
      </w:r>
      <w:r w:rsidR="00D469E5" w:rsidRPr="00DD4A12">
        <w:t xml:space="preserve">dva hlavné typy mobilných aplikácii: </w:t>
      </w:r>
      <w:commentRangeStart w:id="96"/>
      <w:r w:rsidR="00D469E5" w:rsidRPr="00DD4A12">
        <w:t xml:space="preserve">natívne a mobilné webové. </w:t>
      </w:r>
      <w:commentRangeEnd w:id="96"/>
      <w:r w:rsidR="004D5102" w:rsidRPr="00DD4A12">
        <w:rPr>
          <w:rStyle w:val="Odkaznakomentr"/>
        </w:rPr>
        <w:commentReference w:id="96"/>
      </w:r>
      <w:r w:rsidR="00D469E5" w:rsidRPr="00DD4A12">
        <w:t>Natívne sú integrované priamo do operačného systému zariadenia a dokážu komunikovať s jeho hardvérom. Natívne aplikácie sú schopné využívať výhody lokálnych API s cieľom maximalizovať funkčnosť pri zachovaní efektívnosti. Mobilné webové aplikácie sú aplikácie, ktoré sa spúšťajú priamo z online rozhrania, ako je napríklad webová lokalita. Tieto aplikácie zvyčajne nedokážu manipulovať s hardvérom zariadenia a sú obmedzené na rozhrania API webovej aplikácie a nie na programové balíky nachádzajúce sa v telefóne. Mobilná webová lokalita je séria webových stránok vytvorených výlučne na účely zobrazenia vo webovom prehliadači mobilného zariadenia. Tieto stránky sú často vytvorené pomocou HTML, ale niektoré operačné systémy ako iOS alebo Android sú vybavené webkitom. Tieto webkity umožňujú vykresľovanie webových stránok, ktoré rozširujú funkčnosť ďaleko nad rámec typických mobilných webových aplikácií; umožňujú manipuláciu s hardvérom, škálovanie používateľského rozhrania a ďalšie</w:t>
      </w:r>
      <w:r w:rsidR="00D469E5" w:rsidRPr="00DD4A12">
        <w:rPr>
          <w:color w:val="222222"/>
          <w:shd w:val="clear" w:color="auto" w:fill="FFFFFF"/>
        </w:rPr>
        <w:t>.</w:t>
      </w:r>
      <w:r w:rsidR="006E5472" w:rsidRPr="00DD4A12">
        <w:rPr>
          <w:color w:val="222222"/>
          <w:shd w:val="clear" w:color="auto" w:fill="FFFFFF"/>
        </w:rPr>
        <w:t xml:space="preserve"> </w:t>
      </w:r>
    </w:p>
    <w:p w14:paraId="5319B6C7" w14:textId="34FB4467" w:rsidR="00CB0A8B" w:rsidRPr="00DD4A12" w:rsidRDefault="00776938" w:rsidP="00776938">
      <w:r w:rsidRPr="00DD4A12">
        <w:rPr>
          <w:color w:val="222222"/>
          <w:shd w:val="clear" w:color="auto" w:fill="FFFFFF"/>
        </w:rPr>
        <w:t xml:space="preserve">Tabuľka 2 porovnáva </w:t>
      </w:r>
      <w:r w:rsidR="00CB0A8B" w:rsidRPr="00DD4A12">
        <w:t>natívne a mobilné webové aplikácie.</w:t>
      </w:r>
    </w:p>
    <w:p w14:paraId="4ECC7021" w14:textId="77777777" w:rsidR="00DA128A" w:rsidRPr="00DD4A12" w:rsidRDefault="00DA128A" w:rsidP="00776938"/>
    <w:p w14:paraId="71F945AF" w14:textId="77777777" w:rsidR="00DA128A" w:rsidRPr="00DD4A12" w:rsidRDefault="00DA128A" w:rsidP="00776938"/>
    <w:p w14:paraId="692B66E1" w14:textId="2194CA9D" w:rsidR="00CB0A8B" w:rsidRPr="00DD4A12" w:rsidRDefault="00CB0A8B" w:rsidP="00CB0A8B">
      <w:pPr>
        <w:ind w:firstLine="0"/>
      </w:pPr>
      <w:r w:rsidRPr="00DD4A12">
        <w:lastRenderedPageBreak/>
        <w:t>Tabuľka 2. Porovnanie natívnych a mobilných webových aplikácii (Jobe, 2013)</w:t>
      </w:r>
    </w:p>
    <w:tbl>
      <w:tblPr>
        <w:tblStyle w:val="Mriekatabuky"/>
        <w:tblW w:w="0" w:type="auto"/>
        <w:tblInd w:w="-5" w:type="dxa"/>
        <w:tblLook w:val="04A0" w:firstRow="1" w:lastRow="0" w:firstColumn="1" w:lastColumn="0" w:noHBand="0" w:noVBand="1"/>
      </w:tblPr>
      <w:tblGrid>
        <w:gridCol w:w="1580"/>
        <w:gridCol w:w="3318"/>
        <w:gridCol w:w="3601"/>
      </w:tblGrid>
      <w:tr w:rsidR="00D469E5" w:rsidRPr="00DD4A12" w14:paraId="393C45FE" w14:textId="77777777" w:rsidTr="0053373E">
        <w:tc>
          <w:tcPr>
            <w:tcW w:w="1580" w:type="dxa"/>
          </w:tcPr>
          <w:p w14:paraId="0EA976A8" w14:textId="77777777" w:rsidR="00D469E5" w:rsidRPr="00DD4A12" w:rsidRDefault="00D469E5">
            <w:pPr>
              <w:ind w:firstLine="0"/>
            </w:pPr>
          </w:p>
        </w:tc>
        <w:tc>
          <w:tcPr>
            <w:tcW w:w="3318" w:type="dxa"/>
          </w:tcPr>
          <w:p w14:paraId="1639C088" w14:textId="7569690F" w:rsidR="00D469E5" w:rsidRPr="00DD4A12" w:rsidRDefault="00D469E5">
            <w:pPr>
              <w:ind w:firstLine="0"/>
            </w:pPr>
            <w:r w:rsidRPr="00DD4A12">
              <w:t>Natívne aplikácie</w:t>
            </w:r>
          </w:p>
        </w:tc>
        <w:tc>
          <w:tcPr>
            <w:tcW w:w="3601" w:type="dxa"/>
          </w:tcPr>
          <w:p w14:paraId="409BEF68" w14:textId="0A667283" w:rsidR="00D469E5" w:rsidRPr="00DD4A12" w:rsidRDefault="00D469E5">
            <w:pPr>
              <w:ind w:firstLine="0"/>
            </w:pPr>
            <w:r w:rsidRPr="00DD4A12">
              <w:t>Mobilné webové aplikácie</w:t>
            </w:r>
          </w:p>
        </w:tc>
      </w:tr>
      <w:tr w:rsidR="00D469E5" w:rsidRPr="00DD4A12" w14:paraId="4EFA8730" w14:textId="77777777" w:rsidTr="0053373E">
        <w:tc>
          <w:tcPr>
            <w:tcW w:w="1580" w:type="dxa"/>
          </w:tcPr>
          <w:p w14:paraId="5855F99D" w14:textId="1BCAEFCC" w:rsidR="00D469E5" w:rsidRPr="00DD4A12" w:rsidRDefault="00D469E5" w:rsidP="00E95AAC">
            <w:pPr>
              <w:spacing w:line="240" w:lineRule="auto"/>
              <w:ind w:firstLine="0"/>
              <w:jc w:val="left"/>
            </w:pPr>
            <w:r w:rsidRPr="00DD4A12">
              <w:t>Vytvárať vs. konzumovať obsah</w:t>
            </w:r>
          </w:p>
        </w:tc>
        <w:tc>
          <w:tcPr>
            <w:tcW w:w="3318" w:type="dxa"/>
          </w:tcPr>
          <w:p w14:paraId="7555DBCA" w14:textId="668585B9" w:rsidR="00D469E5" w:rsidRPr="00DD4A12" w:rsidRDefault="0062706A" w:rsidP="00E95AAC">
            <w:pPr>
              <w:spacing w:line="240" w:lineRule="auto"/>
              <w:ind w:firstLine="0"/>
              <w:jc w:val="left"/>
            </w:pPr>
            <w:commentRangeStart w:id="97"/>
            <w:r w:rsidRPr="00DD4A12">
              <w:t>Natívne</w:t>
            </w:r>
            <w:r w:rsidR="00D469E5" w:rsidRPr="00DD4A12">
              <w:t xml:space="preserve"> aplikácie sú vhodnejšie pre tvorbu obsahu kvôli výkonnosti a prístupu k hardvéru.</w:t>
            </w:r>
            <w:commentRangeEnd w:id="97"/>
            <w:r w:rsidR="004D5102" w:rsidRPr="00DD4A12">
              <w:rPr>
                <w:rStyle w:val="Odkaznakomentr"/>
              </w:rPr>
              <w:commentReference w:id="97"/>
            </w:r>
          </w:p>
        </w:tc>
        <w:tc>
          <w:tcPr>
            <w:tcW w:w="3601" w:type="dxa"/>
          </w:tcPr>
          <w:p w14:paraId="79DDD9D4" w14:textId="1D31948A" w:rsidR="00D469E5" w:rsidRPr="00DD4A12" w:rsidRDefault="00D469E5" w:rsidP="00E95AAC">
            <w:pPr>
              <w:spacing w:line="240" w:lineRule="auto"/>
              <w:ind w:firstLine="0"/>
              <w:jc w:val="left"/>
            </w:pPr>
            <w:r w:rsidRPr="00DD4A12">
              <w:t>Mobilné webové aplikácie sú menej vhodné pre tvorbu obsahu, ale rovnako vhodné pre konzumáciu obsahu.</w:t>
            </w:r>
          </w:p>
        </w:tc>
      </w:tr>
      <w:tr w:rsidR="00D469E5" w:rsidRPr="00DD4A12" w14:paraId="01AF5EE6" w14:textId="77777777" w:rsidTr="0053373E">
        <w:tc>
          <w:tcPr>
            <w:tcW w:w="1580" w:type="dxa"/>
          </w:tcPr>
          <w:p w14:paraId="7C2108F0" w14:textId="18BCFA40" w:rsidR="00D469E5" w:rsidRPr="00DD4A12" w:rsidRDefault="00D469E5" w:rsidP="00E95AAC">
            <w:pPr>
              <w:spacing w:line="240" w:lineRule="auto"/>
              <w:ind w:firstLine="0"/>
              <w:jc w:val="left"/>
            </w:pPr>
            <w:r w:rsidRPr="00DD4A12">
              <w:t>Používateľská skúsenosť</w:t>
            </w:r>
          </w:p>
        </w:tc>
        <w:tc>
          <w:tcPr>
            <w:tcW w:w="3318" w:type="dxa"/>
          </w:tcPr>
          <w:p w14:paraId="1A60CA7D" w14:textId="60F0621F" w:rsidR="00D469E5" w:rsidRPr="00DD4A12" w:rsidRDefault="00D469E5" w:rsidP="00E95AAC">
            <w:pPr>
              <w:spacing w:line="240" w:lineRule="auto"/>
              <w:ind w:firstLine="0"/>
              <w:jc w:val="left"/>
            </w:pPr>
            <w:r w:rsidRPr="00DD4A12">
              <w:t>Plynulá integrácia s natívnym operačným systémom</w:t>
            </w:r>
          </w:p>
        </w:tc>
        <w:tc>
          <w:tcPr>
            <w:tcW w:w="3601" w:type="dxa"/>
          </w:tcPr>
          <w:p w14:paraId="0E44D516" w14:textId="2BFA087E" w:rsidR="00D469E5" w:rsidRPr="00DD4A12" w:rsidRDefault="00D469E5" w:rsidP="00E95AAC">
            <w:pPr>
              <w:spacing w:line="240" w:lineRule="auto"/>
              <w:ind w:firstLine="0"/>
              <w:jc w:val="left"/>
            </w:pPr>
            <w:r w:rsidRPr="00DD4A12">
              <w:t>Obmedzená integrácia, vyžaduje externé rámce</w:t>
            </w:r>
          </w:p>
        </w:tc>
      </w:tr>
      <w:tr w:rsidR="002042AA" w:rsidRPr="00DD4A12" w14:paraId="74993D73" w14:textId="77777777" w:rsidTr="0053373E">
        <w:tc>
          <w:tcPr>
            <w:tcW w:w="1580" w:type="dxa"/>
          </w:tcPr>
          <w:p w14:paraId="53E907FE" w14:textId="3558EC34" w:rsidR="002042AA" w:rsidRPr="00DD4A12" w:rsidRDefault="002042AA" w:rsidP="00E95AAC">
            <w:pPr>
              <w:spacing w:line="240" w:lineRule="auto"/>
              <w:ind w:firstLine="0"/>
              <w:jc w:val="left"/>
            </w:pPr>
            <w:r w:rsidRPr="00DD4A12">
              <w:t>Frekvencia aktualizácii</w:t>
            </w:r>
          </w:p>
        </w:tc>
        <w:tc>
          <w:tcPr>
            <w:tcW w:w="3318" w:type="dxa"/>
          </w:tcPr>
          <w:p w14:paraId="2DE46D06" w14:textId="7F5B01C1" w:rsidR="002042AA" w:rsidRPr="00DD4A12" w:rsidRDefault="002042AA" w:rsidP="00E95AAC">
            <w:pPr>
              <w:spacing w:line="240" w:lineRule="auto"/>
              <w:ind w:firstLine="0"/>
              <w:jc w:val="left"/>
            </w:pPr>
            <w:r w:rsidRPr="00DD4A12">
              <w:t>Aktualizácie sú formálne prostredníctvom obchodov s aplikáciami</w:t>
            </w:r>
          </w:p>
        </w:tc>
        <w:tc>
          <w:tcPr>
            <w:tcW w:w="3601" w:type="dxa"/>
          </w:tcPr>
          <w:p w14:paraId="2F37392D" w14:textId="3BCCA1CA" w:rsidR="002042AA" w:rsidRPr="00DD4A12" w:rsidRDefault="002042AA" w:rsidP="00E95AAC">
            <w:pPr>
              <w:spacing w:line="240" w:lineRule="auto"/>
              <w:ind w:firstLine="0"/>
              <w:jc w:val="left"/>
            </w:pPr>
            <w:r w:rsidRPr="00DD4A12">
              <w:t>Aktualizácie sú viac neformálne a ekvivalentné aktualizáciám webových stránok</w:t>
            </w:r>
          </w:p>
        </w:tc>
      </w:tr>
      <w:tr w:rsidR="00D469E5" w:rsidRPr="00DD4A12" w14:paraId="5B771290" w14:textId="77777777" w:rsidTr="0053373E">
        <w:tc>
          <w:tcPr>
            <w:tcW w:w="1580" w:type="dxa"/>
          </w:tcPr>
          <w:p w14:paraId="0F2DE380" w14:textId="34375590" w:rsidR="00D469E5" w:rsidRPr="00DD4A12" w:rsidRDefault="00D469E5" w:rsidP="00E95AAC">
            <w:pPr>
              <w:spacing w:line="240" w:lineRule="auto"/>
              <w:ind w:firstLine="0"/>
              <w:jc w:val="left"/>
            </w:pPr>
            <w:r w:rsidRPr="00DD4A12">
              <w:t>Výkon</w:t>
            </w:r>
          </w:p>
        </w:tc>
        <w:tc>
          <w:tcPr>
            <w:tcW w:w="3318" w:type="dxa"/>
          </w:tcPr>
          <w:p w14:paraId="6E7D5EF8" w14:textId="49DEC096" w:rsidR="00D469E5" w:rsidRPr="00DD4A12" w:rsidRDefault="00D469E5" w:rsidP="00E95AAC">
            <w:pPr>
              <w:spacing w:line="240" w:lineRule="auto"/>
              <w:ind w:firstLine="0"/>
              <w:jc w:val="left"/>
            </w:pPr>
            <w:r w:rsidRPr="00DD4A12">
              <w:t>Maximálny výkon a prístup k hardvéru zariadenia</w:t>
            </w:r>
          </w:p>
        </w:tc>
        <w:tc>
          <w:tcPr>
            <w:tcW w:w="3601" w:type="dxa"/>
          </w:tcPr>
          <w:p w14:paraId="5AB13625" w14:textId="232DC70D" w:rsidR="00D469E5" w:rsidRPr="00DD4A12" w:rsidRDefault="00D469E5" w:rsidP="00E95AAC">
            <w:pPr>
              <w:spacing w:line="240" w:lineRule="auto"/>
              <w:ind w:firstLine="0"/>
              <w:jc w:val="left"/>
            </w:pPr>
            <w:r w:rsidRPr="00DD4A12">
              <w:t>Výkon závisí od vykresľovania JavaScriptu a mobilných webových prehliadačov, obmedzený prístup k hardvéru zariadenia</w:t>
            </w:r>
          </w:p>
        </w:tc>
      </w:tr>
      <w:tr w:rsidR="00D469E5" w:rsidRPr="00DD4A12" w14:paraId="43FBAAC2" w14:textId="77777777" w:rsidTr="0053373E">
        <w:tc>
          <w:tcPr>
            <w:tcW w:w="1580" w:type="dxa"/>
          </w:tcPr>
          <w:p w14:paraId="02101873" w14:textId="17C7671D" w:rsidR="00D469E5" w:rsidRPr="00DD4A12" w:rsidRDefault="00D469E5" w:rsidP="00E95AAC">
            <w:pPr>
              <w:spacing w:line="240" w:lineRule="auto"/>
              <w:ind w:firstLine="0"/>
              <w:jc w:val="left"/>
            </w:pPr>
            <w:r w:rsidRPr="00DD4A12">
              <w:t>Funkcionalita</w:t>
            </w:r>
          </w:p>
        </w:tc>
        <w:tc>
          <w:tcPr>
            <w:tcW w:w="3318" w:type="dxa"/>
          </w:tcPr>
          <w:p w14:paraId="3E86AA1A" w14:textId="6678A026" w:rsidR="00D469E5" w:rsidRPr="00DD4A12" w:rsidRDefault="00D469E5" w:rsidP="00E95AAC">
            <w:pPr>
              <w:spacing w:line="240" w:lineRule="auto"/>
              <w:ind w:firstLine="0"/>
              <w:jc w:val="left"/>
            </w:pPr>
            <w:r w:rsidRPr="00DD4A12">
              <w:t>Všetka funkcionalita v mobilnom operačnom systéme je dostupná</w:t>
            </w:r>
          </w:p>
        </w:tc>
        <w:tc>
          <w:tcPr>
            <w:tcW w:w="3601" w:type="dxa"/>
          </w:tcPr>
          <w:p w14:paraId="4F38755F" w14:textId="707D040C" w:rsidR="00D469E5" w:rsidRPr="00DD4A12" w:rsidRDefault="00D469E5" w:rsidP="00E95AAC">
            <w:pPr>
              <w:spacing w:line="240" w:lineRule="auto"/>
              <w:ind w:firstLine="0"/>
              <w:jc w:val="left"/>
            </w:pPr>
            <w:r w:rsidRPr="00DD4A12">
              <w:t>Väčšina funkcionality mobilného operačného systému je dostupná</w:t>
            </w:r>
          </w:p>
        </w:tc>
      </w:tr>
      <w:tr w:rsidR="00D469E5" w:rsidRPr="00DD4A12" w14:paraId="1799F9BF" w14:textId="77777777" w:rsidTr="0053373E">
        <w:tc>
          <w:tcPr>
            <w:tcW w:w="1580" w:type="dxa"/>
          </w:tcPr>
          <w:p w14:paraId="28D2A7E0" w14:textId="4C4A5C08" w:rsidR="00D469E5" w:rsidRPr="00DD4A12" w:rsidRDefault="00D469E5" w:rsidP="00E95AAC">
            <w:pPr>
              <w:spacing w:line="240" w:lineRule="auto"/>
              <w:ind w:firstLine="0"/>
              <w:jc w:val="left"/>
            </w:pPr>
            <w:r w:rsidRPr="00DD4A12">
              <w:t>Vývoj</w:t>
            </w:r>
          </w:p>
        </w:tc>
        <w:tc>
          <w:tcPr>
            <w:tcW w:w="3318" w:type="dxa"/>
          </w:tcPr>
          <w:p w14:paraId="347EF638" w14:textId="5B0FEFAE" w:rsidR="00D469E5" w:rsidRPr="00DD4A12" w:rsidRDefault="00D469E5" w:rsidP="00E95AAC">
            <w:pPr>
              <w:spacing w:line="240" w:lineRule="auto"/>
              <w:ind w:firstLine="0"/>
              <w:jc w:val="left"/>
            </w:pPr>
            <w:r w:rsidRPr="00DD4A12">
              <w:t>Vyžaduje špecifický vývoj pre každý mobilný operačný systém</w:t>
            </w:r>
          </w:p>
        </w:tc>
        <w:tc>
          <w:tcPr>
            <w:tcW w:w="3601" w:type="dxa"/>
          </w:tcPr>
          <w:p w14:paraId="05B8A4E1" w14:textId="4C456F40" w:rsidR="00D469E5" w:rsidRPr="00DD4A12" w:rsidRDefault="00D469E5" w:rsidP="00E95AAC">
            <w:pPr>
              <w:spacing w:line="240" w:lineRule="auto"/>
              <w:ind w:firstLine="0"/>
              <w:jc w:val="left"/>
            </w:pPr>
            <w:r w:rsidRPr="00DD4A12">
              <w:t>Otvorené webové jazyky a prehliadače umožňujú vývoj "Napíš raz, bež kdekoľvek"</w:t>
            </w:r>
          </w:p>
        </w:tc>
      </w:tr>
      <w:tr w:rsidR="00D469E5" w:rsidRPr="00DD4A12" w14:paraId="213F61AA" w14:textId="77777777" w:rsidTr="0053373E">
        <w:tc>
          <w:tcPr>
            <w:tcW w:w="1580" w:type="dxa"/>
          </w:tcPr>
          <w:p w14:paraId="090EDC19" w14:textId="25B44A5D" w:rsidR="00D469E5" w:rsidRPr="00DD4A12" w:rsidRDefault="00D469E5" w:rsidP="00E95AAC">
            <w:pPr>
              <w:spacing w:line="240" w:lineRule="auto"/>
              <w:ind w:firstLine="0"/>
              <w:jc w:val="left"/>
            </w:pPr>
            <w:r w:rsidRPr="00DD4A12">
              <w:t>Ziskovosť</w:t>
            </w:r>
          </w:p>
        </w:tc>
        <w:tc>
          <w:tcPr>
            <w:tcW w:w="3318" w:type="dxa"/>
          </w:tcPr>
          <w:p w14:paraId="1A1E580B" w14:textId="7172B52E" w:rsidR="00D469E5" w:rsidRPr="00DD4A12" w:rsidRDefault="00D469E5" w:rsidP="00E95AAC">
            <w:pPr>
              <w:spacing w:line="240" w:lineRule="auto"/>
              <w:ind w:firstLine="0"/>
              <w:jc w:val="left"/>
            </w:pPr>
            <w:r w:rsidRPr="00DD4A12">
              <w:t>Rámec na monetizáciu aplikácií je dostupný prostredníctvom obchodov s aplikáciami</w:t>
            </w:r>
          </w:p>
        </w:tc>
        <w:tc>
          <w:tcPr>
            <w:tcW w:w="3601" w:type="dxa"/>
          </w:tcPr>
          <w:p w14:paraId="192450E0" w14:textId="6FC653EF" w:rsidR="00D469E5" w:rsidRPr="00DD4A12" w:rsidRDefault="00D469E5" w:rsidP="00E95AAC">
            <w:pPr>
              <w:spacing w:line="240" w:lineRule="auto"/>
              <w:ind w:firstLine="0"/>
              <w:jc w:val="left"/>
            </w:pPr>
            <w:r w:rsidRPr="00DD4A12">
              <w:t>Nie je jasná, jednotná stratégia pre monetizáciu</w:t>
            </w:r>
          </w:p>
        </w:tc>
      </w:tr>
    </w:tbl>
    <w:p w14:paraId="551BBE4F" w14:textId="4B8832FB" w:rsidR="00CB0A8B" w:rsidRPr="00DD4A12" w:rsidRDefault="00CB0A8B">
      <w:pPr>
        <w:ind w:firstLine="0"/>
      </w:pPr>
      <w:r w:rsidRPr="00DD4A12">
        <w:t xml:space="preserve">Sumarizácia  výhod a nevýhod natívnej a webovej aplikácie je uvedená v tabuľke </w:t>
      </w:r>
      <w:r w:rsidR="006E5472" w:rsidRPr="00DD4A12">
        <w:t>3</w:t>
      </w:r>
      <w:r w:rsidRPr="00DD4A12">
        <w:t>.</w:t>
      </w:r>
    </w:p>
    <w:p w14:paraId="036ED8AF" w14:textId="23A9AC0F" w:rsidR="00CB0A8B" w:rsidRPr="00DD4A12" w:rsidRDefault="00CB0A8B" w:rsidP="00CB0A8B">
      <w:pPr>
        <w:ind w:firstLine="0"/>
      </w:pPr>
      <w:r w:rsidRPr="00DD4A12">
        <w:t xml:space="preserve">Tabuľka </w:t>
      </w:r>
      <w:r w:rsidR="006E5472" w:rsidRPr="00DD4A12">
        <w:t>3</w:t>
      </w:r>
      <w:r w:rsidRPr="00DD4A12">
        <w:t>. Výhody a nevýhody natívnej a webovej aplikácie</w:t>
      </w:r>
    </w:p>
    <w:tbl>
      <w:tblPr>
        <w:tblStyle w:val="Mriekatabuky"/>
        <w:tblW w:w="0" w:type="auto"/>
        <w:tblLook w:val="04A0" w:firstRow="1" w:lastRow="0" w:firstColumn="1" w:lastColumn="0" w:noHBand="0" w:noVBand="1"/>
      </w:tblPr>
      <w:tblGrid>
        <w:gridCol w:w="1555"/>
        <w:gridCol w:w="3469"/>
        <w:gridCol w:w="3470"/>
      </w:tblGrid>
      <w:tr w:rsidR="00CB0A8B" w:rsidRPr="00DD4A12" w14:paraId="2C179289" w14:textId="77777777" w:rsidTr="00CB0A8B">
        <w:tc>
          <w:tcPr>
            <w:tcW w:w="1555" w:type="dxa"/>
          </w:tcPr>
          <w:p w14:paraId="24F60A97" w14:textId="4594231D" w:rsidR="00CB0A8B" w:rsidRPr="00DD4A12" w:rsidRDefault="00697081" w:rsidP="00E95AAC">
            <w:pPr>
              <w:ind w:firstLine="0"/>
              <w:jc w:val="left"/>
            </w:pPr>
            <w:r w:rsidRPr="00DD4A12">
              <w:t>Aplikácia</w:t>
            </w:r>
          </w:p>
        </w:tc>
        <w:tc>
          <w:tcPr>
            <w:tcW w:w="3469" w:type="dxa"/>
          </w:tcPr>
          <w:p w14:paraId="0E00F7C2" w14:textId="71893D97" w:rsidR="00CB0A8B" w:rsidRPr="00DD4A12" w:rsidRDefault="00697081" w:rsidP="00E95AAC">
            <w:pPr>
              <w:ind w:firstLine="0"/>
              <w:jc w:val="left"/>
            </w:pPr>
            <w:r w:rsidRPr="00DD4A12">
              <w:t>Výhody</w:t>
            </w:r>
          </w:p>
        </w:tc>
        <w:tc>
          <w:tcPr>
            <w:tcW w:w="3470" w:type="dxa"/>
          </w:tcPr>
          <w:p w14:paraId="562D8A18" w14:textId="375D997A" w:rsidR="00CB0A8B" w:rsidRPr="00DD4A12" w:rsidRDefault="00697081" w:rsidP="00E95AAC">
            <w:pPr>
              <w:ind w:firstLine="0"/>
              <w:jc w:val="left"/>
            </w:pPr>
            <w:r w:rsidRPr="00DD4A12">
              <w:t>Nevýhody</w:t>
            </w:r>
          </w:p>
        </w:tc>
      </w:tr>
      <w:tr w:rsidR="00CB0A8B" w:rsidRPr="00DD4A12" w14:paraId="2AC3697C" w14:textId="77777777" w:rsidTr="00CB0A8B">
        <w:tc>
          <w:tcPr>
            <w:tcW w:w="1555" w:type="dxa"/>
            <w:vAlign w:val="center"/>
          </w:tcPr>
          <w:p w14:paraId="1F5D671D" w14:textId="17ADF36A" w:rsidR="00CB0A8B" w:rsidRPr="00DD4A12" w:rsidRDefault="00697081" w:rsidP="00E95AAC">
            <w:pPr>
              <w:spacing w:line="240" w:lineRule="auto"/>
              <w:ind w:firstLine="0"/>
              <w:jc w:val="left"/>
            </w:pPr>
            <w:r w:rsidRPr="00DD4A12">
              <w:t>N</w:t>
            </w:r>
            <w:r w:rsidR="00CB0A8B" w:rsidRPr="00DD4A12">
              <w:t>atívna</w:t>
            </w:r>
          </w:p>
        </w:tc>
        <w:tc>
          <w:tcPr>
            <w:tcW w:w="3469" w:type="dxa"/>
          </w:tcPr>
          <w:p w14:paraId="1638C702" w14:textId="575B11A5" w:rsidR="00CB0A8B" w:rsidRPr="00DD4A12" w:rsidRDefault="00CB0A8B" w:rsidP="00E95AAC">
            <w:pPr>
              <w:numPr>
                <w:ilvl w:val="0"/>
                <w:numId w:val="8"/>
              </w:numPr>
              <w:shd w:val="clear" w:color="auto" w:fill="FFFFFF"/>
              <w:spacing w:line="240" w:lineRule="auto"/>
              <w:jc w:val="left"/>
              <w:rPr>
                <w:color w:val="454545"/>
                <w:lang w:eastAsia="sk-SK"/>
              </w:rPr>
            </w:pPr>
            <w:r w:rsidRPr="00DD4A12">
              <w:rPr>
                <w:color w:val="454545"/>
                <w:lang w:eastAsia="sk-SK"/>
              </w:rPr>
              <w:t xml:space="preserve">lepší výkon a rýchlosť </w:t>
            </w:r>
          </w:p>
          <w:p w14:paraId="1B375159" w14:textId="259719E4" w:rsidR="00CB0A8B" w:rsidRPr="00DD4A12" w:rsidRDefault="00CB0A8B" w:rsidP="00E95AAC">
            <w:pPr>
              <w:numPr>
                <w:ilvl w:val="0"/>
                <w:numId w:val="8"/>
              </w:numPr>
              <w:shd w:val="clear" w:color="auto" w:fill="FFFFFF"/>
              <w:spacing w:line="240" w:lineRule="auto"/>
              <w:jc w:val="left"/>
              <w:rPr>
                <w:color w:val="454545"/>
                <w:lang w:eastAsia="sk-SK"/>
              </w:rPr>
            </w:pPr>
            <w:r w:rsidRPr="00DD4A12">
              <w:rPr>
                <w:color w:val="454545"/>
                <w:lang w:eastAsia="sk-SK"/>
              </w:rPr>
              <w:t>ochrana a zabezpečenie vzhľadom na fakt,  že natívna aplikácia je schválená príslušnou platformou</w:t>
            </w:r>
          </w:p>
          <w:p w14:paraId="343890F5" w14:textId="5FF3C345" w:rsidR="00CB0A8B" w:rsidRPr="00DD4A12" w:rsidRDefault="00CB0A8B" w:rsidP="00E95AAC">
            <w:pPr>
              <w:numPr>
                <w:ilvl w:val="0"/>
                <w:numId w:val="8"/>
              </w:numPr>
              <w:shd w:val="clear" w:color="auto" w:fill="FFFFFF"/>
              <w:spacing w:line="240" w:lineRule="auto"/>
              <w:jc w:val="left"/>
              <w:rPr>
                <w:color w:val="454545"/>
                <w:lang w:eastAsia="sk-SK"/>
              </w:rPr>
            </w:pPr>
            <w:r w:rsidRPr="00DD4A12">
              <w:rPr>
                <w:color w:val="454545"/>
                <w:lang w:eastAsia="sk-SK"/>
              </w:rPr>
              <w:t>možná aj práca offline</w:t>
            </w:r>
          </w:p>
          <w:p w14:paraId="3465B14D" w14:textId="77777777" w:rsidR="00CB0A8B" w:rsidRPr="00DD4A12" w:rsidRDefault="00CB0A8B" w:rsidP="00E95AAC">
            <w:pPr>
              <w:numPr>
                <w:ilvl w:val="0"/>
                <w:numId w:val="8"/>
              </w:numPr>
              <w:shd w:val="clear" w:color="auto" w:fill="FFFFFF"/>
              <w:spacing w:line="240" w:lineRule="auto"/>
              <w:jc w:val="left"/>
            </w:pPr>
            <w:r w:rsidRPr="00DD4A12">
              <w:rPr>
                <w:color w:val="454545"/>
                <w:lang w:eastAsia="sk-SK"/>
              </w:rPr>
              <w:t>interaktívnosť</w:t>
            </w:r>
          </w:p>
          <w:p w14:paraId="5D49991A" w14:textId="0DC75DC9" w:rsidR="00CB0A8B" w:rsidRPr="00DD4A12" w:rsidRDefault="00CB0A8B" w:rsidP="00E95AAC">
            <w:pPr>
              <w:numPr>
                <w:ilvl w:val="0"/>
                <w:numId w:val="8"/>
              </w:numPr>
              <w:shd w:val="clear" w:color="auto" w:fill="FFFFFF"/>
              <w:spacing w:line="240" w:lineRule="auto"/>
              <w:jc w:val="left"/>
            </w:pPr>
            <w:r w:rsidRPr="00DD4A12">
              <w:rPr>
                <w:color w:val="454545"/>
                <w:lang w:eastAsia="sk-SK"/>
              </w:rPr>
              <w:t>intuitívnosť. </w:t>
            </w:r>
          </w:p>
        </w:tc>
        <w:tc>
          <w:tcPr>
            <w:tcW w:w="3470" w:type="dxa"/>
          </w:tcPr>
          <w:p w14:paraId="4A2E9AC6" w14:textId="2A5B4FCA" w:rsidR="00CB0A8B" w:rsidRPr="00DD4A12" w:rsidRDefault="00CB0A8B" w:rsidP="00E95AAC">
            <w:pPr>
              <w:numPr>
                <w:ilvl w:val="0"/>
                <w:numId w:val="8"/>
              </w:numPr>
              <w:shd w:val="clear" w:color="auto" w:fill="FFFFFF"/>
              <w:spacing w:line="240" w:lineRule="auto"/>
              <w:jc w:val="left"/>
              <w:rPr>
                <w:color w:val="454545"/>
                <w:lang w:eastAsia="sk-SK"/>
              </w:rPr>
            </w:pPr>
            <w:r w:rsidRPr="00DD4A12">
              <w:rPr>
                <w:color w:val="454545"/>
                <w:lang w:eastAsia="sk-SK"/>
              </w:rPr>
              <w:t>vyššie náklady na vývoj</w:t>
            </w:r>
          </w:p>
          <w:p w14:paraId="78F469E7" w14:textId="30C901EB" w:rsidR="00CB0A8B" w:rsidRPr="00DD4A12" w:rsidRDefault="00CB0A8B" w:rsidP="00E95AAC">
            <w:pPr>
              <w:numPr>
                <w:ilvl w:val="0"/>
                <w:numId w:val="8"/>
              </w:numPr>
              <w:shd w:val="clear" w:color="auto" w:fill="FFFFFF"/>
              <w:spacing w:line="240" w:lineRule="auto"/>
              <w:jc w:val="left"/>
              <w:rPr>
                <w:color w:val="454545"/>
                <w:lang w:eastAsia="sk-SK"/>
              </w:rPr>
            </w:pPr>
            <w:r w:rsidRPr="00DD4A12">
              <w:rPr>
                <w:color w:val="454545"/>
                <w:lang w:eastAsia="sk-SK"/>
              </w:rPr>
              <w:t>vyžaduje si skúsených vývojárov</w:t>
            </w:r>
          </w:p>
          <w:p w14:paraId="538FCA2A" w14:textId="77777777" w:rsidR="00CB0A8B" w:rsidRPr="00DD4A12" w:rsidRDefault="00CB0A8B" w:rsidP="00E95AAC">
            <w:pPr>
              <w:numPr>
                <w:ilvl w:val="0"/>
                <w:numId w:val="8"/>
              </w:numPr>
              <w:shd w:val="clear" w:color="auto" w:fill="FFFFFF"/>
              <w:spacing w:line="240" w:lineRule="auto"/>
              <w:jc w:val="left"/>
              <w:rPr>
                <w:color w:val="454545"/>
                <w:lang w:eastAsia="sk-SK"/>
              </w:rPr>
            </w:pPr>
            <w:r w:rsidRPr="00DD4A12">
              <w:rPr>
                <w:color w:val="454545"/>
                <w:lang w:eastAsia="sk-SK"/>
              </w:rPr>
              <w:t>neodporúča sa pre jednoduché aplikácie.</w:t>
            </w:r>
          </w:p>
          <w:p w14:paraId="6B8364EB" w14:textId="77777777" w:rsidR="00CB0A8B" w:rsidRPr="00DD4A12" w:rsidRDefault="00CB0A8B" w:rsidP="00E95AAC">
            <w:pPr>
              <w:spacing w:line="240" w:lineRule="auto"/>
              <w:ind w:firstLine="0"/>
              <w:jc w:val="left"/>
            </w:pPr>
          </w:p>
        </w:tc>
      </w:tr>
      <w:tr w:rsidR="00CB0A8B" w:rsidRPr="00DD4A12" w14:paraId="73229DD0" w14:textId="77777777" w:rsidTr="00697081">
        <w:tc>
          <w:tcPr>
            <w:tcW w:w="1555" w:type="dxa"/>
            <w:vAlign w:val="center"/>
          </w:tcPr>
          <w:p w14:paraId="25B272EB" w14:textId="066521ED" w:rsidR="00CB0A8B" w:rsidRPr="00DD4A12" w:rsidRDefault="00697081" w:rsidP="00E95AAC">
            <w:pPr>
              <w:spacing w:line="240" w:lineRule="auto"/>
              <w:ind w:firstLine="0"/>
              <w:jc w:val="left"/>
            </w:pPr>
            <w:r w:rsidRPr="00DD4A12">
              <w:t>W</w:t>
            </w:r>
            <w:r w:rsidR="00CB0A8B" w:rsidRPr="00DD4A12">
              <w:t>ebová</w:t>
            </w:r>
          </w:p>
        </w:tc>
        <w:tc>
          <w:tcPr>
            <w:tcW w:w="3469" w:type="dxa"/>
          </w:tcPr>
          <w:p w14:paraId="0AD226FC" w14:textId="39C3172C" w:rsidR="00CB0A8B" w:rsidRPr="00DD4A12" w:rsidRDefault="00CB0A8B" w:rsidP="00E95AAC">
            <w:pPr>
              <w:numPr>
                <w:ilvl w:val="0"/>
                <w:numId w:val="8"/>
              </w:numPr>
              <w:shd w:val="clear" w:color="auto" w:fill="FFFFFF"/>
              <w:spacing w:line="240" w:lineRule="auto"/>
              <w:jc w:val="left"/>
              <w:rPr>
                <w:color w:val="454545"/>
                <w:lang w:eastAsia="sk-SK"/>
              </w:rPr>
            </w:pPr>
            <w:r w:rsidRPr="00DD4A12">
              <w:rPr>
                <w:color w:val="454545"/>
                <w:lang w:eastAsia="sk-SK"/>
              </w:rPr>
              <w:t>nákladovo efektívna</w:t>
            </w:r>
          </w:p>
          <w:p w14:paraId="3B2E4B8B" w14:textId="44638A72" w:rsidR="00CB0A8B" w:rsidRPr="00DD4A12" w:rsidRDefault="00CB0A8B" w:rsidP="00E95AAC">
            <w:pPr>
              <w:numPr>
                <w:ilvl w:val="0"/>
                <w:numId w:val="8"/>
              </w:numPr>
              <w:shd w:val="clear" w:color="auto" w:fill="FFFFFF"/>
              <w:spacing w:line="240" w:lineRule="auto"/>
              <w:jc w:val="left"/>
              <w:rPr>
                <w:color w:val="454545"/>
                <w:lang w:eastAsia="sk-SK"/>
              </w:rPr>
            </w:pPr>
            <w:r w:rsidRPr="00DD4A12">
              <w:rPr>
                <w:color w:val="454545"/>
                <w:lang w:eastAsia="sk-SK"/>
              </w:rPr>
              <w:t>vyžaduje nízku údržbu</w:t>
            </w:r>
          </w:p>
          <w:p w14:paraId="7A14DD99" w14:textId="3274C2D7" w:rsidR="00CB0A8B" w:rsidRPr="00DD4A12" w:rsidRDefault="00CB0A8B" w:rsidP="00E95AAC">
            <w:pPr>
              <w:numPr>
                <w:ilvl w:val="0"/>
                <w:numId w:val="8"/>
              </w:numPr>
              <w:shd w:val="clear" w:color="auto" w:fill="FFFFFF"/>
              <w:spacing w:line="240" w:lineRule="auto"/>
              <w:jc w:val="left"/>
              <w:rPr>
                <w:color w:val="454545"/>
                <w:lang w:eastAsia="sk-SK"/>
              </w:rPr>
            </w:pPr>
            <w:r w:rsidRPr="00DD4A12">
              <w:rPr>
                <w:color w:val="454545"/>
                <w:lang w:eastAsia="sk-SK"/>
              </w:rPr>
              <w:t>môže byť spustená v akomkoľvek formáte</w:t>
            </w:r>
          </w:p>
          <w:p w14:paraId="0D862913" w14:textId="77777777" w:rsidR="00CB0A8B" w:rsidRPr="00DD4A12" w:rsidRDefault="00CB0A8B" w:rsidP="00E95AAC">
            <w:pPr>
              <w:numPr>
                <w:ilvl w:val="0"/>
                <w:numId w:val="8"/>
              </w:numPr>
              <w:shd w:val="clear" w:color="auto" w:fill="FFFFFF"/>
              <w:spacing w:line="240" w:lineRule="auto"/>
              <w:jc w:val="left"/>
              <w:rPr>
                <w:color w:val="454545"/>
                <w:lang w:eastAsia="sk-SK"/>
              </w:rPr>
            </w:pPr>
            <w:r w:rsidRPr="00DD4A12">
              <w:rPr>
                <w:color w:val="454545"/>
                <w:lang w:eastAsia="sk-SK"/>
              </w:rPr>
              <w:t>nevyžaduje manuálnu aktualizáciu.</w:t>
            </w:r>
          </w:p>
          <w:p w14:paraId="49EF760A" w14:textId="77777777" w:rsidR="00CB0A8B" w:rsidRPr="00DD4A12" w:rsidRDefault="00CB0A8B" w:rsidP="00E95AAC">
            <w:pPr>
              <w:spacing w:line="240" w:lineRule="auto"/>
              <w:ind w:left="360" w:firstLine="0"/>
              <w:jc w:val="left"/>
              <w:rPr>
                <w:color w:val="454545"/>
                <w:lang w:eastAsia="sk-SK"/>
              </w:rPr>
            </w:pPr>
          </w:p>
        </w:tc>
        <w:tc>
          <w:tcPr>
            <w:tcW w:w="3470" w:type="dxa"/>
          </w:tcPr>
          <w:p w14:paraId="687DD4C8" w14:textId="77777777" w:rsidR="00CB0A8B" w:rsidRPr="00DD4A12" w:rsidRDefault="00CB0A8B" w:rsidP="00E95AAC">
            <w:pPr>
              <w:numPr>
                <w:ilvl w:val="0"/>
                <w:numId w:val="8"/>
              </w:numPr>
              <w:shd w:val="clear" w:color="auto" w:fill="FFFFFF"/>
              <w:spacing w:line="240" w:lineRule="auto"/>
              <w:jc w:val="left"/>
              <w:rPr>
                <w:color w:val="454545"/>
                <w:lang w:eastAsia="sk-SK"/>
              </w:rPr>
            </w:pPr>
            <w:r w:rsidRPr="00DD4A12">
              <w:rPr>
                <w:color w:val="454545"/>
                <w:lang w:eastAsia="sk-SK"/>
              </w:rPr>
              <w:t>slabší užívateľský zážitok,</w:t>
            </w:r>
          </w:p>
          <w:p w14:paraId="3E58DC31" w14:textId="0F94946D" w:rsidR="00CB0A8B" w:rsidRPr="00DD4A12" w:rsidRDefault="00CB0A8B" w:rsidP="00E95AAC">
            <w:pPr>
              <w:numPr>
                <w:ilvl w:val="0"/>
                <w:numId w:val="8"/>
              </w:numPr>
              <w:shd w:val="clear" w:color="auto" w:fill="FFFFFF"/>
              <w:spacing w:line="240" w:lineRule="auto"/>
              <w:jc w:val="left"/>
              <w:rPr>
                <w:color w:val="454545"/>
                <w:lang w:eastAsia="sk-SK"/>
              </w:rPr>
            </w:pPr>
            <w:r w:rsidRPr="00DD4A12">
              <w:rPr>
                <w:color w:val="454545"/>
                <w:lang w:eastAsia="sk-SK"/>
              </w:rPr>
              <w:t>nutnosť internetového pripojenia</w:t>
            </w:r>
          </w:p>
          <w:p w14:paraId="72040DFA" w14:textId="520ECF18" w:rsidR="00CB0A8B" w:rsidRPr="00DD4A12" w:rsidRDefault="00CB0A8B" w:rsidP="00E95AAC">
            <w:pPr>
              <w:numPr>
                <w:ilvl w:val="0"/>
                <w:numId w:val="8"/>
              </w:numPr>
              <w:shd w:val="clear" w:color="auto" w:fill="FFFFFF"/>
              <w:spacing w:line="240" w:lineRule="auto"/>
              <w:jc w:val="left"/>
              <w:rPr>
                <w:color w:val="454545"/>
                <w:lang w:eastAsia="sk-SK"/>
              </w:rPr>
            </w:pPr>
            <w:r w:rsidRPr="00DD4A12">
              <w:rPr>
                <w:color w:val="454545"/>
                <w:lang w:eastAsia="sk-SK"/>
              </w:rPr>
              <w:t>v porovnaní s natívnymi aplikáciami pomalosť a spomalené reakcie</w:t>
            </w:r>
          </w:p>
          <w:p w14:paraId="20992948" w14:textId="1D2BC016" w:rsidR="00CB0A8B" w:rsidRPr="00DD4A12" w:rsidRDefault="00CB0A8B" w:rsidP="00E95AAC">
            <w:pPr>
              <w:numPr>
                <w:ilvl w:val="0"/>
                <w:numId w:val="8"/>
              </w:numPr>
              <w:shd w:val="clear" w:color="auto" w:fill="FFFFFF"/>
              <w:spacing w:line="240" w:lineRule="auto"/>
              <w:jc w:val="left"/>
              <w:rPr>
                <w:color w:val="454545"/>
                <w:lang w:eastAsia="sk-SK"/>
              </w:rPr>
            </w:pPr>
            <w:r w:rsidRPr="00DD4A12">
              <w:rPr>
                <w:color w:val="454545"/>
                <w:lang w:eastAsia="sk-SK"/>
              </w:rPr>
              <w:t>obmedzená interakcia a menej intuitívne rozhranie</w:t>
            </w:r>
          </w:p>
          <w:p w14:paraId="02904137" w14:textId="31123353" w:rsidR="00CB0A8B" w:rsidRPr="00DD4A12" w:rsidRDefault="00CB0A8B" w:rsidP="00E95AAC">
            <w:pPr>
              <w:numPr>
                <w:ilvl w:val="0"/>
                <w:numId w:val="8"/>
              </w:numPr>
              <w:shd w:val="clear" w:color="auto" w:fill="FFFFFF"/>
              <w:spacing w:line="240" w:lineRule="auto"/>
              <w:jc w:val="left"/>
              <w:rPr>
                <w:color w:val="454545"/>
                <w:lang w:eastAsia="sk-SK"/>
              </w:rPr>
            </w:pPr>
            <w:r w:rsidRPr="00DD4A12">
              <w:rPr>
                <w:color w:val="454545"/>
                <w:lang w:eastAsia="sk-SK"/>
              </w:rPr>
              <w:t>nie je možné nainštalovať cez App Store či Google Play.</w:t>
            </w:r>
          </w:p>
        </w:tc>
      </w:tr>
    </w:tbl>
    <w:p w14:paraId="2EB561ED" w14:textId="77777777" w:rsidR="00F71F4E" w:rsidRPr="00DD4A12" w:rsidRDefault="00F71F4E" w:rsidP="00F71F4E">
      <w:pPr>
        <w:rPr>
          <w:color w:val="222222"/>
          <w:shd w:val="clear" w:color="auto" w:fill="FFFFFF"/>
        </w:rPr>
      </w:pPr>
      <w:bookmarkStart w:id="98" w:name="_Toc152958941"/>
    </w:p>
    <w:p w14:paraId="5398A9DB" w14:textId="0E8909ED" w:rsidR="00F71F4E" w:rsidRPr="00DD4A12" w:rsidRDefault="00F71F4E" w:rsidP="00645F56">
      <w:pPr>
        <w:rPr>
          <w:color w:val="222222"/>
          <w:shd w:val="clear" w:color="auto" w:fill="FFFFFF"/>
        </w:rPr>
      </w:pPr>
      <w:r w:rsidRPr="00DD4A12">
        <w:rPr>
          <w:color w:val="222222"/>
          <w:shd w:val="clear" w:color="auto" w:fill="FFFFFF"/>
        </w:rPr>
        <w:lastRenderedPageBreak/>
        <w:t>Hybridná webová aplikácia je aplikácia, ktorá nie je úplne mobilnou webovou aplikáciou ani natívnou aplikáciou. Je to  aplikácia napísaná pomocou webových technológii (HTML5, JavaScriptovými API a CSS), ale beží vnútri kontajnera natívnej aplikácie od tretích strán. Kľúčovými charakteristikami hybridnej aplikácie sú, že sú vyvinuté pomocou štandardných webových jazykov, ale zvyčajne majú prístup k natívnym API a hardvéru zariadenia. Niektoré z dobre známych a používaných hybridných mobilných frameworkov sú PhoneGap, Appcelerator a Appspresso.</w:t>
      </w:r>
    </w:p>
    <w:p w14:paraId="3C38124D" w14:textId="77777777" w:rsidR="00145537" w:rsidRPr="00DD4A12" w:rsidRDefault="00145537" w:rsidP="00645F56">
      <w:pPr>
        <w:rPr>
          <w:color w:val="222222"/>
          <w:shd w:val="clear" w:color="auto" w:fill="FFFFFF"/>
        </w:rPr>
      </w:pPr>
    </w:p>
    <w:p w14:paraId="56A2A4D9" w14:textId="0D175807" w:rsidR="000A3C3E" w:rsidRPr="00DD4A12" w:rsidRDefault="000A3C3E" w:rsidP="002D34D8">
      <w:pPr>
        <w:pStyle w:val="Nadpis2"/>
        <w:numPr>
          <w:ilvl w:val="1"/>
          <w:numId w:val="17"/>
        </w:numPr>
      </w:pPr>
      <w:r w:rsidRPr="00DD4A12">
        <w:t>Nákupný zoznam</w:t>
      </w:r>
      <w:bookmarkEnd w:id="98"/>
    </w:p>
    <w:p w14:paraId="389B0089" w14:textId="6D0D3982" w:rsidR="000A3C3E" w:rsidRPr="00DD4A12" w:rsidRDefault="003759D1" w:rsidP="000A3C3E">
      <w:r w:rsidRPr="00DD4A12">
        <w:t>Thomas a Garland (2004) tvrdia, že a</w:t>
      </w:r>
      <w:r w:rsidR="000A3C3E" w:rsidRPr="00DD4A12">
        <w:t>j v súčasnosti ľudia využívajú tradičné spôsoby tvorby nákupných zoznamov</w:t>
      </w:r>
    </w:p>
    <w:p w14:paraId="2D704A3B" w14:textId="77777777" w:rsidR="000A3C3E" w:rsidRPr="00DD4A12" w:rsidRDefault="000A3C3E" w:rsidP="000A3C3E">
      <w:pPr>
        <w:ind w:firstLine="0"/>
      </w:pPr>
      <w:r w:rsidRPr="00DD4A12">
        <w:t>ako je ich písanie na papier alebo sa snažia o zapamätanie si nakupovaných položiek, čo</w:t>
      </w:r>
    </w:p>
    <w:p w14:paraId="47DC97B1" w14:textId="517E061A" w:rsidR="000A3C3E" w:rsidRPr="00DD4A12" w:rsidRDefault="000A3C3E" w:rsidP="000A3C3E">
      <w:pPr>
        <w:ind w:firstLine="0"/>
      </w:pPr>
      <w:r w:rsidRPr="00DD4A12">
        <w:t>je však dosť nespoľahlivé a vedie k strate času a peňazí.</w:t>
      </w:r>
    </w:p>
    <w:p w14:paraId="74B44E78" w14:textId="152107DD" w:rsidR="000A3C3E" w:rsidRPr="00DD4A12" w:rsidRDefault="000B3171" w:rsidP="000A3C3E">
      <w:r w:rsidRPr="00DD4A12">
        <w:t>Adaji (2018) však pripomenul, že j</w:t>
      </w:r>
      <w:r w:rsidR="000A3C3E" w:rsidRPr="00DD4A12">
        <w:t>e však pravdepodobné, že ľudia si so sebou vezmú mobilné telefóny všade, kam prídu,</w:t>
      </w:r>
      <w:r w:rsidR="00DF0A23" w:rsidRPr="00DD4A12">
        <w:t xml:space="preserve"> p</w:t>
      </w:r>
      <w:r w:rsidR="000A3C3E" w:rsidRPr="00DD4A12">
        <w:t>reto je k dispozícii veľké množstvo digitálnych nástrojov a aplikácií.</w:t>
      </w:r>
    </w:p>
    <w:p w14:paraId="77CAE5A2" w14:textId="6D5216D4" w:rsidR="00AF653A" w:rsidRPr="00DD4A12" w:rsidRDefault="00AF653A" w:rsidP="00AF653A">
      <w:pPr>
        <w:ind w:firstLine="0"/>
        <w:jc w:val="center"/>
      </w:pPr>
      <w:r w:rsidRPr="00DD4A12">
        <w:rPr>
          <w:noProof/>
        </w:rPr>
        <w:drawing>
          <wp:inline distT="0" distB="0" distL="0" distR="0" wp14:anchorId="3C0AC3D0" wp14:editId="33A00964">
            <wp:extent cx="5400040" cy="3031490"/>
            <wp:effectExtent l="0" t="0" r="0" b="0"/>
            <wp:docPr id="1527168931" name="Obrázok 1" descr="Obrázok, na ktorom je text, rukopis, kancelárske potreby, lis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68931" name="Obrázok 1" descr="Obrázok, na ktorom je text, rukopis, kancelárske potreby, list&#10;&#10;Automaticky generovaný popis"/>
                    <pic:cNvPicPr/>
                  </pic:nvPicPr>
                  <pic:blipFill>
                    <a:blip r:embed="rId20"/>
                    <a:stretch>
                      <a:fillRect/>
                    </a:stretch>
                  </pic:blipFill>
                  <pic:spPr>
                    <a:xfrm>
                      <a:off x="0" y="0"/>
                      <a:ext cx="5400040" cy="3031490"/>
                    </a:xfrm>
                    <a:prstGeom prst="rect">
                      <a:avLst/>
                    </a:prstGeom>
                  </pic:spPr>
                </pic:pic>
              </a:graphicData>
            </a:graphic>
          </wp:inline>
        </w:drawing>
      </w:r>
      <w:r w:rsidRPr="00DD4A12">
        <w:t>Obrázok 2. Príklad nákupného zoznamu na papier a v aplikácii (Katuk, 2019)</w:t>
      </w:r>
    </w:p>
    <w:p w14:paraId="7892F529" w14:textId="77777777" w:rsidR="00AF653A" w:rsidRPr="00DD4A12" w:rsidRDefault="00AF653A" w:rsidP="00AF653A">
      <w:pPr>
        <w:ind w:firstLine="0"/>
        <w:jc w:val="center"/>
      </w:pPr>
    </w:p>
    <w:p w14:paraId="0D63C9AB" w14:textId="4E688805" w:rsidR="000A3C3E" w:rsidRPr="00DD4A12" w:rsidRDefault="000A3C3E" w:rsidP="00F96E78">
      <w:r w:rsidRPr="00DD4A12">
        <w:t>Nakupovanie potravín a životný štýl človeka boli zaujímavými pre mnohé</w:t>
      </w:r>
      <w:r w:rsidR="00F96E78" w:rsidRPr="00DD4A12">
        <w:t xml:space="preserve"> </w:t>
      </w:r>
      <w:r w:rsidRPr="00DD4A12">
        <w:t>výskumy s cieľom skúmania a odhalenia korelácií medzi vzormi ľudského správania a</w:t>
      </w:r>
      <w:r w:rsidR="00F96E78" w:rsidRPr="00DD4A12">
        <w:t xml:space="preserve"> </w:t>
      </w:r>
      <w:r w:rsidRPr="00DD4A12">
        <w:t>predajom. Niektoré štatistické štúdie sú založené na údajoch pre konkrétne špecifické</w:t>
      </w:r>
      <w:r w:rsidR="00F96E78" w:rsidRPr="00DD4A12">
        <w:t xml:space="preserve"> </w:t>
      </w:r>
      <w:r w:rsidRPr="00DD4A12">
        <w:lastRenderedPageBreak/>
        <w:t>regióny, kým iné diskutujú o koncepcii v širšom rozsahu. Tieto analýzy správania</w:t>
      </w:r>
      <w:r w:rsidR="00F96E78" w:rsidRPr="00DD4A12">
        <w:t xml:space="preserve"> </w:t>
      </w:r>
      <w:r w:rsidRPr="00DD4A12">
        <w:t>odhaľujú fakty, ktoré sú užitočnými informáciami k identifikácii procesne</w:t>
      </w:r>
      <w:r w:rsidR="00F96E78" w:rsidRPr="00DD4A12">
        <w:t xml:space="preserve"> </w:t>
      </w:r>
      <w:r w:rsidRPr="00DD4A12">
        <w:t>orientovaných požiadaviek a možné zlepšenia, ktoré môžu obohatiť používateľskú</w:t>
      </w:r>
      <w:r w:rsidR="00F96E78" w:rsidRPr="00DD4A12">
        <w:t xml:space="preserve"> </w:t>
      </w:r>
      <w:r w:rsidRPr="00DD4A12">
        <w:t>skúsenosť (</w:t>
      </w:r>
      <w:r w:rsidR="00E067DC" w:rsidRPr="00DD4A12">
        <w:t>Harsha</w:t>
      </w:r>
      <w:r w:rsidRPr="00DD4A12">
        <w:t>, 2017).</w:t>
      </w:r>
    </w:p>
    <w:p w14:paraId="514A297F" w14:textId="77777777" w:rsidR="004D5102" w:rsidRPr="00DD4A12" w:rsidRDefault="004C6113" w:rsidP="00F96E78">
      <w:pPr>
        <w:rPr>
          <w:ins w:id="99" w:author="Sinus" w:date="2024-02-11T19:59:00Z"/>
        </w:rPr>
      </w:pPr>
      <w:r w:rsidRPr="00DD4A12">
        <w:t>Aiolfi (2022) vo svojej práci uviedol, že z</w:t>
      </w:r>
      <w:r w:rsidR="000A3C3E" w:rsidRPr="00DD4A12">
        <w:t>a posledných pár rokov rozšírené mobilné pripojenie výrazne ovplyvnilo</w:t>
      </w:r>
      <w:r w:rsidR="00572091" w:rsidRPr="00DD4A12">
        <w:t xml:space="preserve"> </w:t>
      </w:r>
      <w:r w:rsidR="000A3C3E" w:rsidRPr="00DD4A12">
        <w:t>rozhodovací proces spotrebiteľov. Spotrebitelia používajú</w:t>
      </w:r>
      <w:r w:rsidR="00572091" w:rsidRPr="00DD4A12">
        <w:t xml:space="preserve"> </w:t>
      </w:r>
      <w:r w:rsidR="000A3C3E" w:rsidRPr="00DD4A12">
        <w:t>svoj mobil mimo predajne na zhromažďovanie informácií pred vstupom na miesto</w:t>
      </w:r>
      <w:r w:rsidR="00572091" w:rsidRPr="00DD4A12">
        <w:t xml:space="preserve"> </w:t>
      </w:r>
      <w:r w:rsidR="000A3C3E" w:rsidRPr="00DD4A12">
        <w:t>predaja. Naopak, spotrebitelia môžu použiť svoj mobilný obchod v obchode ako</w:t>
      </w:r>
      <w:r w:rsidR="00572091" w:rsidRPr="00DD4A12">
        <w:t xml:space="preserve"> </w:t>
      </w:r>
      <w:r w:rsidR="000A3C3E" w:rsidRPr="00DD4A12">
        <w:t>sprievodcu pri nakupovaní – napríklad na kontrolu svojich digitálnych nákupných</w:t>
      </w:r>
      <w:r w:rsidR="00572091" w:rsidRPr="00DD4A12">
        <w:t xml:space="preserve"> </w:t>
      </w:r>
      <w:r w:rsidR="000A3C3E" w:rsidRPr="00DD4A12">
        <w:t xml:space="preserve">zoznamov, porovnávanie cien online, nahliadanie do digitálnych letákov alebo používanie mobilných maloobchodných aplikácií. </w:t>
      </w:r>
    </w:p>
    <w:p w14:paraId="00336F43" w14:textId="6035C938" w:rsidR="000A221C" w:rsidRPr="00DD4A12" w:rsidRDefault="000A3C3E" w:rsidP="009C43EB">
      <w:r w:rsidRPr="00DD4A12">
        <w:t>Výskum PYMNTS (2019) uvádza, že</w:t>
      </w:r>
      <w:r w:rsidR="00572091" w:rsidRPr="00DD4A12">
        <w:t xml:space="preserve"> </w:t>
      </w:r>
      <w:r w:rsidRPr="00DD4A12">
        <w:t>spomedzi 2300 amerických spotrebiteľov 48 % vlastnia smartfóny, ktoré používajú pri</w:t>
      </w:r>
      <w:r w:rsidR="00572091" w:rsidRPr="00DD4A12">
        <w:t xml:space="preserve"> </w:t>
      </w:r>
      <w:r w:rsidRPr="00DD4A12">
        <w:t>nakupovaní v obchodoch alebo na činnosti súvisiace s nakupovaním. Napríklad 46,8 %</w:t>
      </w:r>
      <w:r w:rsidR="00572091" w:rsidRPr="00DD4A12">
        <w:t xml:space="preserve"> </w:t>
      </w:r>
      <w:r w:rsidRPr="00DD4A12">
        <w:t xml:space="preserve">ich používa na prístup k zľavám, 43,3 % na vyhľadávanie informácií o produktoch, </w:t>
      </w:r>
      <w:r w:rsidR="00572091" w:rsidRPr="00DD4A12">
        <w:t xml:space="preserve"> </w:t>
      </w:r>
      <w:r w:rsidRPr="00DD4A12">
        <w:t>33,6 % ich používa na porovnanie cien s konkurenciou a 31,1 % na kontrolu recenzií</w:t>
      </w:r>
      <w:r w:rsidR="00572091" w:rsidRPr="00DD4A12">
        <w:t xml:space="preserve"> </w:t>
      </w:r>
      <w:r w:rsidRPr="00DD4A12">
        <w:t>produktov. Okrem toho nedávny prieskum spoločnosti Statista (2020) uviedol, že</w:t>
      </w:r>
      <w:r w:rsidR="00572091" w:rsidRPr="00DD4A12">
        <w:t xml:space="preserve"> </w:t>
      </w:r>
      <w:r w:rsidRPr="00DD4A12">
        <w:t>približne 46 % spotrebiteľov na celom svete sa cíti pohodlne pri používaní vlastného</w:t>
      </w:r>
      <w:r w:rsidR="00572091" w:rsidRPr="00DD4A12">
        <w:t xml:space="preserve"> </w:t>
      </w:r>
      <w:r w:rsidRPr="00DD4A12">
        <w:t>mobilného telefónu na činnosti v obchode; konkrétne 73 % respondentov prieskumu sa</w:t>
      </w:r>
      <w:r w:rsidR="00572091" w:rsidRPr="00DD4A12">
        <w:t xml:space="preserve"> </w:t>
      </w:r>
      <w:r w:rsidRPr="00DD4A12">
        <w:t>cíti bezpečne pri používaní svojho mobilného zariadenia na činnosti súvisiace s nakupovaním, ako je napríklad vyhľadávanie informácií o produktoch v obchode.</w:t>
      </w:r>
    </w:p>
    <w:p w14:paraId="474BA8FD" w14:textId="6C537DAA" w:rsidR="00F43AAE" w:rsidRPr="00DD4A12" w:rsidRDefault="00F43AAE" w:rsidP="00F43AAE">
      <w:pPr>
        <w:ind w:firstLine="0"/>
      </w:pPr>
      <w:r w:rsidRPr="00DD4A12">
        <w:t>Nedávna štúdia Bellini a Aiolfiho (2017) zistila, že spotrebitelia, ktorí používajú smartfóny na prípravu nákupného zoznamu, robia menej nákupov než spotrebitelia, ktorí mobilné zariadenia nepoužívajú. Zistilo sa, že smartfóny uľahčujú spotrebiteľom nákupy potravín a udržiavajú ich na správnej ceste počas nákupu.</w:t>
      </w:r>
    </w:p>
    <w:p w14:paraId="7059442C" w14:textId="77777777" w:rsidR="001D3F52" w:rsidRPr="00DD4A12" w:rsidRDefault="001D3F52" w:rsidP="00F43AAE">
      <w:pPr>
        <w:ind w:firstLine="0"/>
      </w:pPr>
    </w:p>
    <w:p w14:paraId="367B2526" w14:textId="5511617E" w:rsidR="00F06347" w:rsidRPr="00DD4A12" w:rsidRDefault="00F06347" w:rsidP="00782393">
      <w:pPr>
        <w:pStyle w:val="Nadpis3"/>
      </w:pPr>
      <w:bookmarkStart w:id="100" w:name="_Toc152958942"/>
      <w:r w:rsidRPr="00DD4A12">
        <w:t>Počet produktov na nákupných zoznamoch</w:t>
      </w:r>
      <w:bookmarkEnd w:id="100"/>
    </w:p>
    <w:p w14:paraId="607723FB" w14:textId="53AF6822" w:rsidR="00F06347" w:rsidRPr="00DD4A12" w:rsidRDefault="001D3F52" w:rsidP="00F06347">
      <w:r w:rsidRPr="00DD4A12">
        <w:t>Podľa Schmidtovho výskumu (2012)</w:t>
      </w:r>
      <w:r w:rsidR="006E5472" w:rsidRPr="00DD4A12">
        <w:t xml:space="preserve">, výsledky ktorého sú na </w:t>
      </w:r>
      <w:r w:rsidRPr="00DD4A12">
        <w:t>o</w:t>
      </w:r>
      <w:r w:rsidR="00F06347" w:rsidRPr="00DD4A12">
        <w:t>br</w:t>
      </w:r>
      <w:r w:rsidRPr="00DD4A12">
        <w:t>áz</w:t>
      </w:r>
      <w:r w:rsidR="006E5472" w:rsidRPr="00DD4A12">
        <w:t>ku</w:t>
      </w:r>
      <w:r w:rsidRPr="00DD4A12">
        <w:t xml:space="preserve"> 2</w:t>
      </w:r>
      <w:r w:rsidR="006E5472" w:rsidRPr="00DD4A12">
        <w:t xml:space="preserve">, </w:t>
      </w:r>
      <w:r w:rsidR="00396FF3" w:rsidRPr="00DD4A12">
        <w:t xml:space="preserve">bolo zistené </w:t>
      </w:r>
      <w:r w:rsidR="00F06347" w:rsidRPr="00DD4A12">
        <w:t xml:space="preserve">frekvenčné rozdelenie počtu položiek na nákupných zoznamoch. Frekvenčné rozdelenie je </w:t>
      </w:r>
      <w:r w:rsidR="00396FF3" w:rsidRPr="00DD4A12">
        <w:t>„</w:t>
      </w:r>
      <w:r w:rsidR="00F06347" w:rsidRPr="00DD4A12">
        <w:t>naklonené</w:t>
      </w:r>
      <w:r w:rsidR="00396FF3" w:rsidRPr="00DD4A12">
        <w:t>“</w:t>
      </w:r>
      <w:r w:rsidR="00F06347" w:rsidRPr="00DD4A12">
        <w:t xml:space="preserve"> doprava a má tak rovnakú asymetrickú distribučnú charakteristiku ako tradičné rozdelenie príjmov. Väčšina spotrebiteľov si zapíše pomerne skromné množstvo produktov (medzi 4 a</w:t>
      </w:r>
      <w:r w:rsidR="00396FF3" w:rsidRPr="00DD4A12">
        <w:t>ž</w:t>
      </w:r>
      <w:r w:rsidR="00F06347" w:rsidRPr="00DD4A12">
        <w:t xml:space="preserve"> 15), zatiaľ čo malý počet spotrebiteľov si zapíše oveľa viac produktov. Horná hranica v</w:t>
      </w:r>
      <w:r w:rsidR="00396FF3" w:rsidRPr="00DD4A12">
        <w:t> tejto štúdii</w:t>
      </w:r>
      <w:r w:rsidR="00F06347" w:rsidRPr="00DD4A12">
        <w:t xml:space="preserve"> bola 60 položiek.</w:t>
      </w:r>
    </w:p>
    <w:p w14:paraId="3B71D6C9" w14:textId="0901D8AB" w:rsidR="00F06347" w:rsidRPr="00DD4A12" w:rsidRDefault="00F06347" w:rsidP="00F06347">
      <w:pPr>
        <w:ind w:firstLine="0"/>
      </w:pPr>
      <w:r w:rsidRPr="00DD4A12">
        <w:rPr>
          <w:noProof/>
        </w:rPr>
        <w:lastRenderedPageBreak/>
        <w:drawing>
          <wp:inline distT="0" distB="0" distL="0" distR="0" wp14:anchorId="43F05407" wp14:editId="1C5C1787">
            <wp:extent cx="5381625" cy="3019425"/>
            <wp:effectExtent l="0" t="0" r="9525" b="9525"/>
            <wp:docPr id="554921121" name="Obrázok 1" descr="Obrázok, na ktorom je text, rad, vývoj, snímka obrazov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921121" name="Obrázok 1" descr="Obrázok, na ktorom je text, rad, vývoj, snímka obrazovk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81625" cy="3019425"/>
                    </a:xfrm>
                    <a:prstGeom prst="rect">
                      <a:avLst/>
                    </a:prstGeom>
                    <a:noFill/>
                    <a:ln>
                      <a:noFill/>
                    </a:ln>
                  </pic:spPr>
                </pic:pic>
              </a:graphicData>
            </a:graphic>
          </wp:inline>
        </w:drawing>
      </w:r>
    </w:p>
    <w:p w14:paraId="68B3CECC" w14:textId="298F3CD9" w:rsidR="00F06347" w:rsidRPr="00DD4A12" w:rsidRDefault="00F06347" w:rsidP="001D3F52">
      <w:pPr>
        <w:ind w:firstLine="0"/>
        <w:jc w:val="center"/>
      </w:pPr>
      <w:r w:rsidRPr="00DD4A12">
        <w:t xml:space="preserve">Obrázok </w:t>
      </w:r>
      <w:r w:rsidR="009A6E87" w:rsidRPr="00DD4A12">
        <w:t>4</w:t>
      </w:r>
      <w:r w:rsidRPr="00DD4A12">
        <w:t xml:space="preserve"> Počet položiek nákupných zoznamov (Schmidt, 2012).</w:t>
      </w:r>
    </w:p>
    <w:p w14:paraId="5F85D7C0" w14:textId="77777777" w:rsidR="00DD6C6C" w:rsidRPr="00DD4A12" w:rsidRDefault="00DD6C6C" w:rsidP="001D3F52">
      <w:pPr>
        <w:ind w:firstLine="0"/>
        <w:jc w:val="center"/>
      </w:pPr>
    </w:p>
    <w:p w14:paraId="58F17F1A" w14:textId="541FA3DE" w:rsidR="007C0CDC" w:rsidRPr="00DD4A12" w:rsidRDefault="00DD6C6C" w:rsidP="00782393">
      <w:pPr>
        <w:pStyle w:val="Nadpis3"/>
      </w:pPr>
      <w:bookmarkStart w:id="101" w:name="_Toc152958943"/>
      <w:r w:rsidRPr="00DD4A12">
        <w:t>Dôvody písania nákupného zoznamu</w:t>
      </w:r>
      <w:bookmarkEnd w:id="101"/>
    </w:p>
    <w:p w14:paraId="63959A21" w14:textId="1FC32129" w:rsidR="00DD6C6C" w:rsidRPr="00DD4A12" w:rsidRDefault="00DD6C6C" w:rsidP="00DD6C6C">
      <w:r w:rsidRPr="00DD4A12">
        <w:t xml:space="preserve">Hlavným dôvodom, prečo sú položky zapísané do nákupného zoznamu, je, že sú </w:t>
      </w:r>
      <w:r w:rsidR="00396FF3" w:rsidRPr="00DD4A12">
        <w:t xml:space="preserve">z nejakého dôvodu </w:t>
      </w:r>
      <w:r w:rsidRPr="00DD4A12">
        <w:t>potrebné. Najčastejšie spomínaný dôvod v rámci nákup</w:t>
      </w:r>
      <w:r w:rsidR="00396FF3" w:rsidRPr="00DD4A12">
        <w:t xml:space="preserve">ov </w:t>
      </w:r>
      <w:r w:rsidR="00FD444F" w:rsidRPr="00DD4A12">
        <w:t>respondentov</w:t>
      </w:r>
      <w:r w:rsidRPr="00DD4A12">
        <w:t xml:space="preserve"> bol, že položky boli zapísané do nákupného zoznamu, pretože doma </w:t>
      </w:r>
      <w:r w:rsidR="00396FF3" w:rsidRPr="00DD4A12">
        <w:t xml:space="preserve">chýbajú/spotrebovali sa </w:t>
      </w:r>
      <w:r w:rsidRPr="00DD4A12">
        <w:t xml:space="preserve">(78,6%). Pre približne tretinu </w:t>
      </w:r>
      <w:r w:rsidR="00396FF3" w:rsidRPr="00DD4A12">
        <w:t xml:space="preserve">nákupov </w:t>
      </w:r>
      <w:r w:rsidRPr="00DD4A12">
        <w:t>boli položky zapísané</w:t>
      </w:r>
      <w:r w:rsidR="00396FF3" w:rsidRPr="00DD4A12">
        <w:t xml:space="preserve"> z dôvodu, že </w:t>
      </w:r>
      <w:r w:rsidRPr="00DD4A12">
        <w:t xml:space="preserve">boli potrebné na špeciálnu udalosť, ako je napríklad večierok. </w:t>
      </w:r>
    </w:p>
    <w:p w14:paraId="25040D53" w14:textId="0837E642" w:rsidR="00DD6C6C" w:rsidRPr="00DD4A12" w:rsidRDefault="00DD6C6C" w:rsidP="00DD6C6C">
      <w:r w:rsidRPr="00DD4A12">
        <w:t>Dôvody, prečo boli položky zapísané do nákupných zoznamov podľa Blockovho prieskumu (1999):</w:t>
      </w:r>
    </w:p>
    <w:p w14:paraId="27800265" w14:textId="46785125" w:rsidR="00DD6C6C" w:rsidRPr="00DD4A12" w:rsidRDefault="00396FF3" w:rsidP="00BF4F03">
      <w:pPr>
        <w:pStyle w:val="Odsekzoznamu"/>
        <w:numPr>
          <w:ilvl w:val="0"/>
          <w:numId w:val="6"/>
        </w:numPr>
      </w:pPr>
      <w:r w:rsidRPr="00DD4A12">
        <w:t>zapísal som veci, pretože boli spotrebované (78,6 %),</w:t>
      </w:r>
    </w:p>
    <w:p w14:paraId="74E89CFA" w14:textId="60BCEE13" w:rsidR="00DD6C6C" w:rsidRPr="00DD4A12" w:rsidRDefault="00396FF3" w:rsidP="00BF4F03">
      <w:pPr>
        <w:pStyle w:val="Odsekzoznamu"/>
        <w:numPr>
          <w:ilvl w:val="0"/>
          <w:numId w:val="6"/>
        </w:numPr>
      </w:pPr>
      <w:r w:rsidRPr="00DD4A12">
        <w:t>zapísal som veci, na ktoré som mal kupón (46,8 %),</w:t>
      </w:r>
    </w:p>
    <w:p w14:paraId="1ADB1D2E" w14:textId="414E39BF" w:rsidR="00DD6C6C" w:rsidRPr="00DD4A12" w:rsidRDefault="00396FF3" w:rsidP="00BF4F03">
      <w:pPr>
        <w:pStyle w:val="Odsekzoznamu"/>
        <w:numPr>
          <w:ilvl w:val="0"/>
          <w:numId w:val="6"/>
        </w:numPr>
      </w:pPr>
      <w:r w:rsidRPr="00DD4A12">
        <w:t>zapísal som veci, ktoré som videl(a) v reklamných letákoch obchodu alebo v miestnych novinách (42,8 %),</w:t>
      </w:r>
    </w:p>
    <w:p w14:paraId="7E8DC6D3" w14:textId="362CAFC6" w:rsidR="00DD6C6C" w:rsidRPr="00DD4A12" w:rsidRDefault="00396FF3" w:rsidP="00BF4F03">
      <w:pPr>
        <w:pStyle w:val="Odsekzoznamu"/>
        <w:numPr>
          <w:ilvl w:val="0"/>
          <w:numId w:val="6"/>
        </w:numPr>
      </w:pPr>
      <w:r w:rsidRPr="00DD4A12">
        <w:t>zapísal som veci z dôvodu predvídaného očakávaného špeciálneho podujatia, ako je napríklad večierok alebo návšteva hostí (39,9 %).</w:t>
      </w:r>
    </w:p>
    <w:p w14:paraId="5C9A7C33" w14:textId="77777777" w:rsidR="00DD6C6C" w:rsidRPr="00DD4A12" w:rsidRDefault="00DD6C6C" w:rsidP="00DD6C6C"/>
    <w:p w14:paraId="213D9F94" w14:textId="61FD28C2" w:rsidR="00DD6C6C" w:rsidRPr="00DD4A12" w:rsidRDefault="00CA76EB" w:rsidP="00782393">
      <w:pPr>
        <w:pStyle w:val="Nadpis3"/>
      </w:pPr>
      <w:bookmarkStart w:id="102" w:name="_Toc152958944"/>
      <w:r w:rsidRPr="00DD4A12">
        <w:t>Užívateľské rozhranie</w:t>
      </w:r>
      <w:bookmarkEnd w:id="102"/>
    </w:p>
    <w:p w14:paraId="5FDDFB43" w14:textId="25E647D6" w:rsidR="00CA76EB" w:rsidRPr="00DD4A12" w:rsidRDefault="00CA76EB" w:rsidP="00CA76EB">
      <w:pPr>
        <w:ind w:left="360" w:firstLine="0"/>
      </w:pPr>
      <w:r w:rsidRPr="00DD4A12">
        <w:t>Chen (2023)</w:t>
      </w:r>
      <w:r w:rsidR="008D34F4" w:rsidRPr="00DD4A12">
        <w:t xml:space="preserve"> vo svojom výskume</w:t>
      </w:r>
      <w:r w:rsidRPr="00DD4A12">
        <w:t xml:space="preserve"> porovnával základné typy užívateľského rozhrania:</w:t>
      </w:r>
    </w:p>
    <w:p w14:paraId="1F85FE6A" w14:textId="294C840B" w:rsidR="00CA76EB" w:rsidRPr="00DD4A12" w:rsidRDefault="00CA76EB" w:rsidP="00BF4F03">
      <w:pPr>
        <w:pStyle w:val="Odsekzoznamu"/>
      </w:pPr>
      <w:r w:rsidRPr="00DD4A12">
        <w:t>Svetlý a tmavý mód</w:t>
      </w:r>
    </w:p>
    <w:p w14:paraId="4F2CB9BB" w14:textId="0F179B37" w:rsidR="00CA76EB" w:rsidRPr="00DD4A12" w:rsidRDefault="00CA76EB" w:rsidP="00BF4F03">
      <w:pPr>
        <w:pStyle w:val="Odsekzoznamu"/>
      </w:pPr>
      <w:r w:rsidRPr="00DD4A12">
        <w:lastRenderedPageBreak/>
        <w:t>Zoznamový štýl a maticový štýl</w:t>
      </w:r>
      <w:r w:rsidR="00DF5115" w:rsidRPr="00DD4A12">
        <w:t>.</w:t>
      </w:r>
    </w:p>
    <w:p w14:paraId="7A82EE25" w14:textId="24CD6083" w:rsidR="00DF5115" w:rsidRPr="00DD4A12" w:rsidRDefault="00DF5115" w:rsidP="00DF5115">
      <w:pPr>
        <w:ind w:firstLine="360"/>
      </w:pPr>
      <w:r w:rsidRPr="00DD4A12">
        <w:t xml:space="preserve">Výsledky odhalili, že ženy vykonávajú rýchlejšie vyhľadávanie informácií v svetlom móde, zatiaľ čo muži sú rýchlejší v tmavom móde (Obrázok 5). Rozloženie informácií ovplyvňuje vizuálnu vyhľadávaciu schopnosť a subjektívne hodnotenie používateľa; ženy uprednostňujú štýl zoznamu, zatiaľ čo muži uprednostňujú maticový štýl. Účastníci (ako muži, tak ženy) vnímali maticový štýl ako populárnejší v tmavom režime, avšak výsledok sa obrátil v svetlom režime. </w:t>
      </w:r>
    </w:p>
    <w:p w14:paraId="482D17F1" w14:textId="430BDC89" w:rsidR="00CA76EB" w:rsidRPr="00DD4A12" w:rsidRDefault="00CA76EB" w:rsidP="00CA76EB">
      <w:pPr>
        <w:ind w:left="360" w:firstLine="0"/>
        <w:jc w:val="center"/>
      </w:pPr>
      <w:r w:rsidRPr="00DD4A12">
        <w:rPr>
          <w:noProof/>
        </w:rPr>
        <w:drawing>
          <wp:inline distT="0" distB="0" distL="0" distR="0" wp14:anchorId="3918473E" wp14:editId="7371D655">
            <wp:extent cx="3915321" cy="4848902"/>
            <wp:effectExtent l="0" t="0" r="9525" b="8890"/>
            <wp:docPr id="276628749" name="Obrázok 1" descr="Obrázok, na ktorom je mobilný telefón, text, snímka obrazovky, mobilné zariadenie&#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628749" name="Obrázok 1" descr="Obrázok, na ktorom je mobilný telefón, text, snímka obrazovky, mobilné zariadenie&#10;&#10;Automaticky generovaný popis"/>
                    <pic:cNvPicPr/>
                  </pic:nvPicPr>
                  <pic:blipFill>
                    <a:blip r:embed="rId22"/>
                    <a:stretch>
                      <a:fillRect/>
                    </a:stretch>
                  </pic:blipFill>
                  <pic:spPr>
                    <a:xfrm>
                      <a:off x="0" y="0"/>
                      <a:ext cx="3915321" cy="4848902"/>
                    </a:xfrm>
                    <a:prstGeom prst="rect">
                      <a:avLst/>
                    </a:prstGeom>
                  </pic:spPr>
                </pic:pic>
              </a:graphicData>
            </a:graphic>
          </wp:inline>
        </w:drawing>
      </w:r>
    </w:p>
    <w:p w14:paraId="5B660D82" w14:textId="3BA7F84C" w:rsidR="00CA76EB" w:rsidRPr="00DD4A12" w:rsidRDefault="00CA76EB" w:rsidP="00CA76EB">
      <w:pPr>
        <w:ind w:left="360" w:firstLine="0"/>
        <w:jc w:val="center"/>
      </w:pPr>
      <w:r w:rsidRPr="00DD4A12">
        <w:t xml:space="preserve">Obrázok </w:t>
      </w:r>
      <w:r w:rsidR="00CB77C2" w:rsidRPr="00DD4A12">
        <w:t>5</w:t>
      </w:r>
      <w:r w:rsidRPr="00DD4A12">
        <w:t>. Definovanie užívateľského rozhrania</w:t>
      </w:r>
    </w:p>
    <w:p w14:paraId="036AA5C7" w14:textId="75FC4D90" w:rsidR="00CA76EB" w:rsidRPr="00DD4A12" w:rsidRDefault="00CA76EB" w:rsidP="00396FF3">
      <w:pPr>
        <w:ind w:left="360" w:firstLine="320"/>
      </w:pPr>
      <w:r w:rsidRPr="00DD4A12">
        <w:t>Zistenia z výskumu môžu slúžiť ako dobrá referenčná hodnota pre vývoj používateľského zážitku pri návrhu užívateľského rozhrania mobilných nákupných aplikácií.</w:t>
      </w:r>
    </w:p>
    <w:p w14:paraId="255ABEFA" w14:textId="665EFBA5" w:rsidR="00FB50EB" w:rsidRPr="00DD4A12" w:rsidRDefault="008B01D0" w:rsidP="00782393">
      <w:pPr>
        <w:pStyle w:val="Nadpis3"/>
      </w:pPr>
      <w:bookmarkStart w:id="103" w:name="_Toc152958945"/>
      <w:r w:rsidRPr="00DD4A12">
        <w:t>Aplikácie na vytváranie nákupného zoznamu</w:t>
      </w:r>
      <w:bookmarkEnd w:id="103"/>
    </w:p>
    <w:p w14:paraId="4DDBC2B9" w14:textId="6FC36F58" w:rsidR="008B01D0" w:rsidRPr="00DD4A12" w:rsidRDefault="008B01D0" w:rsidP="008B01D0">
      <w:r w:rsidRPr="00DD4A12">
        <w:t xml:space="preserve">V Tabuľke </w:t>
      </w:r>
      <w:r w:rsidR="00DF5115" w:rsidRPr="00DD4A12">
        <w:t>4</w:t>
      </w:r>
      <w:r w:rsidRPr="00DD4A12">
        <w:t xml:space="preserve"> Katuk (2019) </w:t>
      </w:r>
      <w:r w:rsidR="008D3695" w:rsidRPr="00DD4A12">
        <w:t xml:space="preserve">porovnal </w:t>
      </w:r>
      <w:commentRangeStart w:id="104"/>
      <w:commentRangeEnd w:id="104"/>
      <w:r w:rsidR="004D5102" w:rsidRPr="00DD4A12">
        <w:rPr>
          <w:rStyle w:val="Odkaznakomentr"/>
        </w:rPr>
        <w:commentReference w:id="104"/>
      </w:r>
      <w:r w:rsidRPr="00DD4A12">
        <w:t>mobilné aplikácie, ktoré pomáhajú spotrebiteľom pri ich nákupoch potravín.</w:t>
      </w:r>
    </w:p>
    <w:p w14:paraId="34CDAC36" w14:textId="6A1EEABE" w:rsidR="006E5472" w:rsidRPr="00DD4A12" w:rsidRDefault="006E5472" w:rsidP="00DF5115">
      <w:pPr>
        <w:ind w:firstLine="0"/>
      </w:pPr>
      <w:r w:rsidRPr="00DD4A12">
        <w:lastRenderedPageBreak/>
        <w:t xml:space="preserve">Tabuľka </w:t>
      </w:r>
      <w:r w:rsidR="00DF5115" w:rsidRPr="00DD4A12">
        <w:t>4</w:t>
      </w:r>
      <w:r w:rsidRPr="00DD4A12">
        <w:t>. Zoznam aplikácii podľa Katuka</w:t>
      </w:r>
    </w:p>
    <w:tbl>
      <w:tblPr>
        <w:tblStyle w:val="Mriekatabuky"/>
        <w:tblW w:w="0" w:type="auto"/>
        <w:tblInd w:w="-5" w:type="dxa"/>
        <w:tblLook w:val="04A0" w:firstRow="1" w:lastRow="0" w:firstColumn="1" w:lastColumn="0" w:noHBand="0" w:noVBand="1"/>
      </w:tblPr>
      <w:tblGrid>
        <w:gridCol w:w="2977"/>
        <w:gridCol w:w="5522"/>
      </w:tblGrid>
      <w:tr w:rsidR="00591EBD" w:rsidRPr="00DD4A12" w14:paraId="47CC1625" w14:textId="77777777" w:rsidTr="00591EBD">
        <w:tc>
          <w:tcPr>
            <w:tcW w:w="2977" w:type="dxa"/>
          </w:tcPr>
          <w:p w14:paraId="577E739F" w14:textId="4090BE74" w:rsidR="008B01D0" w:rsidRPr="00DD4A12" w:rsidRDefault="008B01D0" w:rsidP="006E5472">
            <w:pPr>
              <w:ind w:firstLine="0"/>
            </w:pPr>
            <w:r w:rsidRPr="00DD4A12">
              <w:t>Názov</w:t>
            </w:r>
          </w:p>
        </w:tc>
        <w:tc>
          <w:tcPr>
            <w:tcW w:w="5522" w:type="dxa"/>
          </w:tcPr>
          <w:p w14:paraId="2926926D" w14:textId="79283B85" w:rsidR="008B01D0" w:rsidRPr="00DD4A12" w:rsidRDefault="008B01D0" w:rsidP="006E5472">
            <w:pPr>
              <w:ind w:firstLine="0"/>
            </w:pPr>
            <w:r w:rsidRPr="00DD4A12">
              <w:t>Popis</w:t>
            </w:r>
          </w:p>
        </w:tc>
      </w:tr>
      <w:tr w:rsidR="00591EBD" w:rsidRPr="00DD4A12" w14:paraId="4FF24B6F" w14:textId="77777777" w:rsidTr="00591EBD">
        <w:tc>
          <w:tcPr>
            <w:tcW w:w="2977" w:type="dxa"/>
          </w:tcPr>
          <w:p w14:paraId="7B7A6C45" w14:textId="20D5BB09" w:rsidR="008B01D0" w:rsidRPr="00DD4A12" w:rsidRDefault="008B01D0" w:rsidP="00591EBD">
            <w:pPr>
              <w:ind w:firstLine="0"/>
            </w:pPr>
            <w:r w:rsidRPr="00DD4A12">
              <w:t>Smart</w:t>
            </w:r>
            <w:r w:rsidR="00F4256A" w:rsidRPr="00DD4A12">
              <w:t xml:space="preserve"> </w:t>
            </w:r>
            <w:r w:rsidRPr="00DD4A12">
              <w:t>Grocer</w:t>
            </w:r>
            <w:r w:rsidR="00F4256A" w:rsidRPr="00DD4A12">
              <w:t xml:space="preserve"> (Jain, 2018)</w:t>
            </w:r>
          </w:p>
        </w:tc>
        <w:tc>
          <w:tcPr>
            <w:tcW w:w="5522" w:type="dxa"/>
          </w:tcPr>
          <w:p w14:paraId="0BFC2833" w14:textId="72F675A1" w:rsidR="008B01D0" w:rsidRPr="00DD4A12" w:rsidRDefault="008B01D0" w:rsidP="008B01D0">
            <w:pPr>
              <w:ind w:left="360" w:firstLine="0"/>
            </w:pPr>
            <w:r w:rsidRPr="00DD4A12">
              <w:t>Smart Grocer poskytuje personalizovaný systém  nákupného zoznamu tým, že zbiera históriu nákupov a rozpočet užívateľov a udržiava informácie o zásobách potravín vrátane položiek, ktoré brzy vyprší, a položiek na predaj v preferovanom potravinovom obchode.</w:t>
            </w:r>
          </w:p>
          <w:p w14:paraId="22639118" w14:textId="2FF9AB4A" w:rsidR="008B01D0" w:rsidRPr="00DD4A12" w:rsidDel="004D5102" w:rsidRDefault="008B01D0" w:rsidP="004D5102">
            <w:pPr>
              <w:ind w:left="360" w:firstLine="0"/>
              <w:rPr>
                <w:del w:id="105" w:author="Sinus" w:date="2024-02-11T20:02:00Z"/>
              </w:rPr>
            </w:pPr>
            <w:r w:rsidRPr="00DD4A12">
              <w:t>Systém môže automaticky generovať nákupný zoznam na základe receptu, ktorý užívatelia vybrali po vytvorení</w:t>
            </w:r>
          </w:p>
          <w:p w14:paraId="22988350" w14:textId="60C208DA" w:rsidR="008B01D0" w:rsidRPr="00DD4A12" w:rsidRDefault="008B01D0" w:rsidP="008B01D0">
            <w:pPr>
              <w:ind w:left="360" w:firstLine="0"/>
            </w:pPr>
            <w:r w:rsidRPr="00DD4A12">
              <w:t>týždenného plánu jedál.</w:t>
            </w:r>
          </w:p>
        </w:tc>
      </w:tr>
      <w:tr w:rsidR="00591EBD" w:rsidRPr="00DD4A12" w14:paraId="480ABBD7" w14:textId="77777777" w:rsidTr="00591EBD">
        <w:tc>
          <w:tcPr>
            <w:tcW w:w="2977" w:type="dxa"/>
          </w:tcPr>
          <w:p w14:paraId="1D44C415" w14:textId="51951AEA" w:rsidR="008B01D0" w:rsidRPr="00DD4A12" w:rsidRDefault="008B01D0" w:rsidP="00591EBD">
            <w:pPr>
              <w:ind w:firstLine="0"/>
            </w:pPr>
            <w:r w:rsidRPr="00DD4A12">
              <w:t>MyNutriCart</w:t>
            </w:r>
            <w:r w:rsidR="003D36EB" w:rsidRPr="00DD4A12">
              <w:t xml:space="preserve"> (López, 2017)</w:t>
            </w:r>
          </w:p>
        </w:tc>
        <w:tc>
          <w:tcPr>
            <w:tcW w:w="5522" w:type="dxa"/>
          </w:tcPr>
          <w:p w14:paraId="72231C8A" w14:textId="5E4109BD" w:rsidR="008B01D0" w:rsidRPr="00DD4A12" w:rsidRDefault="008B01D0" w:rsidP="008B01D0">
            <w:pPr>
              <w:ind w:left="360" w:firstLine="0"/>
            </w:pPr>
            <w:r w:rsidRPr="00DD4A12">
              <w:t>MyNutriCart je systém, ktorý si kládol za cieľ zlepšiť potraviny zakúpené v potravinových obchodoch s ohľadom na rozpočet užívateľa a zároveň dosiahnuť zdravú stravu odporúčanú Smernicami pre Američanov v oblasti výživy. Systém môže generovať nákupný zoznam zdravých potravín, ktoré zodpovedajú zdravotnému stavu užívateľov a členov rodiny.</w:t>
            </w:r>
          </w:p>
        </w:tc>
      </w:tr>
      <w:tr w:rsidR="00591EBD" w:rsidRPr="00DD4A12" w14:paraId="77852CC0" w14:textId="77777777" w:rsidTr="00591EBD">
        <w:tc>
          <w:tcPr>
            <w:tcW w:w="2977" w:type="dxa"/>
          </w:tcPr>
          <w:p w14:paraId="5ED4FB8C" w14:textId="0B1114BB" w:rsidR="008B01D0" w:rsidRPr="00DD4A12" w:rsidRDefault="008B01D0" w:rsidP="00591EBD">
            <w:pPr>
              <w:ind w:firstLine="0"/>
            </w:pPr>
            <w:r w:rsidRPr="00DD4A12">
              <w:t>The Smart Shopping List</w:t>
            </w:r>
            <w:r w:rsidR="00CC57DA" w:rsidRPr="00DD4A12">
              <w:t xml:space="preserve"> (DeSimone, 2017)</w:t>
            </w:r>
          </w:p>
        </w:tc>
        <w:tc>
          <w:tcPr>
            <w:tcW w:w="5522" w:type="dxa"/>
          </w:tcPr>
          <w:p w14:paraId="1E736586" w14:textId="59046CA6" w:rsidR="008B01D0" w:rsidRPr="00DD4A12" w:rsidRDefault="008B01D0" w:rsidP="008B01D0">
            <w:pPr>
              <w:ind w:left="360" w:firstLine="0"/>
            </w:pPr>
            <w:r w:rsidRPr="00DD4A12">
              <w:t>The Smart Shopping List uľahčuje vytváranie nákupného zoznamu poskytovaním základných funkcií pridávania, odoberania alebo odškrtnutia položiek z</w:t>
            </w:r>
          </w:p>
          <w:p w14:paraId="2BC31EE6" w14:textId="41DA54A7" w:rsidR="008B01D0" w:rsidRPr="00DD4A12" w:rsidRDefault="008B01D0" w:rsidP="008B01D0">
            <w:pPr>
              <w:ind w:left="360" w:firstLine="0"/>
            </w:pPr>
            <w:r w:rsidRPr="00DD4A12">
              <w:t>nákupného zoznamu. Slúži tiež ako systém odporúčaní, ktorý odporúča užívateľom potravinový obchod, ktorý by mohol mať najlepšie ponuky na základe zoznamu potravín uvedeného v zozname. Poskytuje tiež pripomienku o možných chýbajúcich alebo zabudnutých položkách.</w:t>
            </w:r>
          </w:p>
        </w:tc>
      </w:tr>
      <w:tr w:rsidR="00591EBD" w:rsidRPr="00DD4A12" w14:paraId="4EF8BBC8" w14:textId="77777777" w:rsidTr="00591EBD">
        <w:tc>
          <w:tcPr>
            <w:tcW w:w="2977" w:type="dxa"/>
          </w:tcPr>
          <w:p w14:paraId="4B12C1BA" w14:textId="296D14C4" w:rsidR="008B01D0" w:rsidRPr="00DD4A12" w:rsidRDefault="008B01D0" w:rsidP="00591EBD">
            <w:pPr>
              <w:ind w:firstLine="0"/>
            </w:pPr>
            <w:r w:rsidRPr="00DD4A12">
              <w:t>AR-Assisted Mobile Grocery Shopping</w:t>
            </w:r>
            <w:r w:rsidR="00CC57DA" w:rsidRPr="00DD4A12">
              <w:t xml:space="preserve"> (Ahn, 2015)</w:t>
            </w:r>
          </w:p>
        </w:tc>
        <w:tc>
          <w:tcPr>
            <w:tcW w:w="5522" w:type="dxa"/>
          </w:tcPr>
          <w:p w14:paraId="35E931D3" w14:textId="6AE62C65" w:rsidR="008B01D0" w:rsidRPr="00DD4A12" w:rsidRDefault="008B01D0" w:rsidP="008B01D0">
            <w:pPr>
              <w:ind w:left="360" w:firstLine="0"/>
            </w:pPr>
            <w:r w:rsidRPr="00DD4A12">
              <w:t xml:space="preserve">AR-Assisted Mobile Grocery Shopping app poskytuje užívateľom podporu pri navigácii po uliciach potravín v obchode. Technológia rozšírenej </w:t>
            </w:r>
            <w:r w:rsidRPr="00DD4A12">
              <w:lastRenderedPageBreak/>
              <w:t>reality je použitá na označenie potravín farbami na ulici, aby ukázala zdravé a nezdravé potraviny. Aplikácia skracuje čas</w:t>
            </w:r>
          </w:p>
          <w:p w14:paraId="299EDFB4" w14:textId="4ED0F52B" w:rsidR="008B01D0" w:rsidRPr="00DD4A12" w:rsidRDefault="008B01D0" w:rsidP="008B01D0">
            <w:pPr>
              <w:ind w:left="360" w:firstLine="0"/>
            </w:pPr>
            <w:r w:rsidRPr="00DD4A12">
              <w:t>užívateľov pri hľadaní zdravých a nezdravých potravín počas nákupov potravín.</w:t>
            </w:r>
          </w:p>
        </w:tc>
      </w:tr>
    </w:tbl>
    <w:p w14:paraId="5C692EA3" w14:textId="77777777" w:rsidR="00DF5115" w:rsidRPr="00DD4A12" w:rsidRDefault="00DF5115" w:rsidP="00623821">
      <w:pPr>
        <w:ind w:firstLine="0"/>
      </w:pPr>
    </w:p>
    <w:p w14:paraId="62AC0ACD" w14:textId="489FF028" w:rsidR="005A3389" w:rsidRPr="00DD4A12" w:rsidRDefault="00FB50EB">
      <w:pPr>
        <w:ind w:firstLine="0"/>
      </w:pPr>
      <w:r w:rsidRPr="00DD4A12">
        <w:br w:type="page"/>
      </w:r>
      <w:bookmarkStart w:id="106" w:name="_Toc309047440"/>
      <w:bookmarkStart w:id="107" w:name="_Toc309047486"/>
      <w:bookmarkStart w:id="108" w:name="_Toc309047603"/>
      <w:bookmarkStart w:id="109" w:name="_Toc339279017"/>
    </w:p>
    <w:p w14:paraId="1E719C44" w14:textId="16E4CD7E" w:rsidR="00A06321" w:rsidRPr="00DD4A12" w:rsidRDefault="00FF638D" w:rsidP="004D5102">
      <w:pPr>
        <w:pStyle w:val="Nadpis1"/>
      </w:pPr>
      <w:bookmarkStart w:id="110" w:name="_Toc152958946"/>
      <w:r w:rsidRPr="00DD4A12">
        <w:lastRenderedPageBreak/>
        <w:t>2</w:t>
      </w:r>
      <w:r w:rsidRPr="00DD4A12">
        <w:tab/>
        <w:t>C</w:t>
      </w:r>
      <w:r w:rsidR="00363F29" w:rsidRPr="00DD4A12">
        <w:t>iele</w:t>
      </w:r>
      <w:r w:rsidRPr="00DD4A12">
        <w:t xml:space="preserve"> </w:t>
      </w:r>
      <w:r w:rsidR="0088142C" w:rsidRPr="00DD4A12">
        <w:t>záverečnej p</w:t>
      </w:r>
      <w:r w:rsidR="00A06321" w:rsidRPr="00DD4A12">
        <w:t>ráce</w:t>
      </w:r>
      <w:bookmarkEnd w:id="106"/>
      <w:bookmarkEnd w:id="107"/>
      <w:bookmarkEnd w:id="108"/>
      <w:bookmarkEnd w:id="109"/>
      <w:bookmarkEnd w:id="110"/>
    </w:p>
    <w:p w14:paraId="42D76D34" w14:textId="77777777" w:rsidR="00A153E2" w:rsidRPr="00DD4A12" w:rsidRDefault="00A153E2" w:rsidP="00FD33FA">
      <w:pPr>
        <w:rPr>
          <w:lang w:eastAsia="sk-SK"/>
        </w:rPr>
      </w:pPr>
      <w:bookmarkStart w:id="111" w:name="_Toc309047441"/>
      <w:bookmarkStart w:id="112" w:name="_Toc309047487"/>
      <w:bookmarkStart w:id="113" w:name="_Toc309047604"/>
    </w:p>
    <w:p w14:paraId="1AD6332E" w14:textId="3D3E5E15" w:rsidR="00B31082" w:rsidRPr="00DD4A12" w:rsidRDefault="00B31082" w:rsidP="00725262">
      <w:pPr>
        <w:rPr>
          <w:lang w:eastAsia="sk-SK"/>
        </w:rPr>
      </w:pPr>
      <w:r w:rsidRPr="00DD4A12">
        <w:rPr>
          <w:lang w:eastAsia="sk-SK"/>
        </w:rPr>
        <w:t>Cieľom tejto bakalárskej</w:t>
      </w:r>
      <w:r w:rsidR="00725262" w:rsidRPr="00DD4A12">
        <w:rPr>
          <w:lang w:eastAsia="sk-SK"/>
        </w:rPr>
        <w:t xml:space="preserve"> práce je vytvoriť aplikáciu  na operačný systém Android, ktorá bude plniť funkciu nákupného zoznamu. Pre výmenu dát bude aplikácia komunikovať s</w:t>
      </w:r>
      <w:r w:rsidR="00A16A93" w:rsidRPr="00DD4A12">
        <w:rPr>
          <w:lang w:eastAsia="sk-SK"/>
        </w:rPr>
        <w:t xml:space="preserve"> Apache </w:t>
      </w:r>
      <w:r w:rsidR="00725262" w:rsidRPr="00DD4A12">
        <w:rPr>
          <w:lang w:eastAsia="sk-SK"/>
        </w:rPr>
        <w:t>serverom</w:t>
      </w:r>
      <w:r w:rsidR="00A16A93" w:rsidRPr="00DD4A12">
        <w:rPr>
          <w:lang w:eastAsia="sk-SK"/>
        </w:rPr>
        <w:t>, ktorý bude pristupovať k MySQL databáze</w:t>
      </w:r>
      <w:r w:rsidR="00725262" w:rsidRPr="00DD4A12">
        <w:rPr>
          <w:lang w:eastAsia="sk-SK"/>
        </w:rPr>
        <w:t>.</w:t>
      </w:r>
    </w:p>
    <w:p w14:paraId="0FF8C2DE" w14:textId="77777777" w:rsidR="00A16A93" w:rsidRPr="00DD4A12" w:rsidRDefault="00A16A93" w:rsidP="00725262">
      <w:pPr>
        <w:rPr>
          <w:lang w:eastAsia="sk-SK"/>
        </w:rPr>
      </w:pPr>
    </w:p>
    <w:p w14:paraId="5B079EF5" w14:textId="7B13A0AA" w:rsidR="00292A63" w:rsidRPr="00DD4A12" w:rsidRDefault="002D3765" w:rsidP="00725262">
      <w:pPr>
        <w:rPr>
          <w:lang w:eastAsia="sk-SK"/>
        </w:rPr>
      </w:pPr>
      <w:r w:rsidRPr="00DD4A12">
        <w:rPr>
          <w:lang w:eastAsia="sk-SK"/>
        </w:rPr>
        <w:t>Pod</w:t>
      </w:r>
      <w:r w:rsidR="003B22F6" w:rsidRPr="00DD4A12">
        <w:rPr>
          <w:lang w:eastAsia="sk-SK"/>
        </w:rPr>
        <w:t>c</w:t>
      </w:r>
      <w:r w:rsidRPr="00DD4A12">
        <w:rPr>
          <w:lang w:eastAsia="sk-SK"/>
        </w:rPr>
        <w:t>iele</w:t>
      </w:r>
      <w:r w:rsidR="00292A63" w:rsidRPr="00DD4A12">
        <w:rPr>
          <w:lang w:eastAsia="sk-SK"/>
        </w:rPr>
        <w:t>:</w:t>
      </w:r>
    </w:p>
    <w:p w14:paraId="4813FFD0" w14:textId="39B93FFC" w:rsidR="004D5102" w:rsidRPr="00DD4A12" w:rsidRDefault="004D5102" w:rsidP="00BF4F03">
      <w:pPr>
        <w:pStyle w:val="Odsekzoznamu"/>
        <w:rPr>
          <w:lang w:eastAsia="sk-SK"/>
        </w:rPr>
      </w:pPr>
      <w:r w:rsidRPr="00DD4A12">
        <w:rPr>
          <w:lang w:eastAsia="sk-SK"/>
        </w:rPr>
        <w:t>návrh konceptu aplikácie pre tvorbu nákupných zoznamov</w:t>
      </w:r>
    </w:p>
    <w:p w14:paraId="7D18426F" w14:textId="77777777" w:rsidR="003827A7" w:rsidRPr="00DD4A12" w:rsidRDefault="004D5102" w:rsidP="00BF4F03">
      <w:pPr>
        <w:pStyle w:val="Odsekzoznamu"/>
        <w:rPr>
          <w:lang w:eastAsia="sk-SK"/>
        </w:rPr>
      </w:pPr>
      <w:r w:rsidRPr="00DD4A12">
        <w:rPr>
          <w:lang w:eastAsia="sk-SK"/>
        </w:rPr>
        <w:t>definícia dátovej vrstvy</w:t>
      </w:r>
    </w:p>
    <w:p w14:paraId="37E69A1E" w14:textId="352985C5" w:rsidR="004D5102" w:rsidRPr="00DD4A12" w:rsidRDefault="004D5102" w:rsidP="00BF4F03">
      <w:pPr>
        <w:pStyle w:val="Odsekzoznamu"/>
        <w:rPr>
          <w:lang w:eastAsia="sk-SK"/>
        </w:rPr>
      </w:pPr>
      <w:r w:rsidRPr="00DD4A12">
        <w:rPr>
          <w:lang w:eastAsia="sk-SK"/>
        </w:rPr>
        <w:t>vytvorenie skriptov obluhujúcich endpointy pr</w:t>
      </w:r>
      <w:r w:rsidR="0018743E" w:rsidRPr="00DD4A12">
        <w:rPr>
          <w:lang w:eastAsia="sk-SK"/>
        </w:rPr>
        <w:t xml:space="preserve">e </w:t>
      </w:r>
      <w:r w:rsidRPr="00DD4A12">
        <w:rPr>
          <w:lang w:eastAsia="sk-SK"/>
        </w:rPr>
        <w:t>prácu s údajmi</w:t>
      </w:r>
    </w:p>
    <w:p w14:paraId="3157264F" w14:textId="72913EDA" w:rsidR="00292A63" w:rsidRPr="00DD4A12" w:rsidRDefault="00292A63" w:rsidP="00BF4F03">
      <w:pPr>
        <w:pStyle w:val="Odsekzoznamu"/>
        <w:rPr>
          <w:lang w:eastAsia="sk-SK"/>
        </w:rPr>
      </w:pPr>
      <w:r w:rsidRPr="00DD4A12">
        <w:rPr>
          <w:lang w:eastAsia="sk-SK"/>
        </w:rPr>
        <w:t>implementácia spojenia v mobilnej aplikácii s Apache serverom,</w:t>
      </w:r>
    </w:p>
    <w:p w14:paraId="33A29F44" w14:textId="1EBE67EE" w:rsidR="00292A63" w:rsidRPr="00DD4A12" w:rsidRDefault="00292A63" w:rsidP="00BF4F03">
      <w:pPr>
        <w:pStyle w:val="Odsekzoznamu"/>
        <w:rPr>
          <w:lang w:eastAsia="sk-SK"/>
        </w:rPr>
      </w:pPr>
      <w:r w:rsidRPr="00DD4A12">
        <w:rPr>
          <w:lang w:eastAsia="sk-SK"/>
        </w:rPr>
        <w:t xml:space="preserve">návrh </w:t>
      </w:r>
      <w:r w:rsidR="004D5102" w:rsidRPr="00DD4A12">
        <w:rPr>
          <w:lang w:eastAsia="sk-SK"/>
        </w:rPr>
        <w:t>po</w:t>
      </w:r>
      <w:r w:rsidRPr="00DD4A12">
        <w:rPr>
          <w:lang w:eastAsia="sk-SK"/>
        </w:rPr>
        <w:t>užívateľského rozhrania mobilnej aplikácie,</w:t>
      </w:r>
    </w:p>
    <w:p w14:paraId="4BB744BF" w14:textId="3CB1F2AA" w:rsidR="00292A63" w:rsidRPr="00DD4A12" w:rsidRDefault="00292A63" w:rsidP="00BF4F03">
      <w:pPr>
        <w:pStyle w:val="Odsekzoznamu"/>
        <w:rPr>
          <w:lang w:eastAsia="sk-SK"/>
        </w:rPr>
      </w:pPr>
      <w:r w:rsidRPr="00DD4A12">
        <w:rPr>
          <w:lang w:eastAsia="sk-SK"/>
        </w:rPr>
        <w:t xml:space="preserve">implementácia </w:t>
      </w:r>
      <w:r w:rsidR="004D5102" w:rsidRPr="00DD4A12">
        <w:rPr>
          <w:lang w:eastAsia="sk-SK"/>
        </w:rPr>
        <w:t>aplikácie,</w:t>
      </w:r>
    </w:p>
    <w:p w14:paraId="4E28BB45" w14:textId="713B579B" w:rsidR="00FB5004" w:rsidRPr="00DD4A12" w:rsidRDefault="004D5102" w:rsidP="00BF4F03">
      <w:pPr>
        <w:pStyle w:val="Odsekzoznamu"/>
        <w:rPr>
          <w:lang w:eastAsia="sk-SK"/>
        </w:rPr>
      </w:pPr>
      <w:bookmarkStart w:id="114" w:name="_Toc339279018"/>
      <w:bookmarkStart w:id="115" w:name="_Toc309047444"/>
      <w:bookmarkStart w:id="116" w:name="_Toc309047490"/>
      <w:bookmarkStart w:id="117" w:name="_Toc309047607"/>
      <w:bookmarkStart w:id="118" w:name="_Toc339279022"/>
      <w:bookmarkEnd w:id="111"/>
      <w:bookmarkEnd w:id="112"/>
      <w:bookmarkEnd w:id="113"/>
      <w:r w:rsidRPr="00DD4A12">
        <w:rPr>
          <w:lang w:eastAsia="sk-SK"/>
        </w:rPr>
        <w:t>testovanie aplikácie a testovanie používateľského rozhrania ľudským používateľmi.</w:t>
      </w:r>
    </w:p>
    <w:p w14:paraId="74A1A31C" w14:textId="77777777" w:rsidR="00FB5004" w:rsidRPr="00DD4A12" w:rsidRDefault="00FB5004">
      <w:pPr>
        <w:ind w:firstLine="0"/>
        <w:rPr>
          <w:lang w:eastAsia="sk-SK"/>
        </w:rPr>
      </w:pPr>
      <w:r w:rsidRPr="00DD4A12">
        <w:rPr>
          <w:lang w:eastAsia="sk-SK"/>
        </w:rPr>
        <w:br w:type="page"/>
      </w:r>
    </w:p>
    <w:p w14:paraId="7DBF7245" w14:textId="4702A087" w:rsidR="00C62A83" w:rsidRPr="00DD4A12" w:rsidRDefault="00DB5508" w:rsidP="004D5102">
      <w:pPr>
        <w:pStyle w:val="Nadpis1"/>
        <w:numPr>
          <w:ilvl w:val="0"/>
          <w:numId w:val="11"/>
        </w:numPr>
      </w:pPr>
      <w:r w:rsidRPr="00DD4A12">
        <w:lastRenderedPageBreak/>
        <w:tab/>
      </w:r>
      <w:bookmarkStart w:id="119" w:name="_Toc151298042"/>
      <w:bookmarkStart w:id="120" w:name="_Toc152958947"/>
      <w:bookmarkEnd w:id="114"/>
      <w:r w:rsidR="00C62A83" w:rsidRPr="00DD4A12">
        <w:t>Návrh a</w:t>
      </w:r>
      <w:r w:rsidR="00104879" w:rsidRPr="00DD4A12">
        <w:t> </w:t>
      </w:r>
      <w:r w:rsidR="00C62A83" w:rsidRPr="00DD4A12">
        <w:t>metodika</w:t>
      </w:r>
      <w:bookmarkEnd w:id="119"/>
      <w:bookmarkEnd w:id="120"/>
    </w:p>
    <w:p w14:paraId="43776C0A" w14:textId="02E1E420" w:rsidR="00104879" w:rsidRPr="00DD4A12" w:rsidRDefault="00104879" w:rsidP="00104879">
      <w:pPr>
        <w:pStyle w:val="Nadpis2"/>
        <w:numPr>
          <w:ilvl w:val="1"/>
          <w:numId w:val="10"/>
        </w:numPr>
        <w:ind w:left="1065"/>
      </w:pPr>
      <w:bookmarkStart w:id="121" w:name="_Toc152958948"/>
      <w:r w:rsidRPr="00DD4A12">
        <w:t>Špecifikácia požiadaviek</w:t>
      </w:r>
      <w:bookmarkEnd w:id="121"/>
    </w:p>
    <w:p w14:paraId="59DD6F3B" w14:textId="6320CB12" w:rsidR="00104879" w:rsidRPr="00DD4A12" w:rsidRDefault="00104879" w:rsidP="00782393">
      <w:pPr>
        <w:pStyle w:val="Nadpis3"/>
        <w:numPr>
          <w:ilvl w:val="2"/>
          <w:numId w:val="10"/>
        </w:numPr>
      </w:pPr>
      <w:bookmarkStart w:id="122" w:name="_Toc152958949"/>
      <w:r w:rsidRPr="00DD4A12">
        <w:t>Funkčné požiadavky</w:t>
      </w:r>
      <w:bookmarkEnd w:id="122"/>
    </w:p>
    <w:p w14:paraId="25BB2442" w14:textId="5ABE5AEB" w:rsidR="00104879" w:rsidRPr="00DD4A12" w:rsidRDefault="00104879" w:rsidP="00104879">
      <w:r w:rsidRPr="00DD4A12">
        <w:t>K očakávaným funkčným požiadavkám aplikácie patria:</w:t>
      </w:r>
    </w:p>
    <w:p w14:paraId="2A7F2929" w14:textId="5B8C21D8" w:rsidR="00104879" w:rsidRPr="00DD4A12" w:rsidRDefault="00104879" w:rsidP="00104879">
      <w:r w:rsidRPr="00DD4A12">
        <w:t>Od aplikácie sú očakávanie nasledovné funkčné požiadavky:</w:t>
      </w:r>
    </w:p>
    <w:p w14:paraId="691B71FF" w14:textId="04B758AC" w:rsidR="00104879" w:rsidRPr="00DD4A12" w:rsidRDefault="00104879" w:rsidP="00BF4F03">
      <w:pPr>
        <w:pStyle w:val="Odsekzoznamu"/>
      </w:pPr>
      <w:r w:rsidRPr="00DD4A12">
        <w:t>Aplikácia by mala umožniť používateľom registrovať sa.</w:t>
      </w:r>
    </w:p>
    <w:p w14:paraId="5CF12185" w14:textId="0238DD4C" w:rsidR="00104879" w:rsidRPr="00DD4A12" w:rsidRDefault="00104879" w:rsidP="00BF4F03">
      <w:pPr>
        <w:pStyle w:val="Odsekzoznamu"/>
      </w:pPr>
      <w:r w:rsidRPr="00DD4A12">
        <w:t>Aplikácia by mala umožniť používateľom prihlásiť sa.</w:t>
      </w:r>
    </w:p>
    <w:p w14:paraId="3410AC6C" w14:textId="43AE0C03" w:rsidR="00104879" w:rsidRPr="00DD4A12" w:rsidRDefault="00104879" w:rsidP="00BF4F03">
      <w:pPr>
        <w:pStyle w:val="Odsekzoznamu"/>
      </w:pPr>
      <w:r w:rsidRPr="00DD4A12">
        <w:t>Aplikácia by mala umožniť vytvoriť nákupný zoznam.</w:t>
      </w:r>
    </w:p>
    <w:p w14:paraId="75BE5765" w14:textId="17070CA1" w:rsidR="00104879" w:rsidRPr="00DD4A12" w:rsidRDefault="00104879" w:rsidP="00BF4F03">
      <w:pPr>
        <w:pStyle w:val="Odsekzoznamu"/>
      </w:pPr>
      <w:r w:rsidRPr="00DD4A12">
        <w:t>Aplikácia by mala vytvoriť kategórie a podkategórie v nákupnom zozname.</w:t>
      </w:r>
    </w:p>
    <w:p w14:paraId="00EA0BF4" w14:textId="30317E12" w:rsidR="00104879" w:rsidRPr="00DD4A12" w:rsidRDefault="00104879" w:rsidP="00BF4F03">
      <w:pPr>
        <w:pStyle w:val="Odsekzoznamu"/>
      </w:pPr>
      <w:r w:rsidRPr="00DD4A12">
        <w:t>Aplikácia by mala umožniť pridať položky do nákupného zoznamu.</w:t>
      </w:r>
    </w:p>
    <w:p w14:paraId="04FFD43B" w14:textId="2747F729" w:rsidR="00104879" w:rsidRPr="00DD4A12" w:rsidRDefault="00104879" w:rsidP="00BF4F03">
      <w:pPr>
        <w:pStyle w:val="Odsekzoznamu"/>
      </w:pPr>
      <w:r w:rsidRPr="00DD4A12">
        <w:t>Aplikácia by mala umožniť editovať a odstraňovať položky nákupného zoznamu.</w:t>
      </w:r>
    </w:p>
    <w:p w14:paraId="2488B56A" w14:textId="3C9CF731" w:rsidR="00104879" w:rsidRPr="00DD4A12" w:rsidRDefault="00104879" w:rsidP="00BF4F03">
      <w:pPr>
        <w:pStyle w:val="Odsekzoznamu"/>
      </w:pPr>
      <w:r w:rsidRPr="00DD4A12">
        <w:t>Aplikácia by mala umožniť zdieľať nákupný zoznam iným používateľom.</w:t>
      </w:r>
    </w:p>
    <w:p w14:paraId="230B188E" w14:textId="5A1AC06E" w:rsidR="00104879" w:rsidRPr="00DD4A12" w:rsidRDefault="00104879" w:rsidP="00782393">
      <w:pPr>
        <w:pStyle w:val="Nadpis3"/>
        <w:numPr>
          <w:ilvl w:val="2"/>
          <w:numId w:val="10"/>
        </w:numPr>
      </w:pPr>
      <w:bookmarkStart w:id="123" w:name="_Toc152958950"/>
      <w:r w:rsidRPr="00DD4A12">
        <w:t>Nefunkčné požiadavky</w:t>
      </w:r>
      <w:bookmarkEnd w:id="123"/>
    </w:p>
    <w:p w14:paraId="7BB9CD0F" w14:textId="5C4AC742" w:rsidR="00104879" w:rsidRPr="00DD4A12" w:rsidRDefault="00104879" w:rsidP="00104879">
      <w:r w:rsidRPr="00DD4A12">
        <w:t>K očakávaným nefunkčným požiadavkám aplikácie patria:</w:t>
      </w:r>
    </w:p>
    <w:p w14:paraId="65204BDC" w14:textId="417A30DE" w:rsidR="00104879" w:rsidRPr="00DD4A12" w:rsidRDefault="00104879" w:rsidP="00BF4F03">
      <w:pPr>
        <w:pStyle w:val="Odsekzoznamu"/>
      </w:pPr>
      <w:r w:rsidRPr="00DD4A12">
        <w:t>Aplikácia by mala fungovať na akomkoľvek zariadení s operačným systémom Android.</w:t>
      </w:r>
      <w:r w:rsidR="00C36630" w:rsidRPr="00DD4A12">
        <w:t xml:space="preserve"> </w:t>
      </w:r>
    </w:p>
    <w:p w14:paraId="11BD1472" w14:textId="504BC671" w:rsidR="00F67825" w:rsidRPr="00DD4A12" w:rsidRDefault="00F67825" w:rsidP="00BF4F03">
      <w:pPr>
        <w:pStyle w:val="Odsekzoznamu"/>
      </w:pPr>
      <w:r w:rsidRPr="00DD4A12">
        <w:t>Aplikácia by mala byť stále dostupná pre používateľov, aby mohli zaznamenávať alebo upravovať svoje nákupy.</w:t>
      </w:r>
    </w:p>
    <w:p w14:paraId="16D040D7" w14:textId="0E8D106D" w:rsidR="00F67825" w:rsidRPr="00DD4A12" w:rsidRDefault="00F67825" w:rsidP="00BF4F03">
      <w:pPr>
        <w:pStyle w:val="Odsekzoznamu"/>
      </w:pPr>
      <w:r w:rsidRPr="00DD4A12">
        <w:t>Aplikácia by mala mať silné zabezpečenie, aby bolo ťažké pre neoprávnené osoby získať prístup k osobným údajom a nákupným zoznamom používateľov.</w:t>
      </w:r>
    </w:p>
    <w:p w14:paraId="454A0229" w14:textId="56C94275" w:rsidR="00F67825" w:rsidRPr="00DD4A12" w:rsidRDefault="00F67825" w:rsidP="00BF4F03">
      <w:pPr>
        <w:pStyle w:val="Odsekzoznamu"/>
      </w:pPr>
      <w:r w:rsidRPr="00DD4A12">
        <w:t>Aplikácia by mala mať schopnosť spracovať veľké množstvo nákupných zoznamov alebo veľkého počtu používateľov.</w:t>
      </w:r>
    </w:p>
    <w:p w14:paraId="0A666E39" w14:textId="77777777" w:rsidR="00136676" w:rsidRPr="00DD4A12" w:rsidRDefault="00136676" w:rsidP="00136676">
      <w:pPr>
        <w:ind w:left="1400" w:firstLine="0"/>
      </w:pPr>
    </w:p>
    <w:p w14:paraId="169F38C2" w14:textId="3C69A472" w:rsidR="00136676" w:rsidRPr="00DD4A12" w:rsidRDefault="00136676" w:rsidP="00136676">
      <w:pPr>
        <w:pStyle w:val="Nadpis2"/>
        <w:numPr>
          <w:ilvl w:val="1"/>
          <w:numId w:val="10"/>
        </w:numPr>
        <w:ind w:left="1065"/>
      </w:pPr>
      <w:r w:rsidRPr="00DD4A12">
        <w:t>Definovanie aktérov a prípadov použitia</w:t>
      </w:r>
    </w:p>
    <w:p w14:paraId="75431D5F" w14:textId="148C9EA5" w:rsidR="00E6153E" w:rsidRPr="00DD4A12" w:rsidRDefault="00A54730" w:rsidP="00EF4389">
      <w:r w:rsidRPr="00DD4A12">
        <w:t xml:space="preserve">Vo všeobecnosti sú aktérmi vonkajšími entitami alebo systémami, ktoré interagujú so systémom alebo aplikáciou. V tomto konkrétnom prípade je jediným aktérom používateľ, ktorý má definované špecifikácie prípadov použitia v tabuľke </w:t>
      </w:r>
      <w:r w:rsidR="00473B88" w:rsidRPr="00DD4A12">
        <w:t>5</w:t>
      </w:r>
      <w:r w:rsidRPr="00DD4A12">
        <w:t>.</w:t>
      </w:r>
    </w:p>
    <w:p w14:paraId="56B2FEF5" w14:textId="77777777" w:rsidR="0017010E" w:rsidRPr="00DD4A12" w:rsidRDefault="0017010E" w:rsidP="00EF4389"/>
    <w:p w14:paraId="5A75057F" w14:textId="77777777" w:rsidR="0017010E" w:rsidRPr="00DD4A12" w:rsidRDefault="0017010E" w:rsidP="00EF4389"/>
    <w:p w14:paraId="28C30EE4" w14:textId="6EBB3478" w:rsidR="00A54730" w:rsidRPr="00DD4A12" w:rsidRDefault="00A54730" w:rsidP="00A54730">
      <w:pPr>
        <w:ind w:firstLine="0"/>
      </w:pPr>
      <w:r w:rsidRPr="00DD4A12">
        <w:lastRenderedPageBreak/>
        <w:t xml:space="preserve">Tabuľka </w:t>
      </w:r>
      <w:r w:rsidR="002643D6" w:rsidRPr="00DD4A12">
        <w:t>5</w:t>
      </w:r>
      <w:r w:rsidRPr="00DD4A12">
        <w:t>. Špecifikácia prípadov použitia pre používateľa</w:t>
      </w:r>
    </w:p>
    <w:tbl>
      <w:tblPr>
        <w:tblStyle w:val="Mriekatabuky"/>
        <w:tblW w:w="0" w:type="auto"/>
        <w:tblLook w:val="04A0" w:firstRow="1" w:lastRow="0" w:firstColumn="1" w:lastColumn="0" w:noHBand="0" w:noVBand="1"/>
      </w:tblPr>
      <w:tblGrid>
        <w:gridCol w:w="4247"/>
        <w:gridCol w:w="4247"/>
      </w:tblGrid>
      <w:tr w:rsidR="00847F15" w:rsidRPr="00DD4A12" w14:paraId="5602242B" w14:textId="77777777" w:rsidTr="00847F15">
        <w:tc>
          <w:tcPr>
            <w:tcW w:w="4247" w:type="dxa"/>
          </w:tcPr>
          <w:p w14:paraId="20941399" w14:textId="0431E749" w:rsidR="00847F15" w:rsidRPr="00DD4A12" w:rsidRDefault="00847F15" w:rsidP="00847F15">
            <w:pPr>
              <w:ind w:firstLine="0"/>
            </w:pPr>
            <w:r w:rsidRPr="00DD4A12">
              <w:t>Názov</w:t>
            </w:r>
          </w:p>
        </w:tc>
        <w:tc>
          <w:tcPr>
            <w:tcW w:w="4247" w:type="dxa"/>
          </w:tcPr>
          <w:p w14:paraId="6BC09432" w14:textId="10B7DBE6" w:rsidR="00847F15" w:rsidRPr="00DD4A12" w:rsidRDefault="00847F15" w:rsidP="00847F15">
            <w:pPr>
              <w:ind w:firstLine="0"/>
            </w:pPr>
            <w:r w:rsidRPr="00DD4A12">
              <w:t>Popis</w:t>
            </w:r>
          </w:p>
        </w:tc>
      </w:tr>
      <w:tr w:rsidR="00847F15" w:rsidRPr="00DD4A12" w14:paraId="3269B5B9" w14:textId="77777777" w:rsidTr="00847F15">
        <w:tc>
          <w:tcPr>
            <w:tcW w:w="4247" w:type="dxa"/>
          </w:tcPr>
          <w:p w14:paraId="2B3275F1" w14:textId="1CCC944F" w:rsidR="00847F15" w:rsidRPr="00DD4A12" w:rsidRDefault="00847F15" w:rsidP="00847F15">
            <w:pPr>
              <w:ind w:firstLine="0"/>
            </w:pPr>
            <w:r w:rsidRPr="00DD4A12">
              <w:t>Registrovať sa</w:t>
            </w:r>
          </w:p>
        </w:tc>
        <w:tc>
          <w:tcPr>
            <w:tcW w:w="4247" w:type="dxa"/>
          </w:tcPr>
          <w:p w14:paraId="49E35CBE" w14:textId="769BFF72" w:rsidR="00847F15" w:rsidRPr="00DD4A12" w:rsidRDefault="00A54730" w:rsidP="00847F15">
            <w:pPr>
              <w:ind w:firstLine="0"/>
            </w:pPr>
            <w:r w:rsidRPr="00DD4A12">
              <w:t>Ako používateľ chcem mať možnosť registrovať sa</w:t>
            </w:r>
          </w:p>
        </w:tc>
      </w:tr>
      <w:tr w:rsidR="00847F15" w:rsidRPr="00DD4A12" w14:paraId="0923652F" w14:textId="77777777" w:rsidTr="00847F15">
        <w:tc>
          <w:tcPr>
            <w:tcW w:w="4247" w:type="dxa"/>
          </w:tcPr>
          <w:p w14:paraId="1C6D45BD" w14:textId="6DDF88A1" w:rsidR="00847F15" w:rsidRPr="00DD4A12" w:rsidRDefault="00847F15" w:rsidP="00847F15">
            <w:pPr>
              <w:ind w:firstLine="0"/>
            </w:pPr>
            <w:r w:rsidRPr="00DD4A12">
              <w:t>Prihlásiť sa</w:t>
            </w:r>
          </w:p>
        </w:tc>
        <w:tc>
          <w:tcPr>
            <w:tcW w:w="4247" w:type="dxa"/>
          </w:tcPr>
          <w:p w14:paraId="27191ABC" w14:textId="01CBC8CF" w:rsidR="00847F15" w:rsidRPr="00DD4A12" w:rsidRDefault="00A54730" w:rsidP="00847F15">
            <w:pPr>
              <w:ind w:firstLine="0"/>
            </w:pPr>
            <w:r w:rsidRPr="00DD4A12">
              <w:t>Ako používateľ chcem mať možnosť prihlásiť sa</w:t>
            </w:r>
          </w:p>
        </w:tc>
      </w:tr>
      <w:tr w:rsidR="00847F15" w:rsidRPr="00DD4A12" w14:paraId="2027A8FC" w14:textId="77777777" w:rsidTr="00847F15">
        <w:tc>
          <w:tcPr>
            <w:tcW w:w="4247" w:type="dxa"/>
          </w:tcPr>
          <w:p w14:paraId="28F552E8" w14:textId="77777777" w:rsidR="00847F15" w:rsidRPr="00DD4A12" w:rsidRDefault="00847F15" w:rsidP="00847F15">
            <w:pPr>
              <w:ind w:firstLine="0"/>
            </w:pPr>
            <w:r w:rsidRPr="00DD4A12">
              <w:t>Vytvoriť nákupný zoznam</w:t>
            </w:r>
          </w:p>
          <w:p w14:paraId="2DED691C" w14:textId="6C5937B7" w:rsidR="00847F15" w:rsidRPr="00DD4A12" w:rsidRDefault="00847F15" w:rsidP="00847F15">
            <w:pPr>
              <w:ind w:firstLine="0"/>
            </w:pPr>
          </w:p>
        </w:tc>
        <w:tc>
          <w:tcPr>
            <w:tcW w:w="4247" w:type="dxa"/>
          </w:tcPr>
          <w:p w14:paraId="07E61105" w14:textId="28B53327" w:rsidR="00847F15" w:rsidRPr="00DD4A12" w:rsidRDefault="00A54730" w:rsidP="00847F15">
            <w:pPr>
              <w:ind w:firstLine="0"/>
            </w:pPr>
            <w:r w:rsidRPr="00DD4A12">
              <w:t>Ako používateľ chcem mať možnosť vytvoriť nákupný zoznam</w:t>
            </w:r>
          </w:p>
        </w:tc>
      </w:tr>
      <w:tr w:rsidR="00A54730" w:rsidRPr="00DD4A12" w14:paraId="33059CC8" w14:textId="77777777" w:rsidTr="00847F15">
        <w:tc>
          <w:tcPr>
            <w:tcW w:w="4247" w:type="dxa"/>
          </w:tcPr>
          <w:p w14:paraId="12DBC152" w14:textId="3E0DEA95" w:rsidR="00A54730" w:rsidRPr="00DD4A12" w:rsidRDefault="00A54730" w:rsidP="00A54730">
            <w:pPr>
              <w:ind w:firstLine="0"/>
            </w:pPr>
            <w:r w:rsidRPr="00DD4A12">
              <w:t>Editovať nákupný zoznam</w:t>
            </w:r>
          </w:p>
        </w:tc>
        <w:tc>
          <w:tcPr>
            <w:tcW w:w="4247" w:type="dxa"/>
          </w:tcPr>
          <w:p w14:paraId="13941566" w14:textId="2A48B6BD" w:rsidR="00A54730" w:rsidRPr="00DD4A12" w:rsidRDefault="00A54730" w:rsidP="00A54730">
            <w:pPr>
              <w:ind w:firstLine="0"/>
            </w:pPr>
            <w:r w:rsidRPr="00DD4A12">
              <w:t>Ako používateľ chcem mať možnosť editovať nákupný zoznam</w:t>
            </w:r>
          </w:p>
        </w:tc>
      </w:tr>
      <w:tr w:rsidR="00A54730" w:rsidRPr="00DD4A12" w14:paraId="0C934C97" w14:textId="77777777" w:rsidTr="00847F15">
        <w:tc>
          <w:tcPr>
            <w:tcW w:w="4247" w:type="dxa"/>
          </w:tcPr>
          <w:p w14:paraId="2C8A9FEB" w14:textId="26EA4B39" w:rsidR="00A54730" w:rsidRPr="00DD4A12" w:rsidRDefault="00A54730" w:rsidP="00A54730">
            <w:pPr>
              <w:ind w:firstLine="0"/>
            </w:pPr>
            <w:r w:rsidRPr="00DD4A12">
              <w:t>Zmazať nákupný zoznam</w:t>
            </w:r>
          </w:p>
        </w:tc>
        <w:tc>
          <w:tcPr>
            <w:tcW w:w="4247" w:type="dxa"/>
          </w:tcPr>
          <w:p w14:paraId="5D25C213" w14:textId="39E4E0BA" w:rsidR="00A54730" w:rsidRPr="00DD4A12" w:rsidRDefault="00A54730" w:rsidP="00A54730">
            <w:pPr>
              <w:ind w:firstLine="0"/>
            </w:pPr>
            <w:r w:rsidRPr="00DD4A12">
              <w:t>Ako používateľ chcem mať možnosť zmazať  nákupný zoznam</w:t>
            </w:r>
          </w:p>
        </w:tc>
      </w:tr>
      <w:tr w:rsidR="00A54730" w:rsidRPr="00DD4A12" w14:paraId="524CB17C" w14:textId="77777777" w:rsidTr="00847F15">
        <w:tc>
          <w:tcPr>
            <w:tcW w:w="4247" w:type="dxa"/>
          </w:tcPr>
          <w:p w14:paraId="09EDEFBC" w14:textId="1C7ED7CA" w:rsidR="00A54730" w:rsidRPr="00DD4A12" w:rsidRDefault="00A54730" w:rsidP="00A54730">
            <w:pPr>
              <w:ind w:firstLine="0"/>
            </w:pPr>
            <w:r w:rsidRPr="00DD4A12">
              <w:t>Zdieľať nákupný zoznam</w:t>
            </w:r>
          </w:p>
        </w:tc>
        <w:tc>
          <w:tcPr>
            <w:tcW w:w="4247" w:type="dxa"/>
          </w:tcPr>
          <w:p w14:paraId="0812BF97" w14:textId="463828EF" w:rsidR="00A54730" w:rsidRPr="00DD4A12" w:rsidRDefault="00A54730" w:rsidP="00A54730">
            <w:pPr>
              <w:ind w:firstLine="0"/>
            </w:pPr>
            <w:r w:rsidRPr="00DD4A12">
              <w:t>Ako používateľ chcem mať možnosť zdieľať nákupný zoznam</w:t>
            </w:r>
          </w:p>
        </w:tc>
      </w:tr>
      <w:tr w:rsidR="00A54730" w:rsidRPr="00DD4A12" w14:paraId="76B5C871" w14:textId="77777777" w:rsidTr="00847F15">
        <w:tc>
          <w:tcPr>
            <w:tcW w:w="4247" w:type="dxa"/>
          </w:tcPr>
          <w:p w14:paraId="6341D3A3" w14:textId="63642122" w:rsidR="00A54730" w:rsidRPr="00DD4A12" w:rsidRDefault="00A54730" w:rsidP="00A54730">
            <w:pPr>
              <w:ind w:firstLine="0"/>
            </w:pPr>
            <w:r w:rsidRPr="00DD4A12">
              <w:t>Vytvoriť kategóriu alebo podkategóriu v zozname</w:t>
            </w:r>
          </w:p>
        </w:tc>
        <w:tc>
          <w:tcPr>
            <w:tcW w:w="4247" w:type="dxa"/>
          </w:tcPr>
          <w:p w14:paraId="6F60FC23" w14:textId="472F3158" w:rsidR="00A54730" w:rsidRPr="00DD4A12" w:rsidRDefault="00A54730" w:rsidP="00A54730">
            <w:pPr>
              <w:ind w:firstLine="0"/>
            </w:pPr>
            <w:r w:rsidRPr="00DD4A12">
              <w:t>Ako používateľ chcem mať možnosť vytvoriť kategóriu alebo podkategóriu v nákupnom zozname</w:t>
            </w:r>
          </w:p>
        </w:tc>
      </w:tr>
      <w:tr w:rsidR="00A54730" w:rsidRPr="00DD4A12" w14:paraId="61AC2726" w14:textId="77777777" w:rsidTr="00847F15">
        <w:tc>
          <w:tcPr>
            <w:tcW w:w="4247" w:type="dxa"/>
          </w:tcPr>
          <w:p w14:paraId="36D78F76" w14:textId="27F41EDE" w:rsidR="00A54730" w:rsidRPr="00DD4A12" w:rsidRDefault="00A54730" w:rsidP="00A54730">
            <w:pPr>
              <w:ind w:firstLine="0"/>
            </w:pPr>
            <w:r w:rsidRPr="00DD4A12">
              <w:t>Zmazať kategóriu alebo podkategóriu v zozname</w:t>
            </w:r>
          </w:p>
        </w:tc>
        <w:tc>
          <w:tcPr>
            <w:tcW w:w="4247" w:type="dxa"/>
          </w:tcPr>
          <w:p w14:paraId="06A777D0" w14:textId="6263FE11" w:rsidR="00A54730" w:rsidRPr="00DD4A12" w:rsidRDefault="00A54730" w:rsidP="00A54730">
            <w:pPr>
              <w:ind w:firstLine="0"/>
            </w:pPr>
            <w:r w:rsidRPr="00DD4A12">
              <w:t>Ako používateľ chcem mať možnosť zmazať kategóriu alebo podkategóriu v nákupnom zozname</w:t>
            </w:r>
          </w:p>
        </w:tc>
      </w:tr>
      <w:tr w:rsidR="00A54730" w:rsidRPr="00DD4A12" w14:paraId="1C5E5489" w14:textId="77777777" w:rsidTr="00847F15">
        <w:tc>
          <w:tcPr>
            <w:tcW w:w="4247" w:type="dxa"/>
          </w:tcPr>
          <w:p w14:paraId="4AD908A9" w14:textId="472BB7A3" w:rsidR="00A54730" w:rsidRPr="00DD4A12" w:rsidRDefault="00A54730" w:rsidP="00A54730">
            <w:pPr>
              <w:ind w:firstLine="0"/>
            </w:pPr>
            <w:r w:rsidRPr="00DD4A12">
              <w:t>Editovať kategóriu alebo podkategóriu v zozname</w:t>
            </w:r>
          </w:p>
        </w:tc>
        <w:tc>
          <w:tcPr>
            <w:tcW w:w="4247" w:type="dxa"/>
          </w:tcPr>
          <w:p w14:paraId="032E256C" w14:textId="776D336E" w:rsidR="00A54730" w:rsidRPr="00DD4A12" w:rsidRDefault="00A54730" w:rsidP="00A54730">
            <w:pPr>
              <w:ind w:firstLine="0"/>
            </w:pPr>
            <w:r w:rsidRPr="00DD4A12">
              <w:t>Ako používateľ chcem mať možnosť editovať kategóriu alebo podkategóriu v nákupnom zozname</w:t>
            </w:r>
          </w:p>
        </w:tc>
      </w:tr>
      <w:tr w:rsidR="00A54730" w:rsidRPr="00DD4A12" w14:paraId="55DA63A6" w14:textId="77777777" w:rsidTr="00847F15">
        <w:tc>
          <w:tcPr>
            <w:tcW w:w="4247" w:type="dxa"/>
          </w:tcPr>
          <w:p w14:paraId="77A2DE08" w14:textId="5C0ED49C" w:rsidR="00A54730" w:rsidRPr="00DD4A12" w:rsidRDefault="00A54730" w:rsidP="00A54730">
            <w:pPr>
              <w:ind w:firstLine="0"/>
            </w:pPr>
            <w:r w:rsidRPr="00DD4A12">
              <w:t>Pridať položky zoznamu</w:t>
            </w:r>
          </w:p>
        </w:tc>
        <w:tc>
          <w:tcPr>
            <w:tcW w:w="4247" w:type="dxa"/>
          </w:tcPr>
          <w:p w14:paraId="3E2CC04F" w14:textId="5A610A68" w:rsidR="00A54730" w:rsidRPr="00DD4A12" w:rsidRDefault="00A54730" w:rsidP="00A54730">
            <w:pPr>
              <w:ind w:firstLine="0"/>
            </w:pPr>
            <w:r w:rsidRPr="00DD4A12">
              <w:t>Ako používateľ chcem mať možnosť pridať položky zoznamu</w:t>
            </w:r>
          </w:p>
        </w:tc>
      </w:tr>
      <w:tr w:rsidR="00A54730" w:rsidRPr="00DD4A12" w14:paraId="52D21BEA" w14:textId="77777777" w:rsidTr="00847F15">
        <w:tc>
          <w:tcPr>
            <w:tcW w:w="4247" w:type="dxa"/>
          </w:tcPr>
          <w:p w14:paraId="542A99D5" w14:textId="53F85BF7" w:rsidR="00A54730" w:rsidRPr="00DD4A12" w:rsidRDefault="00A54730" w:rsidP="00A54730">
            <w:pPr>
              <w:ind w:firstLine="0"/>
            </w:pPr>
            <w:r w:rsidRPr="00DD4A12">
              <w:t>Odstrániť položky zoznamu</w:t>
            </w:r>
          </w:p>
        </w:tc>
        <w:tc>
          <w:tcPr>
            <w:tcW w:w="4247" w:type="dxa"/>
          </w:tcPr>
          <w:p w14:paraId="015C73C6" w14:textId="6CD46614" w:rsidR="00A54730" w:rsidRPr="00DD4A12" w:rsidRDefault="00A54730" w:rsidP="00A54730">
            <w:pPr>
              <w:ind w:firstLine="0"/>
            </w:pPr>
            <w:r w:rsidRPr="00DD4A12">
              <w:t>Ako používateľ chcem mať možnosť odstrániť položky zoznamu</w:t>
            </w:r>
          </w:p>
        </w:tc>
      </w:tr>
      <w:tr w:rsidR="00A54730" w:rsidRPr="00DD4A12" w14:paraId="3A00F01C" w14:textId="77777777" w:rsidTr="00847F15">
        <w:tc>
          <w:tcPr>
            <w:tcW w:w="4247" w:type="dxa"/>
          </w:tcPr>
          <w:p w14:paraId="09551B8A" w14:textId="11147A36" w:rsidR="00A54730" w:rsidRPr="00DD4A12" w:rsidRDefault="00A54730" w:rsidP="00A54730">
            <w:pPr>
              <w:ind w:firstLine="0"/>
            </w:pPr>
            <w:r w:rsidRPr="00DD4A12">
              <w:t>Editovať položky zoznamu</w:t>
            </w:r>
          </w:p>
        </w:tc>
        <w:tc>
          <w:tcPr>
            <w:tcW w:w="4247" w:type="dxa"/>
          </w:tcPr>
          <w:p w14:paraId="210E3B2D" w14:textId="5FB49A69" w:rsidR="00A54730" w:rsidRPr="00DD4A12" w:rsidRDefault="00A54730" w:rsidP="00A54730">
            <w:pPr>
              <w:ind w:firstLine="0"/>
            </w:pPr>
            <w:r w:rsidRPr="00DD4A12">
              <w:t>Ako používateľ chcem mať možnosť editovať položky zoznamu</w:t>
            </w:r>
          </w:p>
        </w:tc>
      </w:tr>
    </w:tbl>
    <w:p w14:paraId="359DF287" w14:textId="77777777" w:rsidR="00C13FA7" w:rsidRPr="00DD4A12" w:rsidRDefault="00C13FA7" w:rsidP="00C13FA7">
      <w:pPr>
        <w:ind w:firstLine="0"/>
      </w:pPr>
    </w:p>
    <w:p w14:paraId="70C8E7F3" w14:textId="0CC4BFA1" w:rsidR="00466DFE" w:rsidRPr="00DD4A12" w:rsidRDefault="00466DFE" w:rsidP="00A54730">
      <w:pPr>
        <w:ind w:firstLine="0"/>
      </w:pPr>
      <w:r w:rsidRPr="00DD4A12">
        <w:t>Na obrázku 6 je nakreslený diagram prípadov použitia.</w:t>
      </w:r>
    </w:p>
    <w:p w14:paraId="57A6248C" w14:textId="14D90B5C" w:rsidR="00466DFE" w:rsidRPr="00DD4A12" w:rsidRDefault="00466DFE" w:rsidP="00466DFE">
      <w:pPr>
        <w:ind w:firstLine="0"/>
        <w:jc w:val="center"/>
      </w:pPr>
      <w:r w:rsidRPr="00DD4A12">
        <w:rPr>
          <w:noProof/>
        </w:rPr>
        <w:lastRenderedPageBreak/>
        <w:drawing>
          <wp:inline distT="0" distB="0" distL="0" distR="0" wp14:anchorId="16B3E0EC" wp14:editId="36B9FD9F">
            <wp:extent cx="4185438" cy="4438650"/>
            <wp:effectExtent l="0" t="0" r="5715" b="0"/>
            <wp:docPr id="1230905127" name="Obrázok 2" descr="Obrázok, na ktorom je text, snímka obrazovky, diagram, rad&#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905127" name="Obrázok 2" descr="Obrázok, na ktorom je text, snímka obrazovky, diagram, rad&#10;&#10;Automaticky generovaný popi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90536" cy="4444057"/>
                    </a:xfrm>
                    <a:prstGeom prst="rect">
                      <a:avLst/>
                    </a:prstGeom>
                    <a:noFill/>
                    <a:ln>
                      <a:noFill/>
                    </a:ln>
                  </pic:spPr>
                </pic:pic>
              </a:graphicData>
            </a:graphic>
          </wp:inline>
        </w:drawing>
      </w:r>
    </w:p>
    <w:p w14:paraId="73C1A5F1" w14:textId="03D390FD" w:rsidR="00466DFE" w:rsidRPr="00DD4A12" w:rsidRDefault="00466DFE" w:rsidP="00466DFE">
      <w:pPr>
        <w:ind w:firstLine="0"/>
        <w:jc w:val="center"/>
      </w:pPr>
      <w:r w:rsidRPr="00DD4A12">
        <w:t>Obrázok 6. Diagram prípadov použitia</w:t>
      </w:r>
    </w:p>
    <w:p w14:paraId="51E771B6" w14:textId="77777777" w:rsidR="00466DFE" w:rsidRPr="00DD4A12" w:rsidRDefault="00466DFE" w:rsidP="00466DFE">
      <w:pPr>
        <w:ind w:firstLine="0"/>
        <w:jc w:val="center"/>
      </w:pPr>
    </w:p>
    <w:p w14:paraId="05160271" w14:textId="376BC536" w:rsidR="006C3F75" w:rsidRPr="00DD4A12" w:rsidRDefault="00466DFE" w:rsidP="00A97415">
      <w:pPr>
        <w:pStyle w:val="Nadpis2"/>
        <w:numPr>
          <w:ilvl w:val="1"/>
          <w:numId w:val="10"/>
        </w:numPr>
        <w:ind w:left="1065"/>
      </w:pPr>
      <w:bookmarkStart w:id="124" w:name="_Toc152958952"/>
      <w:r w:rsidRPr="00DD4A12">
        <w:t>Architektúr</w:t>
      </w:r>
      <w:bookmarkEnd w:id="124"/>
      <w:r w:rsidR="002E7084" w:rsidRPr="00DD4A12">
        <w:t>a</w:t>
      </w:r>
    </w:p>
    <w:p w14:paraId="700632C1" w14:textId="759D975D" w:rsidR="006C3F75" w:rsidRPr="00DD4A12" w:rsidRDefault="00A97415" w:rsidP="00FC3BAD">
      <w:r w:rsidRPr="00DD4A12">
        <w:t>Návrh architektúry pozostáva z viacerých vrstiev</w:t>
      </w:r>
      <w:r w:rsidR="00904E3A" w:rsidRPr="00DD4A12">
        <w:t>, ktoré sú na obrázku 7</w:t>
      </w:r>
      <w:r w:rsidRPr="00DD4A12">
        <w:t>. Sú nimi:</w:t>
      </w:r>
    </w:p>
    <w:p w14:paraId="0BB4AB04" w14:textId="6D5CD34D" w:rsidR="00A97415" w:rsidRPr="00DD4A12" w:rsidRDefault="00D94E27" w:rsidP="00BF4F03">
      <w:pPr>
        <w:pStyle w:val="Odsekzoznamu"/>
        <w:numPr>
          <w:ilvl w:val="0"/>
          <w:numId w:val="16"/>
        </w:numPr>
      </w:pPr>
      <w:r w:rsidRPr="00DD4A12">
        <w:t xml:space="preserve">Webový server pre spracovanie HTTP </w:t>
      </w:r>
      <w:r w:rsidR="00626FC5" w:rsidRPr="00DD4A12">
        <w:t>požiadaviek</w:t>
      </w:r>
      <w:r w:rsidR="00A97415" w:rsidRPr="00DD4A12">
        <w:t>,</w:t>
      </w:r>
    </w:p>
    <w:p w14:paraId="3E568815" w14:textId="13495D9E" w:rsidR="00A97415" w:rsidRPr="00DD4A12" w:rsidRDefault="00FB1555" w:rsidP="00BF4F03">
      <w:pPr>
        <w:pStyle w:val="Odsekzoznamu"/>
        <w:numPr>
          <w:ilvl w:val="0"/>
          <w:numId w:val="16"/>
        </w:numPr>
      </w:pPr>
      <w:r w:rsidRPr="00DD4A12">
        <w:t>m</w:t>
      </w:r>
      <w:r w:rsidR="00EA0C8F" w:rsidRPr="00DD4A12">
        <w:t>etódy webového servera</w:t>
      </w:r>
      <w:r w:rsidR="00A97415" w:rsidRPr="00DD4A12">
        <w:t>,</w:t>
      </w:r>
    </w:p>
    <w:p w14:paraId="3B312530" w14:textId="0BA15DD9" w:rsidR="00A97415" w:rsidRPr="00DD4A12" w:rsidRDefault="00310EC6" w:rsidP="00BF4F03">
      <w:pPr>
        <w:pStyle w:val="Odsekzoznamu"/>
        <w:numPr>
          <w:ilvl w:val="0"/>
          <w:numId w:val="16"/>
        </w:numPr>
      </w:pPr>
      <w:r w:rsidRPr="00DD4A12">
        <w:t>d</w:t>
      </w:r>
      <w:r w:rsidR="00A97415" w:rsidRPr="00DD4A12">
        <w:t>atabáza,</w:t>
      </w:r>
    </w:p>
    <w:p w14:paraId="6A4AB594" w14:textId="5C5B704C" w:rsidR="00A97415" w:rsidRPr="00DD4A12" w:rsidRDefault="00A97415" w:rsidP="00BF4F03">
      <w:pPr>
        <w:pStyle w:val="Odsekzoznamu"/>
        <w:numPr>
          <w:ilvl w:val="0"/>
          <w:numId w:val="16"/>
        </w:numPr>
      </w:pPr>
      <w:r w:rsidRPr="00DD4A12">
        <w:t>Android aplikácia.</w:t>
      </w:r>
    </w:p>
    <w:p w14:paraId="6E856E9D" w14:textId="13768252" w:rsidR="00904E3A" w:rsidRPr="00DD4A12" w:rsidRDefault="00904E3A" w:rsidP="00904E3A">
      <w:pPr>
        <w:ind w:firstLine="0"/>
        <w:jc w:val="center"/>
      </w:pPr>
      <w:r w:rsidRPr="00DD4A12">
        <w:rPr>
          <w:noProof/>
        </w:rPr>
        <w:lastRenderedPageBreak/>
        <w:drawing>
          <wp:inline distT="0" distB="0" distL="0" distR="0" wp14:anchorId="63091754" wp14:editId="6BD907B8">
            <wp:extent cx="3952875" cy="3914775"/>
            <wp:effectExtent l="0" t="0" r="9525" b="9525"/>
            <wp:docPr id="1101661718" name="Obrázok 1" descr="Obrázok, na ktorom je text, snímka obrazovky, náčrt,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661718" name="Obrázok 1" descr="Obrázok, na ktorom je text, snímka obrazovky, náčrt, dizajn&#10;&#10;Automaticky generovaný popi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52875" cy="3914775"/>
                    </a:xfrm>
                    <a:prstGeom prst="rect">
                      <a:avLst/>
                    </a:prstGeom>
                    <a:noFill/>
                    <a:ln>
                      <a:noFill/>
                    </a:ln>
                  </pic:spPr>
                </pic:pic>
              </a:graphicData>
            </a:graphic>
          </wp:inline>
        </w:drawing>
      </w:r>
    </w:p>
    <w:p w14:paraId="3FB3AE2D" w14:textId="49BCD3E7" w:rsidR="00904E3A" w:rsidRPr="00DD4A12" w:rsidRDefault="00904E3A" w:rsidP="00904E3A">
      <w:pPr>
        <w:ind w:firstLine="0"/>
        <w:jc w:val="center"/>
      </w:pPr>
      <w:r w:rsidRPr="00DD4A12">
        <w:t>Obrázok 7. Architektúra riešenia</w:t>
      </w:r>
    </w:p>
    <w:p w14:paraId="0585EA35" w14:textId="3506F24D" w:rsidR="003100DE" w:rsidRPr="00DD4A12" w:rsidRDefault="00D3520C" w:rsidP="007F7855">
      <w:r w:rsidRPr="00DD4A12">
        <w:t>Jedná sa o klasickú klient-server architektúru, v ktorom klient (aplikácia) pošle požiadavky na server, ktorý následne spracováva tieto požiadavky a poskytuje klientovi odpovede. Toto je typický prístup pri vývoji webových aplikácií, kde klient môže byť webový</w:t>
      </w:r>
      <w:r w:rsidR="005908CB" w:rsidRPr="00DD4A12">
        <w:t xml:space="preserve"> prehliadač alebo</w:t>
      </w:r>
      <w:r w:rsidRPr="00DD4A12">
        <w:t xml:space="preserve"> Android aplikácia.</w:t>
      </w:r>
      <w:r w:rsidR="00021919" w:rsidRPr="00DD4A12">
        <w:t xml:space="preserve"> </w:t>
      </w:r>
      <w:r w:rsidR="005908CB" w:rsidRPr="00DD4A12">
        <w:t>Webový server je softvérový program, ktorý prijíma HTTP požiadavky od klientov a poskytuje odpovede. Server môže hostovať webové stránky, API alebo iné služby. Pri vývoji Android aplikácií ako klienta je bežné, aby server poskytoval API, ktoré aplikácia využíva na získanie alebo odoslanie dát.</w:t>
      </w:r>
    </w:p>
    <w:p w14:paraId="10A0B6B2" w14:textId="77777777" w:rsidR="00A97415" w:rsidRPr="00DD4A12" w:rsidRDefault="00A97415" w:rsidP="00370C93">
      <w:r w:rsidRPr="00DD4A12">
        <w:t>MySQL je relačný databázový systém, ktorý ukladá dáta. Databázový server obsahuje tabuľky, ktoré obsahujú záznamy (riadky) s dátami.</w:t>
      </w:r>
    </w:p>
    <w:p w14:paraId="67931530" w14:textId="2C508CEC" w:rsidR="00A97415" w:rsidRPr="00DD4A12" w:rsidRDefault="00A97415" w:rsidP="00A97415">
      <w:r w:rsidRPr="00DD4A12">
        <w:t>PHP skripty vytvárajú spojenie s MySQL serverom a vykonávajú SQL dotazy na čítanie, aktualizáciu alebo vytváranie údajov v databáze.</w:t>
      </w:r>
    </w:p>
    <w:p w14:paraId="769464DD" w14:textId="387CD670" w:rsidR="00161A24" w:rsidRPr="00DD4A12" w:rsidRDefault="00161A24" w:rsidP="00161A24">
      <w:pPr>
        <w:pStyle w:val="Nadpis2"/>
      </w:pPr>
      <w:r w:rsidRPr="00DD4A12">
        <w:t>3.4 Databázový model</w:t>
      </w:r>
    </w:p>
    <w:p w14:paraId="2D4D9FBD" w14:textId="5BD32CE4" w:rsidR="00A97415" w:rsidRPr="00DD4A12" w:rsidRDefault="00A97415" w:rsidP="00370C93">
      <w:r w:rsidRPr="00DD4A12">
        <w:t xml:space="preserve">Na obrázku </w:t>
      </w:r>
      <w:r w:rsidR="00F81C51" w:rsidRPr="00DD4A12">
        <w:t>8</w:t>
      </w:r>
      <w:r w:rsidRPr="00DD4A12">
        <w:t xml:space="preserve"> bola navrhnutá databáza pomocou ER diagramu, kde základnými entitami je užívateľ, zoznam, kategória a položky v zozname.</w:t>
      </w:r>
      <w:r w:rsidR="00D95B53" w:rsidRPr="00DD4A12">
        <w:t xml:space="preserve"> Podstatou zdieľania listu medzi užívateľmi predstavuje tabuľka pozvánok, ktorá umožňuje prístup ostatným užívateľom (okrem vlastníka zoznamu) ku konkrétnemu zoznamu.</w:t>
      </w:r>
    </w:p>
    <w:p w14:paraId="15F5D294" w14:textId="2411610A" w:rsidR="00A97415" w:rsidRPr="00DD4A12" w:rsidRDefault="003F2D50" w:rsidP="00A97415">
      <w:pPr>
        <w:ind w:firstLine="0"/>
        <w:jc w:val="center"/>
      </w:pPr>
      <w:r w:rsidRPr="00DD4A12">
        <w:rPr>
          <w:noProof/>
        </w:rPr>
        <w:lastRenderedPageBreak/>
        <w:drawing>
          <wp:inline distT="0" distB="0" distL="0" distR="0" wp14:anchorId="0982BDF4" wp14:editId="403AFE9A">
            <wp:extent cx="5400040" cy="3312160"/>
            <wp:effectExtent l="0" t="0" r="0" b="2540"/>
            <wp:docPr id="137939752" name="Obrázok 1" descr="Obrázok, na ktorom je text, snímka obrazovky, diagram, čísl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39752" name="Obrázok 1" descr="Obrázok, na ktorom je text, snímka obrazovky, diagram, číslo&#10;&#10;Automaticky generovaný popi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3312160"/>
                    </a:xfrm>
                    <a:prstGeom prst="rect">
                      <a:avLst/>
                    </a:prstGeom>
                    <a:noFill/>
                    <a:ln>
                      <a:noFill/>
                    </a:ln>
                  </pic:spPr>
                </pic:pic>
              </a:graphicData>
            </a:graphic>
          </wp:inline>
        </w:drawing>
      </w:r>
    </w:p>
    <w:p w14:paraId="57994089" w14:textId="71C29137" w:rsidR="00A97415" w:rsidRPr="00DD4A12" w:rsidRDefault="00A97415" w:rsidP="000E0A6A">
      <w:pPr>
        <w:ind w:firstLine="0"/>
        <w:jc w:val="center"/>
      </w:pPr>
      <w:r w:rsidRPr="00DD4A12">
        <w:t xml:space="preserve">Obrázok </w:t>
      </w:r>
      <w:r w:rsidR="00F81C51" w:rsidRPr="00DD4A12">
        <w:t>8</w:t>
      </w:r>
      <w:r w:rsidRPr="00DD4A12">
        <w:t>. Návrh databázy</w:t>
      </w:r>
    </w:p>
    <w:p w14:paraId="28BA29EC" w14:textId="12C113AC" w:rsidR="00A97415" w:rsidRPr="00DD4A12" w:rsidRDefault="00D256C0" w:rsidP="00D256C0">
      <w:pPr>
        <w:pStyle w:val="Nadpis2"/>
      </w:pPr>
      <w:r w:rsidRPr="00DD4A12">
        <w:t>3.</w:t>
      </w:r>
      <w:r w:rsidR="003D4FC5" w:rsidRPr="00DD4A12">
        <w:t>5</w:t>
      </w:r>
      <w:r w:rsidRPr="00DD4A12">
        <w:t xml:space="preserve"> </w:t>
      </w:r>
      <w:r w:rsidR="00291767" w:rsidRPr="00DD4A12">
        <w:t>Návrh používateľského rozhrania</w:t>
      </w:r>
    </w:p>
    <w:p w14:paraId="79493ABE" w14:textId="75EAF088" w:rsidR="009D6B1D" w:rsidRPr="00DD4A12" w:rsidRDefault="00A97415" w:rsidP="000E0A6A">
      <w:r w:rsidRPr="00DD4A12">
        <w:t xml:space="preserve">Pomocou online nástroja Figma bolo navrhnuté </w:t>
      </w:r>
      <w:r w:rsidR="00071FFF" w:rsidRPr="00DD4A12">
        <w:t>po</w:t>
      </w:r>
      <w:r w:rsidRPr="00DD4A12">
        <w:t>užívateľské rozhranie. Keďže v aplikácii bude viacero obrazoviek (tzv. aktivít), bolo nutné navrhnúť každú zvlášť.</w:t>
      </w:r>
    </w:p>
    <w:p w14:paraId="4609404B" w14:textId="71369D93" w:rsidR="00A97415" w:rsidRPr="00DD4A12" w:rsidRDefault="00A97415" w:rsidP="00921264">
      <w:pPr>
        <w:rPr>
          <w:b/>
          <w:bCs/>
        </w:rPr>
      </w:pPr>
      <w:r w:rsidRPr="00DD4A12">
        <w:rPr>
          <w:b/>
          <w:bCs/>
        </w:rPr>
        <w:t>Prihlasovanie a registrácia</w:t>
      </w:r>
    </w:p>
    <w:p w14:paraId="6BF46266" w14:textId="2CC94DE6" w:rsidR="00A97415" w:rsidRPr="00DD4A12" w:rsidRDefault="00A97415" w:rsidP="00A97415">
      <w:r w:rsidRPr="00DD4A12">
        <w:t xml:space="preserve">Tieto aktivity, zobrazené na obrázku </w:t>
      </w:r>
      <w:r w:rsidR="001B7190" w:rsidRPr="00DD4A12">
        <w:t>9</w:t>
      </w:r>
      <w:r w:rsidRPr="00DD4A12">
        <w:t xml:space="preserve"> definujú funkčné vlastnosti pre registráciu, prihlásenie a zabudnuté heslo.</w:t>
      </w:r>
    </w:p>
    <w:p w14:paraId="196FC523" w14:textId="225D2D28" w:rsidR="00A97415" w:rsidRPr="00DD4A12" w:rsidRDefault="00A97415" w:rsidP="009D6B1D">
      <w:pPr>
        <w:jc w:val="center"/>
      </w:pPr>
      <w:r w:rsidRPr="00DD4A12">
        <w:rPr>
          <w:noProof/>
        </w:rPr>
        <w:drawing>
          <wp:inline distT="0" distB="0" distL="0" distR="0" wp14:anchorId="393B4A96" wp14:editId="32A92EEA">
            <wp:extent cx="1333500" cy="2886075"/>
            <wp:effectExtent l="0" t="0" r="0" b="9525"/>
            <wp:docPr id="1244432249" name="Obrázok 6" descr="Obrázok, na ktorom je text, snímka obrazovky, písmo,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2" descr="Obrázok, na ktorom je text, snímka obrazovky, písmo, dizajn&#10;&#10;Automaticky generovaný popi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33500" cy="2886075"/>
                    </a:xfrm>
                    <a:prstGeom prst="rect">
                      <a:avLst/>
                    </a:prstGeom>
                    <a:noFill/>
                    <a:ln>
                      <a:noFill/>
                    </a:ln>
                  </pic:spPr>
                </pic:pic>
              </a:graphicData>
            </a:graphic>
          </wp:inline>
        </w:drawing>
      </w:r>
      <w:r w:rsidR="009D6B1D" w:rsidRPr="00DD4A12">
        <w:t xml:space="preserve"> </w:t>
      </w:r>
      <w:r w:rsidRPr="00DD4A12">
        <w:rPr>
          <w:noProof/>
        </w:rPr>
        <w:drawing>
          <wp:inline distT="0" distB="0" distL="0" distR="0" wp14:anchorId="1F79995B" wp14:editId="16FD0370">
            <wp:extent cx="1333500" cy="2886075"/>
            <wp:effectExtent l="0" t="0" r="0" b="9525"/>
            <wp:docPr id="1184068688" name="Obrázok 5" descr="Obrázok, na ktorom je text, snímka obrazovky, písmo, čísl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3" descr="Obrázok, na ktorom je text, snímka obrazovky, písmo, číslo&#10;&#10;Automaticky generovaný popi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33500" cy="2886075"/>
                    </a:xfrm>
                    <a:prstGeom prst="rect">
                      <a:avLst/>
                    </a:prstGeom>
                    <a:noFill/>
                    <a:ln>
                      <a:noFill/>
                    </a:ln>
                  </pic:spPr>
                </pic:pic>
              </a:graphicData>
            </a:graphic>
          </wp:inline>
        </w:drawing>
      </w:r>
      <w:r w:rsidR="009D6B1D" w:rsidRPr="00DD4A12">
        <w:t xml:space="preserve"> </w:t>
      </w:r>
    </w:p>
    <w:p w14:paraId="6FEAA0B6" w14:textId="728EDA38" w:rsidR="00A97415" w:rsidRPr="00DD4A12" w:rsidRDefault="00A97415" w:rsidP="009D6B1D">
      <w:pPr>
        <w:jc w:val="center"/>
      </w:pPr>
      <w:r w:rsidRPr="00DD4A12">
        <w:t xml:space="preserve">Obrázok </w:t>
      </w:r>
      <w:r w:rsidR="001B7190" w:rsidRPr="00DD4A12">
        <w:t>9</w:t>
      </w:r>
      <w:r w:rsidRPr="00DD4A12">
        <w:t>. Prihlasovanie a registrácia užívateľa</w:t>
      </w:r>
    </w:p>
    <w:p w14:paraId="63A12D2E" w14:textId="77777777" w:rsidR="007F7855" w:rsidRPr="00DD4A12" w:rsidRDefault="007F7855" w:rsidP="009D6B1D">
      <w:pPr>
        <w:jc w:val="center"/>
      </w:pPr>
    </w:p>
    <w:p w14:paraId="17244D85" w14:textId="77777777" w:rsidR="00A97415" w:rsidRPr="00DD4A12" w:rsidRDefault="00A97415" w:rsidP="009D6B1D">
      <w:pPr>
        <w:rPr>
          <w:b/>
          <w:bCs/>
        </w:rPr>
      </w:pPr>
      <w:r w:rsidRPr="00DD4A12">
        <w:rPr>
          <w:b/>
          <w:bCs/>
        </w:rPr>
        <w:lastRenderedPageBreak/>
        <w:t>Profil</w:t>
      </w:r>
    </w:p>
    <w:p w14:paraId="66BEB444" w14:textId="627E8748" w:rsidR="00A97415" w:rsidRPr="00DD4A12" w:rsidRDefault="00A97415" w:rsidP="00A97415">
      <w:r w:rsidRPr="00DD4A12">
        <w:t xml:space="preserve">Táto aktivita na obrázku </w:t>
      </w:r>
      <w:r w:rsidR="001B7190" w:rsidRPr="00DD4A12">
        <w:t>10</w:t>
      </w:r>
      <w:r w:rsidRPr="00DD4A12">
        <w:t xml:space="preserve"> zobrazuje základné informácie o užívateľovi s možnosťou editácie profilu a resetovanie hesla.</w:t>
      </w:r>
    </w:p>
    <w:p w14:paraId="3D168373" w14:textId="77777777" w:rsidR="00A97415" w:rsidRPr="00DD4A12" w:rsidRDefault="00A97415" w:rsidP="009D6B1D">
      <w:pPr>
        <w:jc w:val="center"/>
      </w:pPr>
      <w:r w:rsidRPr="00DD4A12">
        <w:rPr>
          <w:noProof/>
        </w:rPr>
        <w:drawing>
          <wp:inline distT="0" distB="0" distL="0" distR="0" wp14:anchorId="0B23CDF6" wp14:editId="77A11754">
            <wp:extent cx="1333500" cy="2886075"/>
            <wp:effectExtent l="0" t="0" r="0" b="9525"/>
            <wp:docPr id="1397155672" name="Obrázok 3" descr="Obrázok, na ktorom je text, snímka obrazovky, písmo,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4" descr="Obrázok, na ktorom je text, snímka obrazovky, písmo, dizajn&#10;&#10;Automaticky generovaný popi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33500" cy="2886075"/>
                    </a:xfrm>
                    <a:prstGeom prst="rect">
                      <a:avLst/>
                    </a:prstGeom>
                    <a:noFill/>
                    <a:ln>
                      <a:noFill/>
                    </a:ln>
                  </pic:spPr>
                </pic:pic>
              </a:graphicData>
            </a:graphic>
          </wp:inline>
        </w:drawing>
      </w:r>
    </w:p>
    <w:p w14:paraId="2CC824F5" w14:textId="35C9D351" w:rsidR="00C74E36" w:rsidRPr="00DD4A12" w:rsidRDefault="00A97415" w:rsidP="00715C4A">
      <w:pPr>
        <w:jc w:val="center"/>
      </w:pPr>
      <w:r w:rsidRPr="00DD4A12">
        <w:t xml:space="preserve">Obrázok </w:t>
      </w:r>
      <w:r w:rsidR="001B7190" w:rsidRPr="00DD4A12">
        <w:t>10</w:t>
      </w:r>
      <w:r w:rsidRPr="00DD4A12">
        <w:t>. Profil a</w:t>
      </w:r>
      <w:r w:rsidR="0093108F" w:rsidRPr="00DD4A12">
        <w:t> </w:t>
      </w:r>
      <w:r w:rsidRPr="00DD4A12">
        <w:t>editácia</w:t>
      </w:r>
    </w:p>
    <w:p w14:paraId="46B664E3" w14:textId="77777777" w:rsidR="00A97415" w:rsidRPr="00DD4A12" w:rsidRDefault="00A97415" w:rsidP="009D6B1D">
      <w:pPr>
        <w:rPr>
          <w:b/>
          <w:bCs/>
        </w:rPr>
      </w:pPr>
      <w:r w:rsidRPr="00DD4A12">
        <w:rPr>
          <w:b/>
          <w:bCs/>
        </w:rPr>
        <w:t>Zoznamy a položky zoznamu</w:t>
      </w:r>
    </w:p>
    <w:p w14:paraId="45BA6BA7" w14:textId="27C09D00" w:rsidR="00A97415" w:rsidRPr="00DD4A12" w:rsidRDefault="00A97415" w:rsidP="00162693">
      <w:r w:rsidRPr="00DD4A12">
        <w:t xml:space="preserve">Návrh pre zoznamy a položky zoznam definovaný na obrázku </w:t>
      </w:r>
      <w:r w:rsidR="00C34E3C" w:rsidRPr="00DD4A12">
        <w:t>11</w:t>
      </w:r>
      <w:r w:rsidRPr="00DD4A12">
        <w:t xml:space="preserve"> zobrazuje zoznamy zoznamov a položky jednotlivých zoznamov. Je to najhlavnejšou časťou aplikácie.</w:t>
      </w:r>
    </w:p>
    <w:p w14:paraId="5F33C133" w14:textId="1E5825B3" w:rsidR="00A97415" w:rsidRPr="00DD4A12" w:rsidRDefault="00A97415" w:rsidP="009D6B1D">
      <w:pPr>
        <w:jc w:val="center"/>
      </w:pPr>
      <w:r w:rsidRPr="00DD4A12">
        <w:rPr>
          <w:noProof/>
        </w:rPr>
        <w:drawing>
          <wp:inline distT="0" distB="0" distL="0" distR="0" wp14:anchorId="75343F35" wp14:editId="7069CCA9">
            <wp:extent cx="1428750" cy="3086100"/>
            <wp:effectExtent l="0" t="0" r="0" b="0"/>
            <wp:docPr id="713047745" name="Obrázok 2" descr="Obrázok, na ktorom je text, snímka obrazovky, písmo, čísl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1" descr="Obrázok, na ktorom je text, snímka obrazovky, písmo, číslo&#10;&#10;Automaticky generovaný popi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28750" cy="3086100"/>
                    </a:xfrm>
                    <a:prstGeom prst="rect">
                      <a:avLst/>
                    </a:prstGeom>
                    <a:noFill/>
                    <a:ln>
                      <a:noFill/>
                    </a:ln>
                  </pic:spPr>
                </pic:pic>
              </a:graphicData>
            </a:graphic>
          </wp:inline>
        </w:drawing>
      </w:r>
      <w:r w:rsidR="009D6B1D" w:rsidRPr="00DD4A12">
        <w:t xml:space="preserve"> </w:t>
      </w:r>
      <w:r w:rsidRPr="00DD4A12">
        <w:rPr>
          <w:noProof/>
        </w:rPr>
        <w:drawing>
          <wp:inline distT="0" distB="0" distL="0" distR="0" wp14:anchorId="25DD6BB4" wp14:editId="3A79990E">
            <wp:extent cx="1428750" cy="3086100"/>
            <wp:effectExtent l="0" t="0" r="0" b="0"/>
            <wp:docPr id="1536864365" name="Obrázok 1" descr="Obrázok, na ktorom je text, snímka obrazovky, číslo, softvér&#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5" descr="Obrázok, na ktorom je text, snímka obrazovky, číslo, softvér&#10;&#10;Automaticky generovaný popi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28750" cy="3086100"/>
                    </a:xfrm>
                    <a:prstGeom prst="rect">
                      <a:avLst/>
                    </a:prstGeom>
                    <a:noFill/>
                    <a:ln>
                      <a:noFill/>
                    </a:ln>
                  </pic:spPr>
                </pic:pic>
              </a:graphicData>
            </a:graphic>
          </wp:inline>
        </w:drawing>
      </w:r>
    </w:p>
    <w:p w14:paraId="05B0EF4D" w14:textId="77777777" w:rsidR="003876A8" w:rsidRPr="00DD4A12" w:rsidRDefault="00A97415" w:rsidP="003876A8">
      <w:pPr>
        <w:jc w:val="center"/>
      </w:pPr>
      <w:r w:rsidRPr="00DD4A12">
        <w:t xml:space="preserve">Obrázok </w:t>
      </w:r>
      <w:r w:rsidR="00C34E3C" w:rsidRPr="00DD4A12">
        <w:t>11</w:t>
      </w:r>
      <w:r w:rsidRPr="00DD4A12">
        <w:t>. Zoznamy</w:t>
      </w:r>
      <w:bookmarkStart w:id="125" w:name="_Toc195670726"/>
      <w:bookmarkStart w:id="126" w:name="_Toc195684474"/>
      <w:bookmarkEnd w:id="115"/>
      <w:bookmarkEnd w:id="116"/>
      <w:bookmarkEnd w:id="117"/>
      <w:bookmarkEnd w:id="118"/>
    </w:p>
    <w:p w14:paraId="67AC75E5" w14:textId="24ACE7F0" w:rsidR="003876A8" w:rsidRPr="00DD4A12" w:rsidRDefault="00F63319" w:rsidP="00F63319">
      <w:pPr>
        <w:pStyle w:val="Nadpis2"/>
      </w:pPr>
      <w:r w:rsidRPr="00DD4A12">
        <w:lastRenderedPageBreak/>
        <w:t xml:space="preserve">3.6 </w:t>
      </w:r>
      <w:r w:rsidR="003876A8" w:rsidRPr="00DD4A12">
        <w:t>Použité technológie</w:t>
      </w:r>
    </w:p>
    <w:p w14:paraId="157DCEA5" w14:textId="70272820" w:rsidR="000C01EA" w:rsidRPr="00DD4A12" w:rsidRDefault="00677842" w:rsidP="00677842">
      <w:pPr>
        <w:pStyle w:val="Nadpis3"/>
        <w:numPr>
          <w:ilvl w:val="0"/>
          <w:numId w:val="0"/>
        </w:numPr>
        <w:ind w:left="720"/>
      </w:pPr>
      <w:r w:rsidRPr="00DD4A12">
        <w:t>3.6.1</w:t>
      </w:r>
      <w:r w:rsidR="002D47A5" w:rsidRPr="00DD4A12">
        <w:t xml:space="preserve"> </w:t>
      </w:r>
      <w:r w:rsidR="003876A8" w:rsidRPr="00DD4A12">
        <w:t>J</w:t>
      </w:r>
      <w:r w:rsidR="00BA69A6" w:rsidRPr="00DD4A12">
        <w:t>AVA</w:t>
      </w:r>
    </w:p>
    <w:p w14:paraId="01C928BD" w14:textId="34E67E70" w:rsidR="000C01EA" w:rsidRPr="00DD4A12" w:rsidRDefault="000C01EA" w:rsidP="000C01EA">
      <w:r w:rsidRPr="00DD4A12">
        <w:t xml:space="preserve">Java je jedným z najpopulárnejších programovacích jazykov na vývoj Android aplikácií. Android používa vlastnú implementáciu Javy, známu ako Android Runtime (ART), pre vykonávanie Java kódu. </w:t>
      </w:r>
    </w:p>
    <w:p w14:paraId="5BD0F332" w14:textId="19EBDCBF" w:rsidR="000C01EA" w:rsidRPr="00DD4A12" w:rsidRDefault="000C01EA" w:rsidP="000C01EA">
      <w:r w:rsidRPr="00DD4A12">
        <w:t>Java je všeobecný programovací jazyk, ktorý podporuje objektovo orientované programovanie (OOP). Tým pádom môže byť využitý pre širokú škálu aplikácií a projektov.</w:t>
      </w:r>
    </w:p>
    <w:p w14:paraId="6AA580F1" w14:textId="088055CB" w:rsidR="000C01EA" w:rsidRPr="00DD4A12" w:rsidRDefault="000C01EA" w:rsidP="000C01EA">
      <w:r w:rsidRPr="00DD4A12">
        <w:t>Java má rozsiahlu komunitu vývojárov a množstvo dostupných knižníc, nástrojov a rámcov (frameworks). V prípade Androidu sú k dispozícii Android SDK (Software Development Kit) a mnoho ďalších nástrojov, ktoré uľahčujú vývoj.</w:t>
      </w:r>
    </w:p>
    <w:p w14:paraId="4C4F26AD" w14:textId="5F545D00" w:rsidR="000C01EA" w:rsidRPr="00DD4A12" w:rsidRDefault="000C01EA" w:rsidP="009465E2">
      <w:r w:rsidRPr="00DD4A12">
        <w:t>Je to kompilovaný jazyk, ktorý je kompilovaný do medzičasového kódu (bytecode) a potom interpretovaný Java Virtual Machine (JVM) alebo v prípade Androidu do Android Runtime (ART). Tým sa dosahuje vysoký výkon a optimalizácia kódu.</w:t>
      </w:r>
    </w:p>
    <w:p w14:paraId="138B967D" w14:textId="098D5978" w:rsidR="000C01EA" w:rsidRPr="00DD4A12" w:rsidRDefault="000C01EA" w:rsidP="000C01EA">
      <w:r w:rsidRPr="00DD4A12">
        <w:t>Okrem vývoja mobilných aplikácií na platforme Android, môže byť Java použitá na vytváranie webových aplikácií, desktopových aplikácií, herných aplikácií a ďalších druhov softvéru.</w:t>
      </w:r>
    </w:p>
    <w:p w14:paraId="6D18F281" w14:textId="77777777" w:rsidR="000C01EA" w:rsidRPr="00DD4A12" w:rsidRDefault="000C01EA" w:rsidP="000C01EA"/>
    <w:p w14:paraId="2675FB0A" w14:textId="18671485" w:rsidR="003876A8" w:rsidRPr="00DD4A12" w:rsidRDefault="003876A8" w:rsidP="00921E33">
      <w:pPr>
        <w:pStyle w:val="Nadpis3"/>
        <w:numPr>
          <w:ilvl w:val="2"/>
          <w:numId w:val="30"/>
        </w:numPr>
      </w:pPr>
      <w:r w:rsidRPr="00DD4A12">
        <w:t>JSON</w:t>
      </w:r>
    </w:p>
    <w:p w14:paraId="75CC4948" w14:textId="7F89FD5D" w:rsidR="007E3BD2" w:rsidRPr="00DD4A12" w:rsidRDefault="007E3BD2" w:rsidP="007E3BD2">
      <w:r w:rsidRPr="00DD4A12">
        <w:t>JSON (JavaScript Object Notation) je jednoduchý textový formát určený na výmenu údajov. Je to ľahko čitateľný a ľahko zapisovateľný formát, ktorý je populárny pre použitie v dátových výmenách medzi programami. JSON je nezávislý od programovacieho jazyka, čo znamená, že ho môžete používať v rôznych jazykoch.</w:t>
      </w:r>
    </w:p>
    <w:p w14:paraId="407594A3" w14:textId="252F60F4" w:rsidR="007E3BD2" w:rsidRPr="00DD4A12" w:rsidRDefault="007E3BD2" w:rsidP="007E3BD2">
      <w:r w:rsidRPr="00DD4A12">
        <w:t>Formát JSON je založený na dvoch štruktúrach:</w:t>
      </w:r>
    </w:p>
    <w:p w14:paraId="54156826" w14:textId="3602D197" w:rsidR="007E3BD2" w:rsidRPr="00DD4A12" w:rsidRDefault="007E3BD2" w:rsidP="00BF4F03">
      <w:pPr>
        <w:pStyle w:val="Odsekzoznamu"/>
      </w:pPr>
      <w:r w:rsidRPr="00DD4A12">
        <w:t>Zoznam (Array): Usporiadaná kolekcia hodnôt, ktoré môžu byť čísla, reťazce, logické hodnoty, zoznamy, objekty alebo null.</w:t>
      </w:r>
    </w:p>
    <w:p w14:paraId="13A6BF5B" w14:textId="2280AC27" w:rsidR="007E3BD2" w:rsidRPr="00DD4A12" w:rsidRDefault="007E3BD2" w:rsidP="00BF4F03">
      <w:pPr>
        <w:pStyle w:val="Odsekzoznamu"/>
      </w:pPr>
      <w:r w:rsidRPr="00DD4A12">
        <w:t>Objekt (Object): Neusporiadaná kolekcia párov kľúč-hodnota. Kľúče sú reťazce a hodnoty môžu byť čísla, reťazce, logické hodnoty, zoznamy, objekty alebo null.</w:t>
      </w:r>
    </w:p>
    <w:p w14:paraId="415C49BB" w14:textId="7F07B470" w:rsidR="007E3BD2" w:rsidRPr="00DD4A12" w:rsidRDefault="007E3BD2" w:rsidP="007E3BD2">
      <w:r w:rsidRPr="00DD4A12">
        <w:t xml:space="preserve">JSON sa často používa pri výmene dát medzi webovými službami a klientmi, pre ukladanie konfiguračných súborov a pre rôzne dátové štruktúry v programovaní. Je ľahko </w:t>
      </w:r>
      <w:r w:rsidRPr="00DD4A12">
        <w:lastRenderedPageBreak/>
        <w:t>spracovateľný v mnohých programovacích jazykoch, a preto je veľmi obľúbený vo svete vývoja softvéru.</w:t>
      </w:r>
    </w:p>
    <w:p w14:paraId="33456EBC" w14:textId="0CCD10C0" w:rsidR="003876A8" w:rsidRPr="00DD4A12" w:rsidRDefault="003876A8" w:rsidP="00921E33">
      <w:pPr>
        <w:pStyle w:val="Nadpis3"/>
        <w:numPr>
          <w:ilvl w:val="2"/>
          <w:numId w:val="30"/>
        </w:numPr>
      </w:pPr>
      <w:r w:rsidRPr="00DD4A12">
        <w:t>PHP</w:t>
      </w:r>
    </w:p>
    <w:p w14:paraId="4091015A" w14:textId="77777777" w:rsidR="000C01EA" w:rsidRPr="00DD4A12" w:rsidRDefault="000C01EA" w:rsidP="000C01EA">
      <w:r w:rsidRPr="00DD4A12">
        <w:t>PHP (Hypertext Preprocessor) je serverový skriptovací jazyk, ktorý je často používaný na vytváranie dynamickej webovej stránky a spracovávanie dát na strane servera. Je to otvorený, skriptovací jazyk so syntaxou podobnou C, Java a Perl, a je jedným z najobľúbenejších jazykov na webovom vývoji.</w:t>
      </w:r>
    </w:p>
    <w:p w14:paraId="15EDA753" w14:textId="0ADDFAD6" w:rsidR="000C01EA" w:rsidRPr="00DD4A12" w:rsidRDefault="000C01EA" w:rsidP="00921746">
      <w:r w:rsidRPr="00DD4A12">
        <w:t>PHP podporuje HTTP metódy ako GET, POST, PUT, DELETE a ďalšie. Pri tvorbe API je často využívaný RESTful prístup, ktorý definuje jasné operácie pre rôzne zdroje.</w:t>
      </w:r>
    </w:p>
    <w:p w14:paraId="4C432712" w14:textId="5BF9A384" w:rsidR="00921746" w:rsidRPr="00DD4A12" w:rsidRDefault="000C01EA" w:rsidP="000C01EA">
      <w:r w:rsidRPr="00DD4A12">
        <w:t>Tvorba API (Application Programming Interface) v PHP môže byť dosiahnutá pomocou viacerých techník a nástrojov.</w:t>
      </w:r>
    </w:p>
    <w:p w14:paraId="72BE5E1E" w14:textId="39EDAC84" w:rsidR="003876A8" w:rsidRPr="00DD4A12" w:rsidRDefault="003876A8" w:rsidP="00921E33">
      <w:pPr>
        <w:pStyle w:val="Nadpis3"/>
        <w:numPr>
          <w:ilvl w:val="2"/>
          <w:numId w:val="30"/>
        </w:numPr>
      </w:pPr>
      <w:r w:rsidRPr="00DD4A12">
        <w:t>MySQL</w:t>
      </w:r>
    </w:p>
    <w:p w14:paraId="0C2D90F3" w14:textId="77777777" w:rsidR="003876A8" w:rsidRPr="00DD4A12" w:rsidRDefault="003876A8" w:rsidP="003876A8">
      <w:r w:rsidRPr="00DD4A12">
        <w:t>Pri výbere typu databázy nastávala otázka, či vybrať SQL alebo NoSQL databázu.</w:t>
      </w:r>
    </w:p>
    <w:p w14:paraId="4B1E6B0E" w14:textId="77777777" w:rsidR="003876A8" w:rsidRPr="00DD4A12" w:rsidRDefault="003876A8" w:rsidP="003876A8">
      <w:pPr>
        <w:ind w:firstLine="0"/>
      </w:pPr>
      <w:r w:rsidRPr="00DD4A12">
        <w:t>Výhody relačných SQL databáz oproti nerelačným NoSQL databázam môžu byť v prípade tejto aplikácie sú:</w:t>
      </w:r>
    </w:p>
    <w:p w14:paraId="68FDDB70" w14:textId="77777777" w:rsidR="003876A8" w:rsidRPr="00DD4A12" w:rsidRDefault="003876A8" w:rsidP="00BF4F03">
      <w:pPr>
        <w:pStyle w:val="Odsekzoznamu"/>
      </w:pPr>
      <w:r w:rsidRPr="00DD4A12">
        <w:t>Štruktúrované dáta - relačné databázy ako MySQL majú štruktúrovanú schému, ktorá umožňuje presne definovať tabuľky a vzťahy medzi nimi.</w:t>
      </w:r>
    </w:p>
    <w:p w14:paraId="6DD85258" w14:textId="77777777" w:rsidR="003876A8" w:rsidRPr="00DD4A12" w:rsidRDefault="003876A8" w:rsidP="00BF4F03">
      <w:pPr>
        <w:pStyle w:val="Odsekzoznamu"/>
      </w:pPr>
      <w:r w:rsidRPr="00DD4A12">
        <w:t>Komplexné dotazy a transakcie - relačné databázy poskytujú robustnú podporu pre zložité SQL dotazy a transakcie, zatiaľ čo NoSQL databázy sa často viac zameriavajú na rýchlosť a škálovateľnosť</w:t>
      </w:r>
    </w:p>
    <w:p w14:paraId="1EDBE113" w14:textId="77777777" w:rsidR="003876A8" w:rsidRPr="00DD4A12" w:rsidRDefault="003876A8" w:rsidP="00BF4F03">
      <w:pPr>
        <w:pStyle w:val="Odsekzoznamu"/>
      </w:pPr>
      <w:r w:rsidRPr="00DD4A12">
        <w:t>Relačné vzťahy medzi dátami – ak sú v aplikácii rôzne typy dát (napr. produkty, kategórie, používatelia), a tieto dáta majú medzi sebou definované vzťahy, relačné databázy sú ideálne na zachovanie týchto vzťahov.</w:t>
      </w:r>
    </w:p>
    <w:p w14:paraId="079A6C0A" w14:textId="147AFC21" w:rsidR="00C74E36" w:rsidRPr="00DD4A12" w:rsidRDefault="00C74E36" w:rsidP="00921E33">
      <w:pPr>
        <w:pStyle w:val="Nadpis3"/>
        <w:numPr>
          <w:ilvl w:val="2"/>
          <w:numId w:val="30"/>
        </w:numPr>
      </w:pPr>
      <w:r w:rsidRPr="00DD4A12">
        <w:br w:type="page"/>
      </w:r>
    </w:p>
    <w:p w14:paraId="0C4EB93D" w14:textId="77777777" w:rsidR="00C74E36" w:rsidRPr="00DD4A12" w:rsidRDefault="00C74E36" w:rsidP="009D6B1D">
      <w:pPr>
        <w:jc w:val="center"/>
      </w:pPr>
    </w:p>
    <w:p w14:paraId="7741716B" w14:textId="4EB9D8CA" w:rsidR="00DB5508" w:rsidRPr="00DD4A12" w:rsidRDefault="00DB5508" w:rsidP="004D5102">
      <w:pPr>
        <w:pStyle w:val="Nadpis1"/>
      </w:pPr>
      <w:bookmarkStart w:id="127" w:name="_Toc152958957"/>
      <w:r w:rsidRPr="00DD4A12">
        <w:t>4</w:t>
      </w:r>
      <w:r w:rsidRPr="00DD4A12">
        <w:tab/>
        <w:t>Výsledky</w:t>
      </w:r>
      <w:bookmarkEnd w:id="127"/>
    </w:p>
    <w:p w14:paraId="0EA65034" w14:textId="0A20EC98" w:rsidR="00715C4A" w:rsidRPr="00DD4A12" w:rsidRDefault="006612FE" w:rsidP="004A7340">
      <w:pPr>
        <w:pStyle w:val="Nadpis2"/>
        <w:numPr>
          <w:ilvl w:val="1"/>
          <w:numId w:val="6"/>
        </w:numPr>
        <w:tabs>
          <w:tab w:val="num" w:pos="567"/>
        </w:tabs>
        <w:ind w:left="567" w:hanging="567"/>
      </w:pPr>
      <w:bookmarkStart w:id="128" w:name="_Toc115533891"/>
      <w:r w:rsidRPr="00DD4A12">
        <w:t>Implementácia</w:t>
      </w:r>
      <w:bookmarkEnd w:id="128"/>
      <w:r w:rsidRPr="00DD4A12">
        <w:t xml:space="preserve"> </w:t>
      </w:r>
      <w:r w:rsidR="00C74E36" w:rsidRPr="00DD4A12">
        <w:t xml:space="preserve">  </w:t>
      </w:r>
    </w:p>
    <w:p w14:paraId="09864FB0" w14:textId="6C086BBC" w:rsidR="00BC240F" w:rsidRPr="00DD4A12" w:rsidRDefault="00715C4A" w:rsidP="00B1655D">
      <w:pPr>
        <w:pStyle w:val="Nadpis3"/>
        <w:numPr>
          <w:ilvl w:val="2"/>
          <w:numId w:val="6"/>
        </w:numPr>
      </w:pPr>
      <w:r w:rsidRPr="00DD4A12">
        <w:t>Tvorba endpointo</w:t>
      </w:r>
      <w:r w:rsidR="00793AE5" w:rsidRPr="00DD4A12">
        <w:t>v</w:t>
      </w:r>
    </w:p>
    <w:p w14:paraId="1BD89B20" w14:textId="7DF862AC" w:rsidR="00793AE5" w:rsidRPr="00DD4A12" w:rsidRDefault="00054C40" w:rsidP="00793AE5">
      <w:r w:rsidRPr="00DD4A12">
        <w:t>Pri implementácii endpointov sa vychádzalo z </w:t>
      </w:r>
      <w:r w:rsidR="000965AB">
        <w:t>HTTP</w:t>
      </w:r>
      <w:r w:rsidRPr="00DD4A12">
        <w:t xml:space="preserve"> metód POST a GET.</w:t>
      </w:r>
    </w:p>
    <w:p w14:paraId="580B22BE" w14:textId="1F8FE271" w:rsidR="00054C40" w:rsidRDefault="000965AB" w:rsidP="000965AB">
      <w:pPr>
        <w:ind w:firstLine="0"/>
      </w:pPr>
      <w:r w:rsidRPr="000965AB">
        <w:t>Metódy POST a GET sú dva hlavné spôsoby, ako prenášať dáta medzi klientom (</w:t>
      </w:r>
      <w:r>
        <w:t>aplikácia</w:t>
      </w:r>
      <w:r w:rsidRPr="000965AB">
        <w:t>) a serverom v rámci protokolu HTTP (Hypertext Transfer Protocol)</w:t>
      </w:r>
      <w:r>
        <w:t xml:space="preserve">. </w:t>
      </w:r>
      <w:r w:rsidRPr="000965AB">
        <w:t>GET posiela dáta cez URL adresu, takže sú viditeľné a majú obmedzenú dĺžku. Používa sa na získanie údajov. Na druhej strane POST posiela dáta v tele požiadavky, čo znamená, že nie sú viditeľné v URL a nemajú obmedzenú dĺžku. To je užitočné pre odosielanie väčších objemov dát a citlivých informácií, a pre zmenu stavu na serveri.</w:t>
      </w:r>
    </w:p>
    <w:p w14:paraId="7DF8AEAC" w14:textId="77777777" w:rsidR="000965AB" w:rsidRPr="00DD4A12" w:rsidRDefault="000965AB" w:rsidP="000965AB">
      <w:pPr>
        <w:ind w:firstLine="0"/>
      </w:pPr>
    </w:p>
    <w:p w14:paraId="07B14519" w14:textId="14BDA0EA" w:rsidR="00054C40" w:rsidRPr="00DD4A12" w:rsidRDefault="00054C40" w:rsidP="00793AE5">
      <w:r w:rsidRPr="00DD4A12">
        <w:t>Tabuľka zoznamu endpointov</w:t>
      </w:r>
    </w:p>
    <w:tbl>
      <w:tblPr>
        <w:tblStyle w:val="Mriekatabuky"/>
        <w:tblW w:w="0" w:type="auto"/>
        <w:tblLook w:val="04A0" w:firstRow="1" w:lastRow="0" w:firstColumn="1" w:lastColumn="0" w:noHBand="0" w:noVBand="1"/>
      </w:tblPr>
      <w:tblGrid>
        <w:gridCol w:w="2352"/>
        <w:gridCol w:w="1027"/>
        <w:gridCol w:w="1163"/>
        <w:gridCol w:w="3952"/>
      </w:tblGrid>
      <w:tr w:rsidR="000965AB" w:rsidRPr="00DD4A12" w14:paraId="3B390D25" w14:textId="77777777" w:rsidTr="000965AB">
        <w:tc>
          <w:tcPr>
            <w:tcW w:w="2352" w:type="dxa"/>
          </w:tcPr>
          <w:p w14:paraId="556E9296" w14:textId="6FFC2909" w:rsidR="000965AB" w:rsidRPr="00DD4A12" w:rsidRDefault="000965AB" w:rsidP="00793AE5">
            <w:pPr>
              <w:ind w:firstLine="0"/>
            </w:pPr>
            <w:r w:rsidRPr="00DD4A12">
              <w:t>Názov</w:t>
            </w:r>
          </w:p>
        </w:tc>
        <w:tc>
          <w:tcPr>
            <w:tcW w:w="1027" w:type="dxa"/>
          </w:tcPr>
          <w:p w14:paraId="0DFA6215" w14:textId="0B474967" w:rsidR="000965AB" w:rsidRPr="00DD4A12" w:rsidRDefault="000965AB" w:rsidP="00793AE5">
            <w:pPr>
              <w:ind w:firstLine="0"/>
            </w:pPr>
            <w:r w:rsidRPr="00DD4A12">
              <w:t>Metóda</w:t>
            </w:r>
          </w:p>
        </w:tc>
        <w:tc>
          <w:tcPr>
            <w:tcW w:w="1163" w:type="dxa"/>
          </w:tcPr>
          <w:p w14:paraId="221D93A8" w14:textId="4FDC30B1" w:rsidR="000965AB" w:rsidRPr="00DD4A12" w:rsidRDefault="000965AB" w:rsidP="00793AE5">
            <w:pPr>
              <w:ind w:firstLine="0"/>
            </w:pPr>
            <w:r>
              <w:t>Celok</w:t>
            </w:r>
          </w:p>
        </w:tc>
        <w:tc>
          <w:tcPr>
            <w:tcW w:w="3952" w:type="dxa"/>
          </w:tcPr>
          <w:p w14:paraId="59916E15" w14:textId="2878172B" w:rsidR="000965AB" w:rsidRPr="00DD4A12" w:rsidRDefault="000965AB" w:rsidP="00793AE5">
            <w:pPr>
              <w:ind w:firstLine="0"/>
            </w:pPr>
            <w:r w:rsidRPr="00DD4A12">
              <w:t>Popis</w:t>
            </w:r>
          </w:p>
        </w:tc>
      </w:tr>
      <w:tr w:rsidR="000965AB" w:rsidRPr="00DD4A12" w14:paraId="3E21D645" w14:textId="77777777" w:rsidTr="000965AB">
        <w:tc>
          <w:tcPr>
            <w:tcW w:w="2352" w:type="dxa"/>
          </w:tcPr>
          <w:p w14:paraId="16BA2567" w14:textId="0B2179D4" w:rsidR="000965AB" w:rsidRPr="00DD4A12" w:rsidRDefault="000965AB" w:rsidP="00793AE5">
            <w:pPr>
              <w:ind w:firstLine="0"/>
            </w:pPr>
            <w:r w:rsidRPr="00DD4A12">
              <w:t>login</w:t>
            </w:r>
          </w:p>
        </w:tc>
        <w:tc>
          <w:tcPr>
            <w:tcW w:w="1027" w:type="dxa"/>
          </w:tcPr>
          <w:p w14:paraId="7E39958A" w14:textId="5704545E" w:rsidR="000965AB" w:rsidRPr="00DD4A12" w:rsidRDefault="000965AB" w:rsidP="00793AE5">
            <w:pPr>
              <w:ind w:firstLine="0"/>
            </w:pPr>
            <w:r w:rsidRPr="00DD4A12">
              <w:t>POST</w:t>
            </w:r>
          </w:p>
        </w:tc>
        <w:tc>
          <w:tcPr>
            <w:tcW w:w="1163" w:type="dxa"/>
          </w:tcPr>
          <w:p w14:paraId="64018AF7" w14:textId="4F1A6BF6" w:rsidR="000965AB" w:rsidRPr="00DD4A12" w:rsidRDefault="000965AB" w:rsidP="00793AE5">
            <w:pPr>
              <w:ind w:firstLine="0"/>
            </w:pPr>
            <w:r>
              <w:t>účet</w:t>
            </w:r>
          </w:p>
        </w:tc>
        <w:tc>
          <w:tcPr>
            <w:tcW w:w="3952" w:type="dxa"/>
          </w:tcPr>
          <w:p w14:paraId="022AC706" w14:textId="63B64EFF" w:rsidR="000965AB" w:rsidRPr="00DD4A12" w:rsidRDefault="000965AB" w:rsidP="00793AE5">
            <w:pPr>
              <w:ind w:firstLine="0"/>
            </w:pPr>
            <w:r w:rsidRPr="00DD4A12">
              <w:t>Prihlásenie užívateľa na základe prihlasovacích údajov</w:t>
            </w:r>
          </w:p>
        </w:tc>
      </w:tr>
      <w:tr w:rsidR="000965AB" w:rsidRPr="00DD4A12" w14:paraId="6BCF0970" w14:textId="77777777" w:rsidTr="000965AB">
        <w:tc>
          <w:tcPr>
            <w:tcW w:w="2352" w:type="dxa"/>
          </w:tcPr>
          <w:p w14:paraId="3325EB89" w14:textId="7557DE6F" w:rsidR="000965AB" w:rsidRPr="00DD4A12" w:rsidRDefault="000965AB" w:rsidP="00793AE5">
            <w:pPr>
              <w:ind w:firstLine="0"/>
            </w:pPr>
            <w:r w:rsidRPr="00DD4A12">
              <w:t>register</w:t>
            </w:r>
          </w:p>
        </w:tc>
        <w:tc>
          <w:tcPr>
            <w:tcW w:w="1027" w:type="dxa"/>
          </w:tcPr>
          <w:p w14:paraId="50C9C8C6" w14:textId="31424C0F" w:rsidR="000965AB" w:rsidRPr="00DD4A12" w:rsidRDefault="000965AB" w:rsidP="00793AE5">
            <w:pPr>
              <w:ind w:firstLine="0"/>
            </w:pPr>
            <w:r w:rsidRPr="00DD4A12">
              <w:t>POST</w:t>
            </w:r>
          </w:p>
        </w:tc>
        <w:tc>
          <w:tcPr>
            <w:tcW w:w="1163" w:type="dxa"/>
          </w:tcPr>
          <w:p w14:paraId="028F856B" w14:textId="37CE0D84" w:rsidR="000965AB" w:rsidRPr="00DD4A12" w:rsidRDefault="000965AB" w:rsidP="00793AE5">
            <w:pPr>
              <w:ind w:firstLine="0"/>
            </w:pPr>
            <w:r>
              <w:t>účet</w:t>
            </w:r>
          </w:p>
        </w:tc>
        <w:tc>
          <w:tcPr>
            <w:tcW w:w="3952" w:type="dxa"/>
          </w:tcPr>
          <w:p w14:paraId="6828443F" w14:textId="2A3D0903" w:rsidR="000965AB" w:rsidRPr="00DD4A12" w:rsidRDefault="000965AB" w:rsidP="00793AE5">
            <w:pPr>
              <w:ind w:firstLine="0"/>
            </w:pPr>
            <w:r w:rsidRPr="00DD4A12">
              <w:t>Registrácia užívateľa</w:t>
            </w:r>
          </w:p>
        </w:tc>
      </w:tr>
      <w:tr w:rsidR="000965AB" w:rsidRPr="00DD4A12" w14:paraId="1EC172B1" w14:textId="77777777" w:rsidTr="000965AB">
        <w:tc>
          <w:tcPr>
            <w:tcW w:w="2352" w:type="dxa"/>
          </w:tcPr>
          <w:p w14:paraId="591F667C" w14:textId="06A6CD61" w:rsidR="000965AB" w:rsidRPr="00DD4A12" w:rsidRDefault="000965AB" w:rsidP="00793AE5">
            <w:pPr>
              <w:ind w:firstLine="0"/>
            </w:pPr>
            <w:r w:rsidRPr="00DD4A12">
              <w:t>editAccount</w:t>
            </w:r>
          </w:p>
        </w:tc>
        <w:tc>
          <w:tcPr>
            <w:tcW w:w="1027" w:type="dxa"/>
          </w:tcPr>
          <w:p w14:paraId="24AB79E4" w14:textId="46E2C514" w:rsidR="000965AB" w:rsidRPr="00DD4A12" w:rsidRDefault="000965AB" w:rsidP="00793AE5">
            <w:pPr>
              <w:ind w:firstLine="0"/>
            </w:pPr>
            <w:r w:rsidRPr="00DD4A12">
              <w:t>POST</w:t>
            </w:r>
          </w:p>
        </w:tc>
        <w:tc>
          <w:tcPr>
            <w:tcW w:w="1163" w:type="dxa"/>
          </w:tcPr>
          <w:p w14:paraId="6DEDC300" w14:textId="7213467E" w:rsidR="000965AB" w:rsidRPr="00DD4A12" w:rsidRDefault="000965AB" w:rsidP="00793AE5">
            <w:pPr>
              <w:ind w:firstLine="0"/>
            </w:pPr>
            <w:r>
              <w:t>účet</w:t>
            </w:r>
          </w:p>
        </w:tc>
        <w:tc>
          <w:tcPr>
            <w:tcW w:w="3952" w:type="dxa"/>
          </w:tcPr>
          <w:p w14:paraId="616FF2C6" w14:textId="56FE1EBB" w:rsidR="000965AB" w:rsidRPr="00DD4A12" w:rsidRDefault="000965AB" w:rsidP="00793AE5">
            <w:pPr>
              <w:ind w:firstLine="0"/>
            </w:pPr>
            <w:r w:rsidRPr="00DD4A12">
              <w:t>Editácia účtu</w:t>
            </w:r>
          </w:p>
        </w:tc>
      </w:tr>
      <w:tr w:rsidR="000965AB" w:rsidRPr="00DD4A12" w14:paraId="268A96F8" w14:textId="77777777" w:rsidTr="000965AB">
        <w:tc>
          <w:tcPr>
            <w:tcW w:w="2352" w:type="dxa"/>
          </w:tcPr>
          <w:p w14:paraId="40554E06" w14:textId="1A2023D2" w:rsidR="000965AB" w:rsidRPr="00DD4A12" w:rsidRDefault="000965AB" w:rsidP="00793AE5">
            <w:pPr>
              <w:ind w:firstLine="0"/>
            </w:pPr>
            <w:r w:rsidRPr="00DD4A12">
              <w:t>getAccountDetails</w:t>
            </w:r>
          </w:p>
        </w:tc>
        <w:tc>
          <w:tcPr>
            <w:tcW w:w="1027" w:type="dxa"/>
          </w:tcPr>
          <w:p w14:paraId="239F0A42" w14:textId="5194AC2C" w:rsidR="000965AB" w:rsidRPr="00DD4A12" w:rsidRDefault="000965AB" w:rsidP="00793AE5">
            <w:pPr>
              <w:ind w:firstLine="0"/>
            </w:pPr>
            <w:r w:rsidRPr="00DD4A12">
              <w:t>GET</w:t>
            </w:r>
          </w:p>
        </w:tc>
        <w:tc>
          <w:tcPr>
            <w:tcW w:w="1163" w:type="dxa"/>
          </w:tcPr>
          <w:p w14:paraId="30872DAE" w14:textId="34901781" w:rsidR="000965AB" w:rsidRPr="00DD4A12" w:rsidRDefault="000965AB" w:rsidP="00793AE5">
            <w:pPr>
              <w:ind w:firstLine="0"/>
            </w:pPr>
            <w:r>
              <w:t>účet</w:t>
            </w:r>
          </w:p>
        </w:tc>
        <w:tc>
          <w:tcPr>
            <w:tcW w:w="3952" w:type="dxa"/>
          </w:tcPr>
          <w:p w14:paraId="275943CB" w14:textId="555ECA63" w:rsidR="000965AB" w:rsidRPr="00DD4A12" w:rsidRDefault="000965AB" w:rsidP="00793AE5">
            <w:pPr>
              <w:ind w:firstLine="0"/>
            </w:pPr>
            <w:r w:rsidRPr="00DD4A12">
              <w:t>Získanie dát o účte</w:t>
            </w:r>
          </w:p>
        </w:tc>
      </w:tr>
      <w:tr w:rsidR="000965AB" w:rsidRPr="00DD4A12" w14:paraId="089B429E" w14:textId="77777777" w:rsidTr="000965AB">
        <w:tc>
          <w:tcPr>
            <w:tcW w:w="2352" w:type="dxa"/>
          </w:tcPr>
          <w:p w14:paraId="6815811B" w14:textId="217534FC" w:rsidR="000965AB" w:rsidRPr="00DD4A12" w:rsidRDefault="000965AB" w:rsidP="000965AB">
            <w:pPr>
              <w:ind w:firstLine="0"/>
            </w:pPr>
            <w:r>
              <w:t>createCategory</w:t>
            </w:r>
          </w:p>
        </w:tc>
        <w:tc>
          <w:tcPr>
            <w:tcW w:w="1027" w:type="dxa"/>
          </w:tcPr>
          <w:p w14:paraId="1C06D216" w14:textId="179B4BA0" w:rsidR="000965AB" w:rsidRPr="00DD4A12" w:rsidRDefault="000965AB" w:rsidP="000965AB">
            <w:pPr>
              <w:ind w:firstLine="0"/>
            </w:pPr>
            <w:r>
              <w:t>POST</w:t>
            </w:r>
          </w:p>
        </w:tc>
        <w:tc>
          <w:tcPr>
            <w:tcW w:w="1163" w:type="dxa"/>
          </w:tcPr>
          <w:p w14:paraId="4CB65156" w14:textId="731E3DD6" w:rsidR="000965AB" w:rsidRDefault="000965AB" w:rsidP="000965AB">
            <w:pPr>
              <w:ind w:firstLine="0"/>
            </w:pPr>
            <w:r>
              <w:t>kategóri</w:t>
            </w:r>
            <w:r>
              <w:t>a</w:t>
            </w:r>
          </w:p>
        </w:tc>
        <w:tc>
          <w:tcPr>
            <w:tcW w:w="3952" w:type="dxa"/>
          </w:tcPr>
          <w:p w14:paraId="095B24B1" w14:textId="161C2B2A" w:rsidR="000965AB" w:rsidRPr="00DD4A12" w:rsidRDefault="000965AB" w:rsidP="000965AB">
            <w:pPr>
              <w:ind w:firstLine="0"/>
            </w:pPr>
            <w:r>
              <w:t>Vytvorenie novej kategórie v zozname</w:t>
            </w:r>
          </w:p>
        </w:tc>
      </w:tr>
      <w:tr w:rsidR="000965AB" w:rsidRPr="00DD4A12" w14:paraId="4223B16E" w14:textId="77777777" w:rsidTr="000965AB">
        <w:tc>
          <w:tcPr>
            <w:tcW w:w="2352" w:type="dxa"/>
          </w:tcPr>
          <w:p w14:paraId="7798329A" w14:textId="309525DA" w:rsidR="000965AB" w:rsidRDefault="000965AB" w:rsidP="000965AB">
            <w:pPr>
              <w:ind w:firstLine="0"/>
            </w:pPr>
            <w:r>
              <w:t>deleteCategory</w:t>
            </w:r>
          </w:p>
        </w:tc>
        <w:tc>
          <w:tcPr>
            <w:tcW w:w="1027" w:type="dxa"/>
          </w:tcPr>
          <w:p w14:paraId="24DA286C" w14:textId="6A601B82" w:rsidR="000965AB" w:rsidRDefault="000965AB" w:rsidP="000965AB">
            <w:pPr>
              <w:ind w:firstLine="0"/>
            </w:pPr>
            <w:r>
              <w:t>POST</w:t>
            </w:r>
          </w:p>
        </w:tc>
        <w:tc>
          <w:tcPr>
            <w:tcW w:w="1163" w:type="dxa"/>
          </w:tcPr>
          <w:p w14:paraId="604D6F0E" w14:textId="19373F0F" w:rsidR="000965AB" w:rsidRDefault="000965AB" w:rsidP="000965AB">
            <w:pPr>
              <w:ind w:firstLine="0"/>
            </w:pPr>
            <w:r>
              <w:t>kategória</w:t>
            </w:r>
          </w:p>
        </w:tc>
        <w:tc>
          <w:tcPr>
            <w:tcW w:w="3952" w:type="dxa"/>
          </w:tcPr>
          <w:p w14:paraId="15AA524B" w14:textId="4C73ED78" w:rsidR="000965AB" w:rsidRPr="00DD4A12" w:rsidRDefault="000965AB" w:rsidP="000965AB">
            <w:pPr>
              <w:ind w:firstLine="0"/>
            </w:pPr>
            <w:r>
              <w:t>Vymazanie kategórie</w:t>
            </w:r>
          </w:p>
        </w:tc>
      </w:tr>
      <w:tr w:rsidR="000965AB" w:rsidRPr="00DD4A12" w14:paraId="0EC1EE29" w14:textId="77777777" w:rsidTr="000965AB">
        <w:tc>
          <w:tcPr>
            <w:tcW w:w="2352" w:type="dxa"/>
          </w:tcPr>
          <w:p w14:paraId="150BAFC5" w14:textId="2E1005B7" w:rsidR="000965AB" w:rsidRDefault="000965AB" w:rsidP="000965AB">
            <w:pPr>
              <w:ind w:firstLine="0"/>
            </w:pPr>
            <w:r>
              <w:t>getCategories</w:t>
            </w:r>
          </w:p>
        </w:tc>
        <w:tc>
          <w:tcPr>
            <w:tcW w:w="1027" w:type="dxa"/>
          </w:tcPr>
          <w:p w14:paraId="7C62D15C" w14:textId="6DA11935" w:rsidR="000965AB" w:rsidRDefault="000965AB" w:rsidP="000965AB">
            <w:pPr>
              <w:ind w:firstLine="0"/>
            </w:pPr>
            <w:r w:rsidRPr="00DD4A12">
              <w:t>GET</w:t>
            </w:r>
          </w:p>
        </w:tc>
        <w:tc>
          <w:tcPr>
            <w:tcW w:w="1163" w:type="dxa"/>
          </w:tcPr>
          <w:p w14:paraId="7606AA7C" w14:textId="407BBF1A" w:rsidR="000965AB" w:rsidRDefault="000965AB" w:rsidP="000965AB">
            <w:pPr>
              <w:ind w:firstLine="0"/>
            </w:pPr>
            <w:r>
              <w:t>kategória</w:t>
            </w:r>
          </w:p>
        </w:tc>
        <w:tc>
          <w:tcPr>
            <w:tcW w:w="3952" w:type="dxa"/>
          </w:tcPr>
          <w:p w14:paraId="78C73ED2" w14:textId="00B1D4D7" w:rsidR="000965AB" w:rsidRPr="00DD4A12" w:rsidRDefault="000965AB" w:rsidP="000965AB">
            <w:pPr>
              <w:ind w:firstLine="0"/>
            </w:pPr>
            <w:r>
              <w:t>Získanie všetky kategórie zoznamu</w:t>
            </w:r>
          </w:p>
        </w:tc>
      </w:tr>
      <w:tr w:rsidR="000965AB" w:rsidRPr="00DD4A12" w14:paraId="0D9B2D4D" w14:textId="77777777" w:rsidTr="000965AB">
        <w:tc>
          <w:tcPr>
            <w:tcW w:w="2352" w:type="dxa"/>
          </w:tcPr>
          <w:p w14:paraId="5508F591" w14:textId="72C4C97F" w:rsidR="000965AB" w:rsidRDefault="000965AB" w:rsidP="000965AB">
            <w:pPr>
              <w:ind w:firstLine="0"/>
            </w:pPr>
            <w:r>
              <w:t>setCategory</w:t>
            </w:r>
          </w:p>
        </w:tc>
        <w:tc>
          <w:tcPr>
            <w:tcW w:w="1027" w:type="dxa"/>
          </w:tcPr>
          <w:p w14:paraId="53C1A39A" w14:textId="114F85BD" w:rsidR="000965AB" w:rsidRDefault="000965AB" w:rsidP="000965AB">
            <w:pPr>
              <w:ind w:firstLine="0"/>
            </w:pPr>
            <w:r>
              <w:t>POST</w:t>
            </w:r>
          </w:p>
        </w:tc>
        <w:tc>
          <w:tcPr>
            <w:tcW w:w="1163" w:type="dxa"/>
          </w:tcPr>
          <w:p w14:paraId="46AE2250" w14:textId="665F2F05" w:rsidR="000965AB" w:rsidRDefault="000965AB" w:rsidP="000965AB">
            <w:pPr>
              <w:ind w:firstLine="0"/>
            </w:pPr>
            <w:r>
              <w:t>kategória</w:t>
            </w:r>
          </w:p>
        </w:tc>
        <w:tc>
          <w:tcPr>
            <w:tcW w:w="3952" w:type="dxa"/>
          </w:tcPr>
          <w:p w14:paraId="216728F6" w14:textId="4C3ADEDA" w:rsidR="000965AB" w:rsidRPr="00DD4A12" w:rsidRDefault="000965AB" w:rsidP="000965AB">
            <w:pPr>
              <w:ind w:firstLine="0"/>
            </w:pPr>
            <w:r>
              <w:t>Úprava dát kategórie</w:t>
            </w:r>
          </w:p>
        </w:tc>
      </w:tr>
      <w:tr w:rsidR="000965AB" w:rsidRPr="00DD4A12" w14:paraId="5DF9DD01" w14:textId="77777777" w:rsidTr="000965AB">
        <w:tc>
          <w:tcPr>
            <w:tcW w:w="2352" w:type="dxa"/>
          </w:tcPr>
          <w:p w14:paraId="4075CA75" w14:textId="5E633C47" w:rsidR="000965AB" w:rsidRDefault="000965AB" w:rsidP="000965AB">
            <w:pPr>
              <w:ind w:firstLine="0"/>
            </w:pPr>
            <w:r>
              <w:t>acceptInvitation</w:t>
            </w:r>
          </w:p>
        </w:tc>
        <w:tc>
          <w:tcPr>
            <w:tcW w:w="1027" w:type="dxa"/>
          </w:tcPr>
          <w:p w14:paraId="01E4CBFD" w14:textId="463DB2D4" w:rsidR="000965AB" w:rsidRDefault="000965AB" w:rsidP="000965AB">
            <w:pPr>
              <w:ind w:firstLine="0"/>
            </w:pPr>
            <w:r>
              <w:t>POST</w:t>
            </w:r>
          </w:p>
        </w:tc>
        <w:tc>
          <w:tcPr>
            <w:tcW w:w="1163" w:type="dxa"/>
          </w:tcPr>
          <w:p w14:paraId="41726873" w14:textId="51FF3EEA" w:rsidR="000965AB" w:rsidRDefault="000965AB" w:rsidP="000965AB">
            <w:pPr>
              <w:ind w:firstLine="0"/>
            </w:pPr>
            <w:r>
              <w:t>pozvánka</w:t>
            </w:r>
          </w:p>
        </w:tc>
        <w:tc>
          <w:tcPr>
            <w:tcW w:w="3952" w:type="dxa"/>
          </w:tcPr>
          <w:p w14:paraId="5D1DDED1" w14:textId="17639561" w:rsidR="000965AB" w:rsidRPr="00DD4A12" w:rsidRDefault="000965AB" w:rsidP="000965AB">
            <w:pPr>
              <w:ind w:firstLine="0"/>
            </w:pPr>
            <w:r>
              <w:t>Prijatie pozvánky</w:t>
            </w:r>
          </w:p>
        </w:tc>
      </w:tr>
      <w:tr w:rsidR="000965AB" w:rsidRPr="00DD4A12" w14:paraId="58FCA825" w14:textId="77777777" w:rsidTr="000965AB">
        <w:tc>
          <w:tcPr>
            <w:tcW w:w="2352" w:type="dxa"/>
          </w:tcPr>
          <w:p w14:paraId="16D256E4" w14:textId="6E3C1AAD" w:rsidR="000965AB" w:rsidRDefault="000965AB" w:rsidP="000965AB">
            <w:pPr>
              <w:ind w:firstLine="0"/>
            </w:pPr>
            <w:r>
              <w:t>createInvitation</w:t>
            </w:r>
          </w:p>
        </w:tc>
        <w:tc>
          <w:tcPr>
            <w:tcW w:w="1027" w:type="dxa"/>
          </w:tcPr>
          <w:p w14:paraId="1E5C27C5" w14:textId="4124AD71" w:rsidR="000965AB" w:rsidRDefault="000965AB" w:rsidP="000965AB">
            <w:pPr>
              <w:ind w:firstLine="0"/>
            </w:pPr>
            <w:r>
              <w:t>POST</w:t>
            </w:r>
          </w:p>
        </w:tc>
        <w:tc>
          <w:tcPr>
            <w:tcW w:w="1163" w:type="dxa"/>
          </w:tcPr>
          <w:p w14:paraId="506E7A38" w14:textId="676D23D4" w:rsidR="000965AB" w:rsidRDefault="000965AB" w:rsidP="000965AB">
            <w:pPr>
              <w:ind w:firstLine="0"/>
            </w:pPr>
            <w:r>
              <w:t>pozvánka</w:t>
            </w:r>
          </w:p>
        </w:tc>
        <w:tc>
          <w:tcPr>
            <w:tcW w:w="3952" w:type="dxa"/>
          </w:tcPr>
          <w:p w14:paraId="3953A563" w14:textId="5431DDB2" w:rsidR="000965AB" w:rsidRPr="00DD4A12" w:rsidRDefault="000965AB" w:rsidP="000965AB">
            <w:pPr>
              <w:ind w:firstLine="0"/>
            </w:pPr>
            <w:r>
              <w:t>Vytvorenie pozvánky</w:t>
            </w:r>
          </w:p>
        </w:tc>
      </w:tr>
      <w:tr w:rsidR="000965AB" w:rsidRPr="00DD4A12" w14:paraId="1088A4B5" w14:textId="77777777" w:rsidTr="000965AB">
        <w:tc>
          <w:tcPr>
            <w:tcW w:w="2352" w:type="dxa"/>
          </w:tcPr>
          <w:p w14:paraId="3A9CFF01" w14:textId="364F654B" w:rsidR="000965AB" w:rsidRDefault="000965AB" w:rsidP="000965AB">
            <w:pPr>
              <w:ind w:firstLine="0"/>
            </w:pPr>
            <w:r>
              <w:t>deleteInvitation</w:t>
            </w:r>
          </w:p>
        </w:tc>
        <w:tc>
          <w:tcPr>
            <w:tcW w:w="1027" w:type="dxa"/>
          </w:tcPr>
          <w:p w14:paraId="33EF9ABD" w14:textId="371E9D18" w:rsidR="000965AB" w:rsidRDefault="000965AB" w:rsidP="000965AB">
            <w:pPr>
              <w:ind w:firstLine="0"/>
            </w:pPr>
            <w:r>
              <w:t>POST</w:t>
            </w:r>
          </w:p>
        </w:tc>
        <w:tc>
          <w:tcPr>
            <w:tcW w:w="1163" w:type="dxa"/>
          </w:tcPr>
          <w:p w14:paraId="0A10022E" w14:textId="61047433" w:rsidR="000965AB" w:rsidRDefault="000965AB" w:rsidP="000965AB">
            <w:pPr>
              <w:ind w:firstLine="0"/>
            </w:pPr>
            <w:r>
              <w:t>pozvánka</w:t>
            </w:r>
          </w:p>
        </w:tc>
        <w:tc>
          <w:tcPr>
            <w:tcW w:w="3952" w:type="dxa"/>
          </w:tcPr>
          <w:p w14:paraId="2330570F" w14:textId="41B1D367" w:rsidR="000965AB" w:rsidRPr="00DD4A12" w:rsidRDefault="000965AB" w:rsidP="000965AB">
            <w:pPr>
              <w:ind w:firstLine="0"/>
            </w:pPr>
            <w:r>
              <w:t>Vymazanie pozvánky</w:t>
            </w:r>
          </w:p>
        </w:tc>
      </w:tr>
      <w:tr w:rsidR="000965AB" w:rsidRPr="00DD4A12" w14:paraId="3A0229ED" w14:textId="77777777" w:rsidTr="000965AB">
        <w:tc>
          <w:tcPr>
            <w:tcW w:w="2352" w:type="dxa"/>
          </w:tcPr>
          <w:p w14:paraId="1186D8FA" w14:textId="49680C41" w:rsidR="000965AB" w:rsidRDefault="000965AB" w:rsidP="000965AB">
            <w:pPr>
              <w:ind w:firstLine="0"/>
            </w:pPr>
            <w:r>
              <w:t>getInvitations</w:t>
            </w:r>
          </w:p>
        </w:tc>
        <w:tc>
          <w:tcPr>
            <w:tcW w:w="1027" w:type="dxa"/>
          </w:tcPr>
          <w:p w14:paraId="7D3EA357" w14:textId="057D9609" w:rsidR="000965AB" w:rsidRDefault="000965AB" w:rsidP="000965AB">
            <w:pPr>
              <w:ind w:firstLine="0"/>
            </w:pPr>
            <w:r>
              <w:t>GET</w:t>
            </w:r>
          </w:p>
        </w:tc>
        <w:tc>
          <w:tcPr>
            <w:tcW w:w="1163" w:type="dxa"/>
          </w:tcPr>
          <w:p w14:paraId="670D4D78" w14:textId="02EAAFDC" w:rsidR="000965AB" w:rsidRDefault="000965AB" w:rsidP="000965AB">
            <w:pPr>
              <w:ind w:firstLine="0"/>
            </w:pPr>
            <w:r>
              <w:t>pozvánka</w:t>
            </w:r>
          </w:p>
        </w:tc>
        <w:tc>
          <w:tcPr>
            <w:tcW w:w="3952" w:type="dxa"/>
          </w:tcPr>
          <w:p w14:paraId="0461E105" w14:textId="4F677E3A" w:rsidR="000965AB" w:rsidRPr="00DD4A12" w:rsidRDefault="000965AB" w:rsidP="000965AB">
            <w:pPr>
              <w:ind w:firstLine="0"/>
            </w:pPr>
            <w:r>
              <w:t>Získanie pozvánok pre daný zoznam</w:t>
            </w:r>
          </w:p>
        </w:tc>
      </w:tr>
      <w:tr w:rsidR="000965AB" w:rsidRPr="00DD4A12" w14:paraId="7FEC72E9" w14:textId="77777777" w:rsidTr="000965AB">
        <w:tc>
          <w:tcPr>
            <w:tcW w:w="2352" w:type="dxa"/>
          </w:tcPr>
          <w:p w14:paraId="04C70250" w14:textId="28E2D1DD" w:rsidR="000965AB" w:rsidRDefault="000965AB" w:rsidP="000965AB">
            <w:pPr>
              <w:ind w:firstLine="0"/>
            </w:pPr>
            <w:r>
              <w:t>getMyInvitations</w:t>
            </w:r>
          </w:p>
        </w:tc>
        <w:tc>
          <w:tcPr>
            <w:tcW w:w="1027" w:type="dxa"/>
          </w:tcPr>
          <w:p w14:paraId="61B06597" w14:textId="5A68DCF5" w:rsidR="000965AB" w:rsidRDefault="000965AB" w:rsidP="000965AB">
            <w:pPr>
              <w:ind w:firstLine="0"/>
            </w:pPr>
            <w:r>
              <w:t>GET</w:t>
            </w:r>
          </w:p>
        </w:tc>
        <w:tc>
          <w:tcPr>
            <w:tcW w:w="1163" w:type="dxa"/>
          </w:tcPr>
          <w:p w14:paraId="47364A57" w14:textId="00692A8C" w:rsidR="000965AB" w:rsidRDefault="000965AB" w:rsidP="000965AB">
            <w:pPr>
              <w:ind w:firstLine="0"/>
            </w:pPr>
            <w:r>
              <w:t>pozvánka</w:t>
            </w:r>
          </w:p>
        </w:tc>
        <w:tc>
          <w:tcPr>
            <w:tcW w:w="3952" w:type="dxa"/>
          </w:tcPr>
          <w:p w14:paraId="08CEC872" w14:textId="7B297444" w:rsidR="000965AB" w:rsidRPr="00DD4A12" w:rsidRDefault="000965AB" w:rsidP="000965AB">
            <w:pPr>
              <w:ind w:firstLine="0"/>
            </w:pPr>
            <w:r>
              <w:t>Získanie všetkých pozvánok pre daného užívateľa</w:t>
            </w:r>
          </w:p>
        </w:tc>
      </w:tr>
      <w:tr w:rsidR="006D457B" w:rsidRPr="00DD4A12" w14:paraId="6A40BA54" w14:textId="77777777" w:rsidTr="000965AB">
        <w:tc>
          <w:tcPr>
            <w:tcW w:w="2352" w:type="dxa"/>
          </w:tcPr>
          <w:p w14:paraId="08243AEF" w14:textId="40E48F4C" w:rsidR="006D457B" w:rsidRDefault="006D457B" w:rsidP="000965AB">
            <w:pPr>
              <w:ind w:firstLine="0"/>
            </w:pPr>
            <w:r w:rsidRPr="00DD4A12">
              <w:t>createItem</w:t>
            </w:r>
          </w:p>
        </w:tc>
        <w:tc>
          <w:tcPr>
            <w:tcW w:w="1027" w:type="dxa"/>
          </w:tcPr>
          <w:p w14:paraId="70F5AAC1" w14:textId="1B5A3073" w:rsidR="006D457B" w:rsidRDefault="006D457B" w:rsidP="000965AB">
            <w:pPr>
              <w:ind w:firstLine="0"/>
            </w:pPr>
            <w:r w:rsidRPr="00DD4A12">
              <w:t>POST</w:t>
            </w:r>
          </w:p>
        </w:tc>
        <w:tc>
          <w:tcPr>
            <w:tcW w:w="1163" w:type="dxa"/>
          </w:tcPr>
          <w:p w14:paraId="1BA49657" w14:textId="54DE1711" w:rsidR="006D457B" w:rsidRDefault="006D457B" w:rsidP="000965AB">
            <w:pPr>
              <w:ind w:firstLine="0"/>
            </w:pPr>
            <w:r>
              <w:t>položka</w:t>
            </w:r>
          </w:p>
        </w:tc>
        <w:tc>
          <w:tcPr>
            <w:tcW w:w="3952" w:type="dxa"/>
          </w:tcPr>
          <w:p w14:paraId="1428548F" w14:textId="6E017D72" w:rsidR="006D457B" w:rsidRPr="00DD4A12" w:rsidRDefault="006D457B" w:rsidP="000965AB">
            <w:pPr>
              <w:ind w:firstLine="0"/>
            </w:pPr>
            <w:r w:rsidRPr="00DD4A12">
              <w:t>Vytvorenie položky zoznamu</w:t>
            </w:r>
          </w:p>
        </w:tc>
      </w:tr>
      <w:tr w:rsidR="006D457B" w:rsidRPr="00DD4A12" w14:paraId="769EE14A" w14:textId="77777777" w:rsidTr="000965AB">
        <w:tc>
          <w:tcPr>
            <w:tcW w:w="2352" w:type="dxa"/>
          </w:tcPr>
          <w:p w14:paraId="5417032F" w14:textId="4A367E2B" w:rsidR="006D457B" w:rsidRDefault="006D457B" w:rsidP="000965AB">
            <w:pPr>
              <w:ind w:firstLine="0"/>
            </w:pPr>
            <w:r w:rsidRPr="00DD4A12">
              <w:t>getItems</w:t>
            </w:r>
          </w:p>
        </w:tc>
        <w:tc>
          <w:tcPr>
            <w:tcW w:w="1027" w:type="dxa"/>
          </w:tcPr>
          <w:p w14:paraId="11E1F9BE" w14:textId="279305EC" w:rsidR="006D457B" w:rsidRDefault="006D457B" w:rsidP="000965AB">
            <w:pPr>
              <w:ind w:firstLine="0"/>
            </w:pPr>
            <w:r w:rsidRPr="00DD4A12">
              <w:t>GET</w:t>
            </w:r>
          </w:p>
        </w:tc>
        <w:tc>
          <w:tcPr>
            <w:tcW w:w="1163" w:type="dxa"/>
          </w:tcPr>
          <w:p w14:paraId="2536B56F" w14:textId="7D608E63" w:rsidR="006D457B" w:rsidRDefault="006D457B" w:rsidP="000965AB">
            <w:pPr>
              <w:ind w:firstLine="0"/>
            </w:pPr>
            <w:r>
              <w:t>položka</w:t>
            </w:r>
          </w:p>
        </w:tc>
        <w:tc>
          <w:tcPr>
            <w:tcW w:w="3952" w:type="dxa"/>
          </w:tcPr>
          <w:p w14:paraId="3EDB1AC6" w14:textId="4E570174" w:rsidR="006D457B" w:rsidRPr="00DD4A12" w:rsidRDefault="006D457B" w:rsidP="000965AB">
            <w:pPr>
              <w:ind w:firstLine="0"/>
            </w:pPr>
            <w:r w:rsidRPr="00DD4A12">
              <w:t>Získanie položiek zoznamu</w:t>
            </w:r>
          </w:p>
        </w:tc>
      </w:tr>
      <w:tr w:rsidR="006D457B" w:rsidRPr="00DD4A12" w14:paraId="332DDDB6" w14:textId="77777777" w:rsidTr="000965AB">
        <w:tc>
          <w:tcPr>
            <w:tcW w:w="2352" w:type="dxa"/>
          </w:tcPr>
          <w:p w14:paraId="00AA04C1" w14:textId="7ADFAD5B" w:rsidR="006D457B" w:rsidRPr="00DD4A12" w:rsidRDefault="006D457B" w:rsidP="00DA0F65">
            <w:pPr>
              <w:tabs>
                <w:tab w:val="left" w:pos="1500"/>
              </w:tabs>
              <w:ind w:firstLine="0"/>
            </w:pPr>
            <w:r w:rsidRPr="00DD4A12">
              <w:lastRenderedPageBreak/>
              <w:t>setItem</w:t>
            </w:r>
          </w:p>
        </w:tc>
        <w:tc>
          <w:tcPr>
            <w:tcW w:w="1027" w:type="dxa"/>
          </w:tcPr>
          <w:p w14:paraId="1585055B" w14:textId="720A83AD" w:rsidR="006D457B" w:rsidRPr="00DD4A12" w:rsidRDefault="006D457B" w:rsidP="00793AE5">
            <w:pPr>
              <w:ind w:firstLine="0"/>
            </w:pPr>
            <w:r w:rsidRPr="00DD4A12">
              <w:t>POST</w:t>
            </w:r>
          </w:p>
        </w:tc>
        <w:tc>
          <w:tcPr>
            <w:tcW w:w="1163" w:type="dxa"/>
          </w:tcPr>
          <w:p w14:paraId="350A7CF2" w14:textId="7C435D41" w:rsidR="006D457B" w:rsidRPr="00DD4A12" w:rsidRDefault="006D457B" w:rsidP="00793AE5">
            <w:pPr>
              <w:ind w:firstLine="0"/>
            </w:pPr>
            <w:r>
              <w:t>položka</w:t>
            </w:r>
          </w:p>
        </w:tc>
        <w:tc>
          <w:tcPr>
            <w:tcW w:w="3952" w:type="dxa"/>
          </w:tcPr>
          <w:p w14:paraId="2B2B321A" w14:textId="186A7B5C" w:rsidR="006D457B" w:rsidRPr="00DD4A12" w:rsidRDefault="006D457B" w:rsidP="00793AE5">
            <w:pPr>
              <w:ind w:firstLine="0"/>
            </w:pPr>
            <w:r w:rsidRPr="00DD4A12">
              <w:t>Úprava dát položky v zozname</w:t>
            </w:r>
          </w:p>
        </w:tc>
      </w:tr>
      <w:tr w:rsidR="006D457B" w:rsidRPr="00DD4A12" w14:paraId="09974FCF" w14:textId="77777777" w:rsidTr="000965AB">
        <w:tc>
          <w:tcPr>
            <w:tcW w:w="2352" w:type="dxa"/>
          </w:tcPr>
          <w:p w14:paraId="08F8528C" w14:textId="416C4117" w:rsidR="006D457B" w:rsidRPr="00DD4A12" w:rsidRDefault="006D457B" w:rsidP="00DA0F65">
            <w:pPr>
              <w:tabs>
                <w:tab w:val="left" w:pos="1500"/>
              </w:tabs>
              <w:ind w:firstLine="0"/>
            </w:pPr>
            <w:r>
              <w:t>setItemStatus</w:t>
            </w:r>
          </w:p>
        </w:tc>
        <w:tc>
          <w:tcPr>
            <w:tcW w:w="1027" w:type="dxa"/>
          </w:tcPr>
          <w:p w14:paraId="39837650" w14:textId="22558B15" w:rsidR="006D457B" w:rsidRPr="00DD4A12" w:rsidRDefault="006D457B" w:rsidP="00793AE5">
            <w:pPr>
              <w:ind w:firstLine="0"/>
            </w:pPr>
            <w:r w:rsidRPr="00DD4A12">
              <w:t>POST</w:t>
            </w:r>
          </w:p>
        </w:tc>
        <w:tc>
          <w:tcPr>
            <w:tcW w:w="1163" w:type="dxa"/>
          </w:tcPr>
          <w:p w14:paraId="035EB069" w14:textId="3DFAEED5" w:rsidR="006D457B" w:rsidRDefault="006D457B" w:rsidP="00793AE5">
            <w:pPr>
              <w:ind w:firstLine="0"/>
            </w:pPr>
            <w:r>
              <w:t>položka</w:t>
            </w:r>
          </w:p>
        </w:tc>
        <w:tc>
          <w:tcPr>
            <w:tcW w:w="3952" w:type="dxa"/>
          </w:tcPr>
          <w:p w14:paraId="62A25B59" w14:textId="033C6CA9" w:rsidR="006D457B" w:rsidRPr="00DD4A12" w:rsidRDefault="006D457B" w:rsidP="00793AE5">
            <w:pPr>
              <w:ind w:firstLine="0"/>
            </w:pPr>
            <w:r>
              <w:t>Nastavenie stavu pre položku</w:t>
            </w:r>
          </w:p>
        </w:tc>
      </w:tr>
      <w:tr w:rsidR="006D457B" w:rsidRPr="00DD4A12" w14:paraId="073A334A" w14:textId="77777777" w:rsidTr="000965AB">
        <w:tc>
          <w:tcPr>
            <w:tcW w:w="2352" w:type="dxa"/>
          </w:tcPr>
          <w:p w14:paraId="019F4B2D" w14:textId="47A72950" w:rsidR="006D457B" w:rsidRPr="00DD4A12" w:rsidRDefault="006D457B" w:rsidP="00793AE5">
            <w:pPr>
              <w:ind w:firstLine="0"/>
            </w:pPr>
            <w:r w:rsidRPr="00DD4A12">
              <w:t>createList</w:t>
            </w:r>
          </w:p>
        </w:tc>
        <w:tc>
          <w:tcPr>
            <w:tcW w:w="1027" w:type="dxa"/>
          </w:tcPr>
          <w:p w14:paraId="5713B415" w14:textId="637DC3FF" w:rsidR="006D457B" w:rsidRPr="00DD4A12" w:rsidRDefault="006D457B" w:rsidP="00793AE5">
            <w:pPr>
              <w:ind w:firstLine="0"/>
            </w:pPr>
            <w:r w:rsidRPr="00DD4A12">
              <w:t>POST</w:t>
            </w:r>
          </w:p>
        </w:tc>
        <w:tc>
          <w:tcPr>
            <w:tcW w:w="1163" w:type="dxa"/>
          </w:tcPr>
          <w:p w14:paraId="293CAF25" w14:textId="0A269AD7" w:rsidR="006D457B" w:rsidRPr="00DD4A12" w:rsidRDefault="006D457B" w:rsidP="00793AE5">
            <w:pPr>
              <w:ind w:firstLine="0"/>
            </w:pPr>
            <w:r>
              <w:t>zoznam</w:t>
            </w:r>
          </w:p>
        </w:tc>
        <w:tc>
          <w:tcPr>
            <w:tcW w:w="3952" w:type="dxa"/>
          </w:tcPr>
          <w:p w14:paraId="29F06AB4" w14:textId="04AA0608" w:rsidR="006D457B" w:rsidRPr="00DD4A12" w:rsidRDefault="006D457B" w:rsidP="00793AE5">
            <w:pPr>
              <w:ind w:firstLine="0"/>
            </w:pPr>
            <w:r w:rsidRPr="00DD4A12">
              <w:t>Vytvorenie prázdneho zoznamu</w:t>
            </w:r>
          </w:p>
        </w:tc>
      </w:tr>
      <w:tr w:rsidR="006D457B" w:rsidRPr="00DD4A12" w14:paraId="118186B7" w14:textId="77777777" w:rsidTr="000965AB">
        <w:tc>
          <w:tcPr>
            <w:tcW w:w="2352" w:type="dxa"/>
          </w:tcPr>
          <w:p w14:paraId="5ECE64B0" w14:textId="285E4F1B" w:rsidR="006D457B" w:rsidRPr="00DD4A12" w:rsidRDefault="006D457B" w:rsidP="00793AE5">
            <w:pPr>
              <w:ind w:firstLine="0"/>
            </w:pPr>
            <w:r w:rsidRPr="00DD4A12">
              <w:t>deleteList</w:t>
            </w:r>
          </w:p>
        </w:tc>
        <w:tc>
          <w:tcPr>
            <w:tcW w:w="1027" w:type="dxa"/>
          </w:tcPr>
          <w:p w14:paraId="2EF9A6BB" w14:textId="30C6621B" w:rsidR="006D457B" w:rsidRPr="00DD4A12" w:rsidRDefault="006D457B" w:rsidP="00DA0F65">
            <w:pPr>
              <w:tabs>
                <w:tab w:val="center" w:pos="1307"/>
              </w:tabs>
              <w:ind w:firstLine="0"/>
            </w:pPr>
            <w:r w:rsidRPr="00DD4A12">
              <w:t>POST</w:t>
            </w:r>
          </w:p>
        </w:tc>
        <w:tc>
          <w:tcPr>
            <w:tcW w:w="1163" w:type="dxa"/>
          </w:tcPr>
          <w:p w14:paraId="69AB3EB0" w14:textId="02EA33B8" w:rsidR="006D457B" w:rsidRPr="00DD4A12" w:rsidRDefault="006D457B" w:rsidP="00793AE5">
            <w:pPr>
              <w:ind w:firstLine="0"/>
            </w:pPr>
            <w:r>
              <w:t>zoznam</w:t>
            </w:r>
          </w:p>
        </w:tc>
        <w:tc>
          <w:tcPr>
            <w:tcW w:w="3952" w:type="dxa"/>
          </w:tcPr>
          <w:p w14:paraId="3A7E11E6" w14:textId="5024EED7" w:rsidR="006D457B" w:rsidRPr="00DD4A12" w:rsidRDefault="006D457B" w:rsidP="00793AE5">
            <w:pPr>
              <w:ind w:firstLine="0"/>
            </w:pPr>
            <w:r w:rsidRPr="00DD4A12">
              <w:t>Zmazanie zoznamu</w:t>
            </w:r>
          </w:p>
        </w:tc>
      </w:tr>
      <w:tr w:rsidR="006D457B" w:rsidRPr="00DD4A12" w14:paraId="5BC4841D" w14:textId="77777777" w:rsidTr="000965AB">
        <w:tc>
          <w:tcPr>
            <w:tcW w:w="2352" w:type="dxa"/>
          </w:tcPr>
          <w:p w14:paraId="3119CC02" w14:textId="5C5836E8" w:rsidR="006D457B" w:rsidRPr="00DD4A12" w:rsidRDefault="006D457B" w:rsidP="00793AE5">
            <w:pPr>
              <w:ind w:firstLine="0"/>
            </w:pPr>
            <w:r w:rsidRPr="00DD4A12">
              <w:t>getListDetails</w:t>
            </w:r>
          </w:p>
        </w:tc>
        <w:tc>
          <w:tcPr>
            <w:tcW w:w="1027" w:type="dxa"/>
          </w:tcPr>
          <w:p w14:paraId="45B4450A" w14:textId="3F3F444A" w:rsidR="006D457B" w:rsidRPr="00DD4A12" w:rsidRDefault="006D457B" w:rsidP="00793AE5">
            <w:pPr>
              <w:ind w:firstLine="0"/>
            </w:pPr>
            <w:r w:rsidRPr="00DD4A12">
              <w:t>GET</w:t>
            </w:r>
          </w:p>
        </w:tc>
        <w:tc>
          <w:tcPr>
            <w:tcW w:w="1163" w:type="dxa"/>
          </w:tcPr>
          <w:p w14:paraId="76EB03F9" w14:textId="6DCED004" w:rsidR="006D457B" w:rsidRPr="00DD4A12" w:rsidRDefault="006D457B" w:rsidP="00793AE5">
            <w:pPr>
              <w:ind w:firstLine="0"/>
            </w:pPr>
            <w:r>
              <w:t>zoznam</w:t>
            </w:r>
          </w:p>
        </w:tc>
        <w:tc>
          <w:tcPr>
            <w:tcW w:w="3952" w:type="dxa"/>
          </w:tcPr>
          <w:p w14:paraId="2FC96215" w14:textId="792B94D5" w:rsidR="006D457B" w:rsidRPr="00DD4A12" w:rsidRDefault="006D457B" w:rsidP="00793AE5">
            <w:pPr>
              <w:ind w:firstLine="0"/>
            </w:pPr>
            <w:r w:rsidRPr="00DD4A12">
              <w:t>Získanie dát o zozname</w:t>
            </w:r>
          </w:p>
        </w:tc>
      </w:tr>
      <w:tr w:rsidR="006D457B" w:rsidRPr="00DD4A12" w14:paraId="683BA76D" w14:textId="77777777" w:rsidTr="000965AB">
        <w:tc>
          <w:tcPr>
            <w:tcW w:w="2352" w:type="dxa"/>
          </w:tcPr>
          <w:p w14:paraId="6E18C0FF" w14:textId="626CC675" w:rsidR="006D457B" w:rsidRPr="00DD4A12" w:rsidRDefault="006D457B" w:rsidP="00D8168F">
            <w:pPr>
              <w:ind w:firstLine="0"/>
            </w:pPr>
            <w:r w:rsidRPr="00DD4A12">
              <w:t>getLists</w:t>
            </w:r>
          </w:p>
        </w:tc>
        <w:tc>
          <w:tcPr>
            <w:tcW w:w="1027" w:type="dxa"/>
          </w:tcPr>
          <w:p w14:paraId="46B0F63D" w14:textId="4736B249" w:rsidR="006D457B" w:rsidRPr="00DD4A12" w:rsidRDefault="006D457B" w:rsidP="00D8168F">
            <w:pPr>
              <w:ind w:firstLine="0"/>
            </w:pPr>
            <w:r w:rsidRPr="00DD4A12">
              <w:t>GET</w:t>
            </w:r>
          </w:p>
        </w:tc>
        <w:tc>
          <w:tcPr>
            <w:tcW w:w="1163" w:type="dxa"/>
          </w:tcPr>
          <w:p w14:paraId="0D43BB99" w14:textId="320F0FCF" w:rsidR="006D457B" w:rsidRPr="00DD4A12" w:rsidRDefault="006D457B" w:rsidP="00D8168F">
            <w:pPr>
              <w:ind w:firstLine="0"/>
            </w:pPr>
            <w:r>
              <w:t>zoznam</w:t>
            </w:r>
          </w:p>
        </w:tc>
        <w:tc>
          <w:tcPr>
            <w:tcW w:w="3952" w:type="dxa"/>
          </w:tcPr>
          <w:p w14:paraId="0DE368E4" w14:textId="171C1350" w:rsidR="006D457B" w:rsidRPr="00DD4A12" w:rsidRDefault="006D457B" w:rsidP="00D8168F">
            <w:pPr>
              <w:ind w:firstLine="0"/>
            </w:pPr>
            <w:r w:rsidRPr="00DD4A12">
              <w:t>Získanie zoznamov, ku ktorým môže užívateľ pristupovať</w:t>
            </w:r>
          </w:p>
        </w:tc>
      </w:tr>
      <w:tr w:rsidR="006D457B" w:rsidRPr="00DD4A12" w14:paraId="5D1D14E9" w14:textId="77777777" w:rsidTr="000965AB">
        <w:tc>
          <w:tcPr>
            <w:tcW w:w="2352" w:type="dxa"/>
          </w:tcPr>
          <w:p w14:paraId="5392EE11" w14:textId="2876A460" w:rsidR="006D457B" w:rsidRPr="00DD4A12" w:rsidRDefault="006D457B" w:rsidP="00D8168F">
            <w:pPr>
              <w:ind w:firstLine="0"/>
            </w:pPr>
            <w:r>
              <w:t>set</w:t>
            </w:r>
            <w:r w:rsidRPr="00DD4A12">
              <w:t>List</w:t>
            </w:r>
          </w:p>
        </w:tc>
        <w:tc>
          <w:tcPr>
            <w:tcW w:w="1027" w:type="dxa"/>
          </w:tcPr>
          <w:p w14:paraId="46C3EA7A" w14:textId="36D3D24B" w:rsidR="006D457B" w:rsidRPr="00DD4A12" w:rsidRDefault="006D457B" w:rsidP="00D8168F">
            <w:pPr>
              <w:ind w:firstLine="0"/>
            </w:pPr>
            <w:r w:rsidRPr="00DD4A12">
              <w:t>POST</w:t>
            </w:r>
          </w:p>
        </w:tc>
        <w:tc>
          <w:tcPr>
            <w:tcW w:w="1163" w:type="dxa"/>
          </w:tcPr>
          <w:p w14:paraId="32A76FAA" w14:textId="06DE4767" w:rsidR="006D457B" w:rsidRPr="00DD4A12" w:rsidRDefault="006D457B" w:rsidP="00D8168F">
            <w:pPr>
              <w:ind w:firstLine="0"/>
            </w:pPr>
            <w:r>
              <w:t>zoznam</w:t>
            </w:r>
          </w:p>
        </w:tc>
        <w:tc>
          <w:tcPr>
            <w:tcW w:w="3952" w:type="dxa"/>
          </w:tcPr>
          <w:p w14:paraId="65071E2A" w14:textId="1F4740B0" w:rsidR="006D457B" w:rsidRPr="00DD4A12" w:rsidRDefault="006D457B" w:rsidP="00D8168F">
            <w:pPr>
              <w:ind w:firstLine="0"/>
            </w:pPr>
            <w:r w:rsidRPr="00DD4A12">
              <w:t>Editácia zoznamu</w:t>
            </w:r>
          </w:p>
        </w:tc>
      </w:tr>
    </w:tbl>
    <w:p w14:paraId="3B23F441" w14:textId="77777777" w:rsidR="00054C40" w:rsidRPr="00DD4A12" w:rsidRDefault="00054C40" w:rsidP="00793AE5"/>
    <w:p w14:paraId="0F261CEC" w14:textId="77777777" w:rsidR="00054C40" w:rsidRPr="00DD4A12" w:rsidRDefault="008A40FD" w:rsidP="00B1655D">
      <w:pPr>
        <w:pStyle w:val="Nadpis3"/>
        <w:numPr>
          <w:ilvl w:val="2"/>
          <w:numId w:val="6"/>
        </w:numPr>
      </w:pPr>
      <w:r w:rsidRPr="00DD4A12">
        <w:t>Implementácia aplikácie</w:t>
      </w:r>
    </w:p>
    <w:p w14:paraId="2E023CFC" w14:textId="77777777" w:rsidR="00BD7DB2" w:rsidRPr="00DD4A12" w:rsidRDefault="008A40FD" w:rsidP="00BD7DB2">
      <w:r w:rsidRPr="00DD4A12">
        <w:t>Medzi základné triedy patria</w:t>
      </w:r>
      <w:r w:rsidR="00BD7DB2" w:rsidRPr="00DD4A12">
        <w:t>:</w:t>
      </w:r>
    </w:p>
    <w:p w14:paraId="233C8C2C" w14:textId="27F56129" w:rsidR="00A3481E" w:rsidRPr="00DD4A12" w:rsidRDefault="00BD7DB2" w:rsidP="00A3481E">
      <w:pPr>
        <w:ind w:firstLine="0"/>
      </w:pPr>
      <w:r w:rsidRPr="00DD4A12">
        <w:t xml:space="preserve">Network Manager – trieda, </w:t>
      </w:r>
      <w:r w:rsidR="00A3481E" w:rsidRPr="00DD4A12">
        <w:t xml:space="preserve">slúži na správu sieťových požiadaviek. Popisuje funkcionalitu pre vykonávanie HTTP GET a POST požiadaviek na daný server. Pri vykonaní asynchrónnych požiadaviek používajú spoločného execútora (executor), ktorý vykonáva úlohy na samostatnom vlákne. Po dokončení požiadavky vracajú výsledky cez rozhranie ResultCallback. Metóda POST má vstupné parametre odkaz na danú URL adresu, POST dáta vo formáte JSON objektu, a callback. </w:t>
      </w:r>
    </w:p>
    <w:p w14:paraId="2709EF80" w14:textId="071F25EB" w:rsidR="00A3481E" w:rsidRPr="00DD4A12" w:rsidRDefault="00A3481E" w:rsidP="00A3481E">
      <w:pPr>
        <w:pStyle w:val="PredformtovanHTML"/>
        <w:shd w:val="clear" w:color="auto" w:fill="2B2B2B"/>
        <w:rPr>
          <w:color w:val="A9B7C6"/>
          <w:lang w:val="sk-SK"/>
        </w:rPr>
      </w:pPr>
      <w:r w:rsidRPr="00DD4A12">
        <w:rPr>
          <w:color w:val="CC7832"/>
          <w:lang w:val="sk-SK"/>
        </w:rPr>
        <w:t xml:space="preserve">public static void </w:t>
      </w:r>
      <w:r w:rsidRPr="00DD4A12">
        <w:rPr>
          <w:color w:val="FFC66D"/>
          <w:lang w:val="sk-SK"/>
        </w:rPr>
        <w:t>performPostRequest</w:t>
      </w:r>
      <w:r w:rsidRPr="00DD4A12">
        <w:rPr>
          <w:color w:val="A9B7C6"/>
          <w:lang w:val="sk-SK"/>
        </w:rPr>
        <w:t>(String endpoint</w:t>
      </w:r>
      <w:r w:rsidRPr="00DD4A12">
        <w:rPr>
          <w:color w:val="CC7832"/>
          <w:lang w:val="sk-SK"/>
        </w:rPr>
        <w:t xml:space="preserve">, </w:t>
      </w:r>
      <w:r w:rsidRPr="00DD4A12">
        <w:rPr>
          <w:color w:val="A9B7C6"/>
          <w:lang w:val="sk-SK"/>
        </w:rPr>
        <w:t>JSONObject requestData</w:t>
      </w:r>
      <w:r w:rsidRPr="00DD4A12">
        <w:rPr>
          <w:color w:val="CC7832"/>
          <w:lang w:val="sk-SK"/>
        </w:rPr>
        <w:t xml:space="preserve">, </w:t>
      </w:r>
      <w:r w:rsidRPr="00DD4A12">
        <w:rPr>
          <w:color w:val="A9B7C6"/>
          <w:lang w:val="sk-SK"/>
        </w:rPr>
        <w:t>ResultCallback callback) {</w:t>
      </w:r>
      <w:r w:rsidRPr="00DD4A12">
        <w:rPr>
          <w:color w:val="A9B7C6"/>
          <w:lang w:val="sk-SK"/>
        </w:rPr>
        <w:br/>
        <w:t xml:space="preserve">    </w:t>
      </w:r>
      <w:r w:rsidRPr="00DD4A12">
        <w:rPr>
          <w:i/>
          <w:iCs/>
          <w:color w:val="9876AA"/>
          <w:lang w:val="sk-SK"/>
        </w:rPr>
        <w:t>executor</w:t>
      </w:r>
      <w:r w:rsidRPr="00DD4A12">
        <w:rPr>
          <w:color w:val="A9B7C6"/>
          <w:lang w:val="sk-SK"/>
        </w:rPr>
        <w:t>.execute(() -&gt; {</w:t>
      </w:r>
      <w:r w:rsidRPr="00DD4A12">
        <w:rPr>
          <w:color w:val="A9B7C6"/>
          <w:lang w:val="sk-SK"/>
        </w:rPr>
        <w:br/>
        <w:t xml:space="preserve">        </w:t>
      </w:r>
      <w:r w:rsidRPr="00DD4A12">
        <w:rPr>
          <w:color w:val="CC7832"/>
          <w:lang w:val="sk-SK"/>
        </w:rPr>
        <w:t xml:space="preserve">try </w:t>
      </w:r>
      <w:r w:rsidRPr="00DD4A12">
        <w:rPr>
          <w:color w:val="A9B7C6"/>
          <w:lang w:val="sk-SK"/>
        </w:rPr>
        <w:t>{</w:t>
      </w:r>
      <w:r w:rsidRPr="00DD4A12">
        <w:rPr>
          <w:color w:val="A9B7C6"/>
          <w:lang w:val="sk-SK"/>
        </w:rPr>
        <w:br/>
        <w:t xml:space="preserve">            URL url = </w:t>
      </w:r>
      <w:r w:rsidRPr="00DD4A12">
        <w:rPr>
          <w:color w:val="CC7832"/>
          <w:lang w:val="sk-SK"/>
        </w:rPr>
        <w:t xml:space="preserve">new </w:t>
      </w:r>
      <w:r w:rsidRPr="00DD4A12">
        <w:rPr>
          <w:color w:val="A9B7C6"/>
          <w:lang w:val="sk-SK"/>
        </w:rPr>
        <w:t>URL(</w:t>
      </w:r>
      <w:r w:rsidRPr="00DD4A12">
        <w:rPr>
          <w:i/>
          <w:iCs/>
          <w:color w:val="9876AA"/>
          <w:lang w:val="sk-SK"/>
        </w:rPr>
        <w:t xml:space="preserve">BASE_URL </w:t>
      </w:r>
      <w:r w:rsidRPr="00DD4A12">
        <w:rPr>
          <w:color w:val="A9B7C6"/>
          <w:lang w:val="sk-SK"/>
        </w:rPr>
        <w:t xml:space="preserve">+ </w:t>
      </w:r>
      <w:r w:rsidRPr="00DD4A12">
        <w:rPr>
          <w:color w:val="B389C5"/>
          <w:lang w:val="sk-SK"/>
        </w:rPr>
        <w:t>endpoint</w:t>
      </w:r>
      <w:r w:rsidRPr="00DD4A12">
        <w:rPr>
          <w:color w:val="A9B7C6"/>
          <w:lang w:val="sk-SK"/>
        </w:rPr>
        <w:t>)</w:t>
      </w:r>
      <w:r w:rsidRPr="00DD4A12">
        <w:rPr>
          <w:color w:val="CC7832"/>
          <w:lang w:val="sk-SK"/>
        </w:rPr>
        <w:t>;</w:t>
      </w:r>
      <w:r w:rsidRPr="00DD4A12">
        <w:rPr>
          <w:color w:val="CC7832"/>
          <w:lang w:val="sk-SK"/>
        </w:rPr>
        <w:br/>
        <w:t xml:space="preserve">            </w:t>
      </w:r>
      <w:r w:rsidRPr="00DD4A12">
        <w:rPr>
          <w:color w:val="A9B7C6"/>
          <w:lang w:val="sk-SK"/>
        </w:rPr>
        <w:t>HttpURLConnection urlConnection = (HttpURLConnection) url.openConnection()</w:t>
      </w:r>
      <w:r w:rsidRPr="00DD4A12">
        <w:rPr>
          <w:color w:val="CC7832"/>
          <w:lang w:val="sk-SK"/>
        </w:rPr>
        <w:t>;</w:t>
      </w:r>
      <w:r w:rsidRPr="00DD4A12">
        <w:rPr>
          <w:color w:val="CC7832"/>
          <w:lang w:val="sk-SK"/>
        </w:rPr>
        <w:br/>
      </w:r>
      <w:r w:rsidRPr="00DD4A12">
        <w:rPr>
          <w:color w:val="CC7832"/>
          <w:lang w:val="sk-SK"/>
        </w:rPr>
        <w:br/>
        <w:t xml:space="preserve">            </w:t>
      </w:r>
      <w:r w:rsidRPr="00DD4A12">
        <w:rPr>
          <w:color w:val="A9B7C6"/>
          <w:lang w:val="sk-SK"/>
        </w:rPr>
        <w:t>urlConnection.setRequestMethod(</w:t>
      </w:r>
      <w:r w:rsidRPr="00DD4A12">
        <w:rPr>
          <w:color w:val="6A8759"/>
          <w:lang w:val="sk-SK"/>
        </w:rPr>
        <w:t>"POST"</w:t>
      </w:r>
      <w:r w:rsidRPr="00DD4A12">
        <w:rPr>
          <w:color w:val="A9B7C6"/>
          <w:lang w:val="sk-SK"/>
        </w:rPr>
        <w:t>)</w:t>
      </w:r>
      <w:r w:rsidRPr="00DD4A12">
        <w:rPr>
          <w:color w:val="CC7832"/>
          <w:lang w:val="sk-SK"/>
        </w:rPr>
        <w:t>;</w:t>
      </w:r>
      <w:r w:rsidRPr="00DD4A12">
        <w:rPr>
          <w:color w:val="CC7832"/>
          <w:lang w:val="sk-SK"/>
        </w:rPr>
        <w:br/>
        <w:t xml:space="preserve">            </w:t>
      </w:r>
      <w:r w:rsidRPr="00DD4A12">
        <w:rPr>
          <w:color w:val="A9B7C6"/>
          <w:lang w:val="sk-SK"/>
        </w:rPr>
        <w:t>urlConnection.setRequestProperty(</w:t>
      </w:r>
      <w:r w:rsidRPr="00DD4A12">
        <w:rPr>
          <w:color w:val="6A8759"/>
          <w:lang w:val="sk-SK"/>
        </w:rPr>
        <w:t>"Content-Type"</w:t>
      </w:r>
      <w:r w:rsidRPr="00DD4A12">
        <w:rPr>
          <w:color w:val="CC7832"/>
          <w:lang w:val="sk-SK"/>
        </w:rPr>
        <w:t xml:space="preserve">, </w:t>
      </w:r>
      <w:r w:rsidRPr="00DD4A12">
        <w:rPr>
          <w:color w:val="6A8759"/>
          <w:lang w:val="sk-SK"/>
        </w:rPr>
        <w:t>"application/json"</w:t>
      </w:r>
      <w:r w:rsidRPr="00DD4A12">
        <w:rPr>
          <w:color w:val="A9B7C6"/>
          <w:lang w:val="sk-SK"/>
        </w:rPr>
        <w:t>)</w:t>
      </w:r>
      <w:r w:rsidRPr="00DD4A12">
        <w:rPr>
          <w:color w:val="CC7832"/>
          <w:lang w:val="sk-SK"/>
        </w:rPr>
        <w:t>;</w:t>
      </w:r>
      <w:r w:rsidRPr="00DD4A12">
        <w:rPr>
          <w:color w:val="CC7832"/>
          <w:lang w:val="sk-SK"/>
        </w:rPr>
        <w:br/>
        <w:t xml:space="preserve">            </w:t>
      </w:r>
      <w:r w:rsidRPr="00DD4A12">
        <w:rPr>
          <w:color w:val="A9B7C6"/>
          <w:lang w:val="sk-SK"/>
        </w:rPr>
        <w:t>urlConnection.setDoOutput(</w:t>
      </w:r>
      <w:r w:rsidRPr="00DD4A12">
        <w:rPr>
          <w:color w:val="CC7832"/>
          <w:lang w:val="sk-SK"/>
        </w:rPr>
        <w:t>true</w:t>
      </w:r>
      <w:r w:rsidRPr="00DD4A12">
        <w:rPr>
          <w:color w:val="A9B7C6"/>
          <w:lang w:val="sk-SK"/>
        </w:rPr>
        <w:t>)</w:t>
      </w:r>
      <w:r w:rsidRPr="00DD4A12">
        <w:rPr>
          <w:color w:val="CC7832"/>
          <w:lang w:val="sk-SK"/>
        </w:rPr>
        <w:t>;</w:t>
      </w:r>
      <w:r w:rsidRPr="00DD4A12">
        <w:rPr>
          <w:color w:val="CC7832"/>
          <w:lang w:val="sk-SK"/>
        </w:rPr>
        <w:br/>
      </w:r>
      <w:r w:rsidRPr="00DD4A12">
        <w:rPr>
          <w:color w:val="CC7832"/>
          <w:lang w:val="sk-SK"/>
        </w:rPr>
        <w:br/>
        <w:t xml:space="preserve">            </w:t>
      </w:r>
      <w:r w:rsidRPr="00DD4A12">
        <w:rPr>
          <w:color w:val="A9B7C6"/>
          <w:lang w:val="sk-SK"/>
        </w:rPr>
        <w:t>OutputStream outputStream = urlConnection.getOutputStream()</w:t>
      </w:r>
      <w:r w:rsidRPr="00DD4A12">
        <w:rPr>
          <w:color w:val="CC7832"/>
          <w:lang w:val="sk-SK"/>
        </w:rPr>
        <w:t>;</w:t>
      </w:r>
      <w:r w:rsidRPr="00DD4A12">
        <w:rPr>
          <w:color w:val="CC7832"/>
          <w:lang w:val="sk-SK"/>
        </w:rPr>
        <w:br/>
        <w:t xml:space="preserve">            </w:t>
      </w:r>
      <w:r w:rsidRPr="00DD4A12">
        <w:rPr>
          <w:color w:val="A9B7C6"/>
          <w:lang w:val="sk-SK"/>
        </w:rPr>
        <w:t>outputStream.write(</w:t>
      </w:r>
      <w:r w:rsidRPr="00DD4A12">
        <w:rPr>
          <w:color w:val="B389C5"/>
          <w:lang w:val="sk-SK"/>
        </w:rPr>
        <w:t>requestData</w:t>
      </w:r>
      <w:r w:rsidRPr="00DD4A12">
        <w:rPr>
          <w:color w:val="A9B7C6"/>
          <w:lang w:val="sk-SK"/>
        </w:rPr>
        <w:t>.toString().getBytes())</w:t>
      </w:r>
      <w:r w:rsidRPr="00DD4A12">
        <w:rPr>
          <w:color w:val="CC7832"/>
          <w:lang w:val="sk-SK"/>
        </w:rPr>
        <w:t>;</w:t>
      </w:r>
      <w:r w:rsidRPr="00DD4A12">
        <w:rPr>
          <w:color w:val="CC7832"/>
          <w:lang w:val="sk-SK"/>
        </w:rPr>
        <w:br/>
        <w:t xml:space="preserve">            </w:t>
      </w:r>
      <w:r w:rsidRPr="00DD4A12">
        <w:rPr>
          <w:color w:val="A9B7C6"/>
          <w:lang w:val="sk-SK"/>
        </w:rPr>
        <w:t>outputStream.flush()</w:t>
      </w:r>
      <w:r w:rsidRPr="00DD4A12">
        <w:rPr>
          <w:color w:val="CC7832"/>
          <w:lang w:val="sk-SK"/>
        </w:rPr>
        <w:t>;</w:t>
      </w:r>
      <w:r w:rsidRPr="00DD4A12">
        <w:rPr>
          <w:color w:val="CC7832"/>
          <w:lang w:val="sk-SK"/>
        </w:rPr>
        <w:br/>
        <w:t xml:space="preserve">            </w:t>
      </w:r>
      <w:r w:rsidRPr="00DD4A12">
        <w:rPr>
          <w:color w:val="A9B7C6"/>
          <w:lang w:val="sk-SK"/>
        </w:rPr>
        <w:t>outputStream.close()</w:t>
      </w:r>
      <w:r w:rsidRPr="00DD4A12">
        <w:rPr>
          <w:color w:val="CC7832"/>
          <w:lang w:val="sk-SK"/>
        </w:rPr>
        <w:t>;</w:t>
      </w:r>
      <w:r w:rsidRPr="00DD4A12">
        <w:rPr>
          <w:color w:val="CC7832"/>
          <w:lang w:val="sk-SK"/>
        </w:rPr>
        <w:br/>
      </w:r>
      <w:r w:rsidRPr="00DD4A12">
        <w:rPr>
          <w:color w:val="CC7832"/>
          <w:lang w:val="sk-SK"/>
        </w:rPr>
        <w:br/>
        <w:t xml:space="preserve">            int </w:t>
      </w:r>
      <w:r w:rsidRPr="00DD4A12">
        <w:rPr>
          <w:color w:val="A9B7C6"/>
          <w:lang w:val="sk-SK"/>
        </w:rPr>
        <w:t>responseCode = urlConnection.getResponseCode()</w:t>
      </w:r>
      <w:r w:rsidRPr="00DD4A12">
        <w:rPr>
          <w:color w:val="CC7832"/>
          <w:lang w:val="sk-SK"/>
        </w:rPr>
        <w:t>;</w:t>
      </w:r>
      <w:r w:rsidRPr="00DD4A12">
        <w:rPr>
          <w:color w:val="CC7832"/>
          <w:lang w:val="sk-SK"/>
        </w:rPr>
        <w:br/>
        <w:t xml:space="preserve">            if </w:t>
      </w:r>
      <w:r w:rsidRPr="00DD4A12">
        <w:rPr>
          <w:color w:val="A9B7C6"/>
          <w:lang w:val="sk-SK"/>
        </w:rPr>
        <w:t>(responseCode == HttpURLConnection.</w:t>
      </w:r>
      <w:r w:rsidRPr="00DD4A12">
        <w:rPr>
          <w:i/>
          <w:iCs/>
          <w:color w:val="9876AA"/>
          <w:lang w:val="sk-SK"/>
        </w:rPr>
        <w:t>HTTP_OK</w:t>
      </w:r>
      <w:r w:rsidRPr="00DD4A12">
        <w:rPr>
          <w:color w:val="A9B7C6"/>
          <w:lang w:val="sk-SK"/>
        </w:rPr>
        <w:t>) {</w:t>
      </w:r>
      <w:r w:rsidRPr="00DD4A12">
        <w:rPr>
          <w:color w:val="A9B7C6"/>
          <w:lang w:val="sk-SK"/>
        </w:rPr>
        <w:br/>
        <w:t xml:space="preserve">                BufferedReader reader = </w:t>
      </w:r>
      <w:r w:rsidRPr="00DD4A12">
        <w:rPr>
          <w:color w:val="CC7832"/>
          <w:lang w:val="sk-SK"/>
        </w:rPr>
        <w:t xml:space="preserve">new </w:t>
      </w:r>
      <w:r w:rsidRPr="00DD4A12">
        <w:rPr>
          <w:color w:val="A9B7C6"/>
          <w:lang w:val="sk-SK"/>
        </w:rPr>
        <w:t>BufferedReader(</w:t>
      </w:r>
      <w:r w:rsidRPr="00DD4A12">
        <w:rPr>
          <w:color w:val="CC7832"/>
          <w:lang w:val="sk-SK"/>
        </w:rPr>
        <w:t xml:space="preserve">new </w:t>
      </w:r>
      <w:r w:rsidRPr="00DD4A12">
        <w:rPr>
          <w:color w:val="A9B7C6"/>
          <w:lang w:val="sk-SK"/>
        </w:rPr>
        <w:t>InputStreamReader(urlConnection.getInputStream()))</w:t>
      </w:r>
      <w:r w:rsidRPr="00DD4A12">
        <w:rPr>
          <w:color w:val="CC7832"/>
          <w:lang w:val="sk-SK"/>
        </w:rPr>
        <w:t>;</w:t>
      </w:r>
      <w:r w:rsidRPr="00DD4A12">
        <w:rPr>
          <w:color w:val="CC7832"/>
          <w:lang w:val="sk-SK"/>
        </w:rPr>
        <w:br/>
        <w:t xml:space="preserve">                </w:t>
      </w:r>
      <w:r w:rsidRPr="00DD4A12">
        <w:rPr>
          <w:color w:val="A9B7C6"/>
          <w:lang w:val="sk-SK"/>
        </w:rPr>
        <w:t xml:space="preserve">StringBuilder response = </w:t>
      </w:r>
      <w:r w:rsidRPr="00DD4A12">
        <w:rPr>
          <w:color w:val="CC7832"/>
          <w:lang w:val="sk-SK"/>
        </w:rPr>
        <w:t xml:space="preserve">new </w:t>
      </w:r>
      <w:r w:rsidRPr="00DD4A12">
        <w:rPr>
          <w:color w:val="A9B7C6"/>
          <w:lang w:val="sk-SK"/>
        </w:rPr>
        <w:t>StringBuilder()</w:t>
      </w:r>
      <w:r w:rsidRPr="00DD4A12">
        <w:rPr>
          <w:color w:val="CC7832"/>
          <w:lang w:val="sk-SK"/>
        </w:rPr>
        <w:t>;</w:t>
      </w:r>
      <w:r w:rsidRPr="00DD4A12">
        <w:rPr>
          <w:color w:val="CC7832"/>
          <w:lang w:val="sk-SK"/>
        </w:rPr>
        <w:br/>
        <w:t xml:space="preserve">                </w:t>
      </w:r>
      <w:r w:rsidRPr="00DD4A12">
        <w:rPr>
          <w:color w:val="A9B7C6"/>
          <w:lang w:val="sk-SK"/>
        </w:rPr>
        <w:t>String line</w:t>
      </w:r>
      <w:r w:rsidRPr="00DD4A12">
        <w:rPr>
          <w:color w:val="CC7832"/>
          <w:lang w:val="sk-SK"/>
        </w:rPr>
        <w:t>;</w:t>
      </w:r>
      <w:r w:rsidRPr="00DD4A12">
        <w:rPr>
          <w:color w:val="CC7832"/>
          <w:lang w:val="sk-SK"/>
        </w:rPr>
        <w:br/>
        <w:t xml:space="preserve">                while </w:t>
      </w:r>
      <w:r w:rsidRPr="00DD4A12">
        <w:rPr>
          <w:color w:val="A9B7C6"/>
          <w:lang w:val="sk-SK"/>
        </w:rPr>
        <w:t xml:space="preserve">((line = reader.readLine()) != </w:t>
      </w:r>
      <w:r w:rsidRPr="00DD4A12">
        <w:rPr>
          <w:color w:val="CC7832"/>
          <w:lang w:val="sk-SK"/>
        </w:rPr>
        <w:t>null</w:t>
      </w:r>
      <w:r w:rsidRPr="00DD4A12">
        <w:rPr>
          <w:color w:val="A9B7C6"/>
          <w:lang w:val="sk-SK"/>
        </w:rPr>
        <w:t>) {</w:t>
      </w:r>
      <w:r w:rsidRPr="00DD4A12">
        <w:rPr>
          <w:color w:val="A9B7C6"/>
          <w:lang w:val="sk-SK"/>
        </w:rPr>
        <w:br/>
        <w:t xml:space="preserve">                    response.append(line)</w:t>
      </w:r>
      <w:r w:rsidRPr="00DD4A12">
        <w:rPr>
          <w:color w:val="CC7832"/>
          <w:lang w:val="sk-SK"/>
        </w:rPr>
        <w:t>;</w:t>
      </w:r>
      <w:r w:rsidRPr="00DD4A12">
        <w:rPr>
          <w:color w:val="CC7832"/>
          <w:lang w:val="sk-SK"/>
        </w:rPr>
        <w:br/>
        <w:t xml:space="preserve">                </w:t>
      </w:r>
      <w:r w:rsidRPr="00DD4A12">
        <w:rPr>
          <w:color w:val="A9B7C6"/>
          <w:lang w:val="sk-SK"/>
        </w:rPr>
        <w:t>}</w:t>
      </w:r>
      <w:r w:rsidRPr="00DD4A12">
        <w:rPr>
          <w:color w:val="A9B7C6"/>
          <w:lang w:val="sk-SK"/>
        </w:rPr>
        <w:br/>
      </w:r>
      <w:r w:rsidRPr="00DD4A12">
        <w:rPr>
          <w:color w:val="A9B7C6"/>
          <w:lang w:val="sk-SK"/>
        </w:rPr>
        <w:lastRenderedPageBreak/>
        <w:t xml:space="preserve">                reader.close()</w:t>
      </w:r>
      <w:r w:rsidRPr="00DD4A12">
        <w:rPr>
          <w:color w:val="CC7832"/>
          <w:lang w:val="sk-SK"/>
        </w:rPr>
        <w:t>;</w:t>
      </w:r>
      <w:r w:rsidRPr="00DD4A12">
        <w:rPr>
          <w:color w:val="CC7832"/>
          <w:lang w:val="sk-SK"/>
        </w:rPr>
        <w:br/>
      </w:r>
      <w:r w:rsidRPr="00DD4A12">
        <w:rPr>
          <w:color w:val="CC7832"/>
          <w:lang w:val="sk-SK"/>
        </w:rPr>
        <w:br/>
        <w:t xml:space="preserve">                </w:t>
      </w:r>
      <w:r w:rsidRPr="00DD4A12">
        <w:rPr>
          <w:i/>
          <w:iCs/>
          <w:color w:val="9876AA"/>
          <w:lang w:val="sk-SK"/>
        </w:rPr>
        <w:t>mainHandler</w:t>
      </w:r>
      <w:r w:rsidRPr="00DD4A12">
        <w:rPr>
          <w:color w:val="A9B7C6"/>
          <w:lang w:val="sk-SK"/>
        </w:rPr>
        <w:t xml:space="preserve">.post(() -&gt; </w:t>
      </w:r>
      <w:r w:rsidRPr="00DD4A12">
        <w:rPr>
          <w:color w:val="B389C5"/>
          <w:lang w:val="sk-SK"/>
        </w:rPr>
        <w:t>callback</w:t>
      </w:r>
      <w:r w:rsidRPr="00DD4A12">
        <w:rPr>
          <w:color w:val="A9B7C6"/>
          <w:lang w:val="sk-SK"/>
        </w:rPr>
        <w:t>.onSuccess(</w:t>
      </w:r>
      <w:r w:rsidRPr="00DD4A12">
        <w:rPr>
          <w:color w:val="B389C5"/>
          <w:lang w:val="sk-SK"/>
        </w:rPr>
        <w:t>response</w:t>
      </w:r>
      <w:r w:rsidRPr="00DD4A12">
        <w:rPr>
          <w:color w:val="A9B7C6"/>
          <w:lang w:val="sk-SK"/>
        </w:rPr>
        <w:t>.toString()))</w:t>
      </w:r>
      <w:r w:rsidRPr="00DD4A12">
        <w:rPr>
          <w:color w:val="CC7832"/>
          <w:lang w:val="sk-SK"/>
        </w:rPr>
        <w:t>;</w:t>
      </w:r>
      <w:r w:rsidRPr="00DD4A12">
        <w:rPr>
          <w:color w:val="CC7832"/>
          <w:lang w:val="sk-SK"/>
        </w:rPr>
        <w:br/>
        <w:t xml:space="preserve">            </w:t>
      </w:r>
      <w:r w:rsidRPr="00DD4A12">
        <w:rPr>
          <w:color w:val="A9B7C6"/>
          <w:lang w:val="sk-SK"/>
        </w:rPr>
        <w:t xml:space="preserve">} </w:t>
      </w:r>
      <w:r w:rsidRPr="00DD4A12">
        <w:rPr>
          <w:color w:val="CC7832"/>
          <w:lang w:val="sk-SK"/>
        </w:rPr>
        <w:t xml:space="preserve">else </w:t>
      </w:r>
      <w:r w:rsidRPr="00DD4A12">
        <w:rPr>
          <w:color w:val="A9B7C6"/>
          <w:lang w:val="sk-SK"/>
        </w:rPr>
        <w:t>{</w:t>
      </w:r>
      <w:r w:rsidRPr="00DD4A12">
        <w:rPr>
          <w:color w:val="A9B7C6"/>
          <w:lang w:val="sk-SK"/>
        </w:rPr>
        <w:br/>
        <w:t xml:space="preserve">                Log.</w:t>
      </w:r>
      <w:r w:rsidRPr="00DD4A12">
        <w:rPr>
          <w:i/>
          <w:iCs/>
          <w:color w:val="A9B7C6"/>
          <w:lang w:val="sk-SK"/>
        </w:rPr>
        <w:t>e</w:t>
      </w:r>
      <w:r w:rsidRPr="00DD4A12">
        <w:rPr>
          <w:color w:val="A9B7C6"/>
          <w:lang w:val="sk-SK"/>
        </w:rPr>
        <w:t>(</w:t>
      </w:r>
      <w:r w:rsidRPr="00DD4A12">
        <w:rPr>
          <w:i/>
          <w:iCs/>
          <w:color w:val="9876AA"/>
          <w:lang w:val="sk-SK"/>
        </w:rPr>
        <w:t>TAG</w:t>
      </w:r>
      <w:r w:rsidRPr="00DD4A12">
        <w:rPr>
          <w:color w:val="CC7832"/>
          <w:lang w:val="sk-SK"/>
        </w:rPr>
        <w:t xml:space="preserve">, </w:t>
      </w:r>
      <w:r w:rsidRPr="00DD4A12">
        <w:rPr>
          <w:color w:val="6A8759"/>
          <w:lang w:val="sk-SK"/>
        </w:rPr>
        <w:t xml:space="preserve">"HTTP error code: " </w:t>
      </w:r>
      <w:r w:rsidRPr="00DD4A12">
        <w:rPr>
          <w:color w:val="A9B7C6"/>
          <w:lang w:val="sk-SK"/>
        </w:rPr>
        <w:t>+ responseCode)</w:t>
      </w:r>
      <w:r w:rsidRPr="00DD4A12">
        <w:rPr>
          <w:color w:val="CC7832"/>
          <w:lang w:val="sk-SK"/>
        </w:rPr>
        <w:t>;</w:t>
      </w:r>
      <w:r w:rsidRPr="00DD4A12">
        <w:rPr>
          <w:color w:val="CC7832"/>
          <w:lang w:val="sk-SK"/>
        </w:rPr>
        <w:br/>
        <w:t xml:space="preserve">                </w:t>
      </w:r>
      <w:r w:rsidRPr="00DD4A12">
        <w:rPr>
          <w:i/>
          <w:iCs/>
          <w:color w:val="9876AA"/>
          <w:lang w:val="sk-SK"/>
        </w:rPr>
        <w:t>mainHandler</w:t>
      </w:r>
      <w:r w:rsidRPr="00DD4A12">
        <w:rPr>
          <w:color w:val="A9B7C6"/>
          <w:lang w:val="sk-SK"/>
        </w:rPr>
        <w:t xml:space="preserve">.post(() -&gt; </w:t>
      </w:r>
      <w:r w:rsidRPr="00DD4A12">
        <w:rPr>
          <w:color w:val="B389C5"/>
          <w:lang w:val="sk-SK"/>
        </w:rPr>
        <w:t>callback</w:t>
      </w:r>
      <w:r w:rsidRPr="00DD4A12">
        <w:rPr>
          <w:color w:val="A9B7C6"/>
          <w:lang w:val="sk-SK"/>
        </w:rPr>
        <w:t>.onError(</w:t>
      </w:r>
      <w:r w:rsidRPr="00DD4A12">
        <w:rPr>
          <w:color w:val="6A8759"/>
          <w:lang w:val="sk-SK"/>
        </w:rPr>
        <w:t xml:space="preserve">"HTTP error code: " </w:t>
      </w:r>
      <w:r w:rsidRPr="00DD4A12">
        <w:rPr>
          <w:color w:val="A9B7C6"/>
          <w:lang w:val="sk-SK"/>
        </w:rPr>
        <w:t xml:space="preserve">+ </w:t>
      </w:r>
      <w:r w:rsidRPr="00DD4A12">
        <w:rPr>
          <w:color w:val="B389C5"/>
          <w:lang w:val="sk-SK"/>
        </w:rPr>
        <w:t>responseCode</w:t>
      </w:r>
      <w:r w:rsidRPr="00DD4A12">
        <w:rPr>
          <w:color w:val="A9B7C6"/>
          <w:lang w:val="sk-SK"/>
        </w:rPr>
        <w:t>))</w:t>
      </w:r>
      <w:r w:rsidRPr="00DD4A12">
        <w:rPr>
          <w:color w:val="CC7832"/>
          <w:lang w:val="sk-SK"/>
        </w:rPr>
        <w:t>;</w:t>
      </w:r>
      <w:r w:rsidRPr="00DD4A12">
        <w:rPr>
          <w:color w:val="CC7832"/>
          <w:lang w:val="sk-SK"/>
        </w:rPr>
        <w:br/>
        <w:t xml:space="preserve">            </w:t>
      </w:r>
      <w:r w:rsidRPr="00DD4A12">
        <w:rPr>
          <w:color w:val="A9B7C6"/>
          <w:lang w:val="sk-SK"/>
        </w:rPr>
        <w:t>}</w:t>
      </w:r>
      <w:r w:rsidRPr="00DD4A12">
        <w:rPr>
          <w:color w:val="A9B7C6"/>
          <w:lang w:val="sk-SK"/>
        </w:rPr>
        <w:br/>
      </w:r>
      <w:r w:rsidRPr="00DD4A12">
        <w:rPr>
          <w:color w:val="A9B7C6"/>
          <w:lang w:val="sk-SK"/>
        </w:rPr>
        <w:br/>
        <w:t xml:space="preserve">        } </w:t>
      </w:r>
      <w:r w:rsidRPr="00DD4A12">
        <w:rPr>
          <w:color w:val="CC7832"/>
          <w:lang w:val="sk-SK"/>
        </w:rPr>
        <w:t xml:space="preserve">catch </w:t>
      </w:r>
      <w:r w:rsidRPr="00DD4A12">
        <w:rPr>
          <w:color w:val="A9B7C6"/>
          <w:lang w:val="sk-SK"/>
        </w:rPr>
        <w:t>(IOException e) {</w:t>
      </w:r>
      <w:r w:rsidRPr="00DD4A12">
        <w:rPr>
          <w:color w:val="A9B7C6"/>
          <w:lang w:val="sk-SK"/>
        </w:rPr>
        <w:br/>
        <w:t xml:space="preserve">            Log.</w:t>
      </w:r>
      <w:r w:rsidRPr="00DD4A12">
        <w:rPr>
          <w:i/>
          <w:iCs/>
          <w:color w:val="A9B7C6"/>
          <w:lang w:val="sk-SK"/>
        </w:rPr>
        <w:t>e</w:t>
      </w:r>
      <w:r w:rsidRPr="00DD4A12">
        <w:rPr>
          <w:color w:val="A9B7C6"/>
          <w:lang w:val="sk-SK"/>
        </w:rPr>
        <w:t>(</w:t>
      </w:r>
      <w:r w:rsidRPr="00DD4A12">
        <w:rPr>
          <w:i/>
          <w:iCs/>
          <w:color w:val="9876AA"/>
          <w:lang w:val="sk-SK"/>
        </w:rPr>
        <w:t>TAG</w:t>
      </w:r>
      <w:r w:rsidRPr="00DD4A12">
        <w:rPr>
          <w:color w:val="CC7832"/>
          <w:lang w:val="sk-SK"/>
        </w:rPr>
        <w:t xml:space="preserve">, </w:t>
      </w:r>
      <w:r w:rsidRPr="00DD4A12">
        <w:rPr>
          <w:color w:val="6A8759"/>
          <w:lang w:val="sk-SK"/>
        </w:rPr>
        <w:t>"Error during POST request"</w:t>
      </w:r>
      <w:r w:rsidRPr="00DD4A12">
        <w:rPr>
          <w:color w:val="CC7832"/>
          <w:lang w:val="sk-SK"/>
        </w:rPr>
        <w:t xml:space="preserve">, </w:t>
      </w:r>
      <w:r w:rsidRPr="00DD4A12">
        <w:rPr>
          <w:color w:val="A9B7C6"/>
          <w:lang w:val="sk-SK"/>
        </w:rPr>
        <w:t>e)</w:t>
      </w:r>
      <w:r w:rsidRPr="00DD4A12">
        <w:rPr>
          <w:color w:val="CC7832"/>
          <w:lang w:val="sk-SK"/>
        </w:rPr>
        <w:t>;</w:t>
      </w:r>
      <w:r w:rsidRPr="00DD4A12">
        <w:rPr>
          <w:color w:val="CC7832"/>
          <w:lang w:val="sk-SK"/>
        </w:rPr>
        <w:br/>
        <w:t xml:space="preserve">            </w:t>
      </w:r>
      <w:r w:rsidRPr="00DD4A12">
        <w:rPr>
          <w:i/>
          <w:iCs/>
          <w:color w:val="9876AA"/>
          <w:lang w:val="sk-SK"/>
        </w:rPr>
        <w:t>mainHandler</w:t>
      </w:r>
      <w:r w:rsidRPr="00DD4A12">
        <w:rPr>
          <w:color w:val="A9B7C6"/>
          <w:lang w:val="sk-SK"/>
        </w:rPr>
        <w:t xml:space="preserve">.post(() -&gt; </w:t>
      </w:r>
      <w:r w:rsidRPr="00DD4A12">
        <w:rPr>
          <w:color w:val="B389C5"/>
          <w:lang w:val="sk-SK"/>
        </w:rPr>
        <w:t>callback</w:t>
      </w:r>
      <w:r w:rsidRPr="00DD4A12">
        <w:rPr>
          <w:color w:val="A9B7C6"/>
          <w:lang w:val="sk-SK"/>
        </w:rPr>
        <w:t>.onError(</w:t>
      </w:r>
      <w:r w:rsidRPr="00DD4A12">
        <w:rPr>
          <w:color w:val="6A8759"/>
          <w:lang w:val="sk-SK"/>
        </w:rPr>
        <w:t>"Error during POST request"</w:t>
      </w:r>
      <w:r w:rsidRPr="00DD4A12">
        <w:rPr>
          <w:color w:val="A9B7C6"/>
          <w:lang w:val="sk-SK"/>
        </w:rPr>
        <w:t>))</w:t>
      </w:r>
      <w:r w:rsidRPr="00DD4A12">
        <w:rPr>
          <w:color w:val="CC7832"/>
          <w:lang w:val="sk-SK"/>
        </w:rPr>
        <w:t>;</w:t>
      </w:r>
      <w:r w:rsidRPr="00DD4A12">
        <w:rPr>
          <w:color w:val="CC7832"/>
          <w:lang w:val="sk-SK"/>
        </w:rPr>
        <w:br/>
        <w:t xml:space="preserve">        </w:t>
      </w:r>
      <w:r w:rsidRPr="00DD4A12">
        <w:rPr>
          <w:color w:val="A9B7C6"/>
          <w:lang w:val="sk-SK"/>
        </w:rPr>
        <w:t>}</w:t>
      </w:r>
      <w:r w:rsidRPr="00DD4A12">
        <w:rPr>
          <w:color w:val="A9B7C6"/>
          <w:lang w:val="sk-SK"/>
        </w:rPr>
        <w:br/>
        <w:t xml:space="preserve">    })</w:t>
      </w:r>
      <w:r w:rsidRPr="00DD4A12">
        <w:rPr>
          <w:color w:val="CC7832"/>
          <w:lang w:val="sk-SK"/>
        </w:rPr>
        <w:t>;</w:t>
      </w:r>
      <w:r w:rsidRPr="00DD4A12">
        <w:rPr>
          <w:color w:val="CC7832"/>
          <w:lang w:val="sk-SK"/>
        </w:rPr>
        <w:br/>
      </w:r>
      <w:r w:rsidRPr="00DD4A12">
        <w:rPr>
          <w:color w:val="A9B7C6"/>
          <w:lang w:val="sk-SK"/>
        </w:rPr>
        <w:t>}</w:t>
      </w:r>
    </w:p>
    <w:p w14:paraId="0CFBA558" w14:textId="77777777" w:rsidR="00A3481E" w:rsidRPr="00DD4A12" w:rsidRDefault="00A3481E" w:rsidP="00A3481E">
      <w:pPr>
        <w:ind w:firstLine="0"/>
      </w:pPr>
    </w:p>
    <w:p w14:paraId="30A4E6A9" w14:textId="34E58FB2" w:rsidR="00A3481E" w:rsidRPr="00DD4A12" w:rsidRDefault="00A3481E" w:rsidP="00A3481E">
      <w:pPr>
        <w:ind w:firstLine="0"/>
      </w:pPr>
      <w:r w:rsidRPr="00DD4A12">
        <w:t xml:space="preserve">Metóda GET je podobná s tým rozdielom, že namiesto POST dát prijíma </w:t>
      </w:r>
      <w:r w:rsidR="00DD4A12">
        <w:t xml:space="preserve">objekt mapy (dvojica kľúč – hodnota), </w:t>
      </w:r>
      <w:r w:rsidR="00A313F3">
        <w:t>ktoré pridáva do URL adresy, tak ako je definovaná GET metóda.</w:t>
      </w:r>
    </w:p>
    <w:p w14:paraId="3584A41F" w14:textId="77777777" w:rsidR="00A3481E" w:rsidRPr="00DD4A12" w:rsidRDefault="00A3481E" w:rsidP="00A3481E">
      <w:pPr>
        <w:ind w:firstLine="0"/>
      </w:pPr>
    </w:p>
    <w:p w14:paraId="62E82017" w14:textId="77777777" w:rsidR="00DD4A12" w:rsidRDefault="00DD4A12" w:rsidP="00DD4A12">
      <w:pPr>
        <w:pStyle w:val="PredformtovanHTML"/>
        <w:shd w:val="clear" w:color="auto" w:fill="2B2B2B"/>
        <w:rPr>
          <w:color w:val="A9B7C6"/>
        </w:rPr>
      </w:pPr>
      <w:r>
        <w:rPr>
          <w:color w:val="CC7832"/>
        </w:rPr>
        <w:t xml:space="preserve">public static void </w:t>
      </w:r>
      <w:r>
        <w:rPr>
          <w:color w:val="FFC66D"/>
        </w:rPr>
        <w:t>performGetRequest</w:t>
      </w:r>
      <w:r>
        <w:rPr>
          <w:color w:val="A9B7C6"/>
        </w:rPr>
        <w:t>(String endpoint</w:t>
      </w:r>
      <w:r>
        <w:rPr>
          <w:color w:val="CC7832"/>
        </w:rPr>
        <w:t xml:space="preserve">, </w:t>
      </w:r>
      <w:r>
        <w:rPr>
          <w:color w:val="A9B7C6"/>
        </w:rPr>
        <w:t>Map&lt;String</w:t>
      </w:r>
      <w:r>
        <w:rPr>
          <w:color w:val="CC7832"/>
        </w:rPr>
        <w:t xml:space="preserve">, </w:t>
      </w:r>
      <w:r>
        <w:rPr>
          <w:color w:val="A9B7C6"/>
        </w:rPr>
        <w:t>String&gt; queryParams</w:t>
      </w:r>
      <w:r>
        <w:rPr>
          <w:color w:val="CC7832"/>
        </w:rPr>
        <w:t xml:space="preserve">, </w:t>
      </w:r>
      <w:r>
        <w:rPr>
          <w:color w:val="A9B7C6"/>
        </w:rPr>
        <w:t>ResultCallback callback) {</w:t>
      </w:r>
      <w:r>
        <w:rPr>
          <w:color w:val="A9B7C6"/>
        </w:rPr>
        <w:br/>
        <w:t xml:space="preserve">    </w:t>
      </w:r>
      <w:r>
        <w:rPr>
          <w:i/>
          <w:iCs/>
          <w:color w:val="9876AA"/>
        </w:rPr>
        <w:t>executor</w:t>
      </w:r>
      <w:r>
        <w:rPr>
          <w:color w:val="A9B7C6"/>
        </w:rPr>
        <w:t>.execute(() -&gt; {</w:t>
      </w:r>
      <w:r>
        <w:rPr>
          <w:color w:val="A9B7C6"/>
        </w:rPr>
        <w:br/>
        <w:t xml:space="preserve">        </w:t>
      </w:r>
      <w:r>
        <w:rPr>
          <w:color w:val="CC7832"/>
        </w:rPr>
        <w:t xml:space="preserve">try </w:t>
      </w:r>
      <w:r>
        <w:rPr>
          <w:color w:val="A9B7C6"/>
        </w:rPr>
        <w:t>{</w:t>
      </w:r>
      <w:r>
        <w:rPr>
          <w:color w:val="A9B7C6"/>
        </w:rPr>
        <w:br/>
        <w:t xml:space="preserve">            String urlString = </w:t>
      </w:r>
      <w:r>
        <w:rPr>
          <w:i/>
          <w:iCs/>
          <w:color w:val="A9B7C6"/>
        </w:rPr>
        <w:t>buildUrl</w:t>
      </w:r>
      <w:r>
        <w:rPr>
          <w:color w:val="A9B7C6"/>
        </w:rPr>
        <w:t>(</w:t>
      </w:r>
      <w:r>
        <w:rPr>
          <w:i/>
          <w:iCs/>
          <w:color w:val="9876AA"/>
        </w:rPr>
        <w:t xml:space="preserve">BASE_URL </w:t>
      </w:r>
      <w:r>
        <w:rPr>
          <w:color w:val="A9B7C6"/>
        </w:rPr>
        <w:t xml:space="preserve">+ </w:t>
      </w:r>
      <w:r>
        <w:rPr>
          <w:color w:val="B389C5"/>
        </w:rPr>
        <w:t>endpoint</w:t>
      </w:r>
      <w:r>
        <w:rPr>
          <w:color w:val="CC7832"/>
        </w:rPr>
        <w:t xml:space="preserve">, </w:t>
      </w:r>
      <w:r>
        <w:rPr>
          <w:color w:val="B389C5"/>
        </w:rPr>
        <w:t>queryParams</w:t>
      </w:r>
      <w:r>
        <w:rPr>
          <w:color w:val="A9B7C6"/>
        </w:rPr>
        <w:t>)</w:t>
      </w:r>
      <w:r>
        <w:rPr>
          <w:color w:val="CC7832"/>
        </w:rPr>
        <w:t>;</w:t>
      </w:r>
      <w:r>
        <w:rPr>
          <w:color w:val="CC7832"/>
        </w:rPr>
        <w:br/>
        <w:t xml:space="preserve">            </w:t>
      </w:r>
      <w:r>
        <w:rPr>
          <w:color w:val="A9B7C6"/>
        </w:rPr>
        <w:t xml:space="preserve">URL url = </w:t>
      </w:r>
      <w:r>
        <w:rPr>
          <w:color w:val="CC7832"/>
        </w:rPr>
        <w:t xml:space="preserve">new </w:t>
      </w:r>
      <w:r>
        <w:rPr>
          <w:color w:val="A9B7C6"/>
        </w:rPr>
        <w:t>URL(urlString)</w:t>
      </w:r>
      <w:r>
        <w:rPr>
          <w:color w:val="CC7832"/>
        </w:rPr>
        <w:t>;</w:t>
      </w:r>
      <w:r>
        <w:rPr>
          <w:color w:val="CC7832"/>
        </w:rPr>
        <w:br/>
        <w:t xml:space="preserve">            </w:t>
      </w:r>
      <w:r>
        <w:rPr>
          <w:color w:val="A9B7C6"/>
        </w:rPr>
        <w:t>HttpURLConnection urlConnection = (HttpURLConnection) url.openConnection()</w:t>
      </w:r>
      <w:r>
        <w:rPr>
          <w:color w:val="CC7832"/>
        </w:rPr>
        <w:t>;</w:t>
      </w:r>
      <w:r>
        <w:rPr>
          <w:color w:val="CC7832"/>
        </w:rPr>
        <w:br/>
      </w:r>
      <w:r>
        <w:rPr>
          <w:color w:val="CC7832"/>
        </w:rPr>
        <w:br/>
        <w:t xml:space="preserve">            </w:t>
      </w:r>
      <w:r>
        <w:rPr>
          <w:color w:val="A9B7C6"/>
        </w:rPr>
        <w:t>urlConnection.setRequestMethod(</w:t>
      </w:r>
      <w:r>
        <w:rPr>
          <w:color w:val="6A8759"/>
        </w:rPr>
        <w:t>"GET"</w:t>
      </w:r>
      <w:r>
        <w:rPr>
          <w:color w:val="A9B7C6"/>
        </w:rPr>
        <w:t>)</w:t>
      </w:r>
      <w:r>
        <w:rPr>
          <w:color w:val="CC7832"/>
        </w:rPr>
        <w:t>;</w:t>
      </w:r>
      <w:r>
        <w:rPr>
          <w:color w:val="CC7832"/>
        </w:rPr>
        <w:br/>
      </w:r>
      <w:r>
        <w:rPr>
          <w:color w:val="CC7832"/>
        </w:rPr>
        <w:br/>
        <w:t xml:space="preserve">            int </w:t>
      </w:r>
      <w:r>
        <w:rPr>
          <w:color w:val="A9B7C6"/>
        </w:rPr>
        <w:t>responseCode = urlConnection.getResponseCode()</w:t>
      </w:r>
      <w:r>
        <w:rPr>
          <w:color w:val="CC7832"/>
        </w:rPr>
        <w:t>;</w:t>
      </w:r>
      <w:r>
        <w:rPr>
          <w:color w:val="CC7832"/>
        </w:rPr>
        <w:br/>
        <w:t xml:space="preserve">            if </w:t>
      </w:r>
      <w:r>
        <w:rPr>
          <w:color w:val="A9B7C6"/>
        </w:rPr>
        <w:t>(responseCode == HttpURLConnection.</w:t>
      </w:r>
      <w:r>
        <w:rPr>
          <w:i/>
          <w:iCs/>
          <w:color w:val="9876AA"/>
        </w:rPr>
        <w:t>HTTP_OK</w:t>
      </w:r>
      <w:r>
        <w:rPr>
          <w:color w:val="A9B7C6"/>
        </w:rPr>
        <w:t>) {</w:t>
      </w:r>
      <w:r>
        <w:rPr>
          <w:color w:val="A9B7C6"/>
        </w:rPr>
        <w:br/>
        <w:t xml:space="preserve">                BufferedReader reader = </w:t>
      </w:r>
      <w:r>
        <w:rPr>
          <w:color w:val="CC7832"/>
        </w:rPr>
        <w:t xml:space="preserve">new </w:t>
      </w:r>
      <w:r>
        <w:rPr>
          <w:color w:val="A9B7C6"/>
        </w:rPr>
        <w:t>BufferedReader(</w:t>
      </w:r>
      <w:r>
        <w:rPr>
          <w:color w:val="CC7832"/>
        </w:rPr>
        <w:t xml:space="preserve">new </w:t>
      </w:r>
      <w:r>
        <w:rPr>
          <w:color w:val="A9B7C6"/>
        </w:rPr>
        <w:t>InputStreamReader(urlConnection.getInputStream()))</w:t>
      </w:r>
      <w:r>
        <w:rPr>
          <w:color w:val="CC7832"/>
        </w:rPr>
        <w:t>;</w:t>
      </w:r>
      <w:r>
        <w:rPr>
          <w:color w:val="CC7832"/>
        </w:rPr>
        <w:br/>
        <w:t xml:space="preserve">                </w:t>
      </w:r>
      <w:r>
        <w:rPr>
          <w:color w:val="A9B7C6"/>
        </w:rPr>
        <w:t xml:space="preserve">StringBuilder response = </w:t>
      </w:r>
      <w:r>
        <w:rPr>
          <w:color w:val="CC7832"/>
        </w:rPr>
        <w:t xml:space="preserve">new </w:t>
      </w:r>
      <w:r>
        <w:rPr>
          <w:color w:val="A9B7C6"/>
        </w:rPr>
        <w:t>StringBuilder()</w:t>
      </w:r>
      <w:r>
        <w:rPr>
          <w:color w:val="CC7832"/>
        </w:rPr>
        <w:t>;</w:t>
      </w:r>
      <w:r>
        <w:rPr>
          <w:color w:val="CC7832"/>
        </w:rPr>
        <w:br/>
        <w:t xml:space="preserve">                </w:t>
      </w:r>
      <w:r>
        <w:rPr>
          <w:color w:val="A9B7C6"/>
        </w:rPr>
        <w:t>String line</w:t>
      </w:r>
      <w:r>
        <w:rPr>
          <w:color w:val="CC7832"/>
        </w:rPr>
        <w:t>;</w:t>
      </w:r>
      <w:r>
        <w:rPr>
          <w:color w:val="CC7832"/>
        </w:rPr>
        <w:br/>
        <w:t xml:space="preserve">                while </w:t>
      </w:r>
      <w:r>
        <w:rPr>
          <w:color w:val="A9B7C6"/>
        </w:rPr>
        <w:t xml:space="preserve">((line = reader.readLine()) != </w:t>
      </w:r>
      <w:r>
        <w:rPr>
          <w:color w:val="CC7832"/>
        </w:rPr>
        <w:t>null</w:t>
      </w:r>
      <w:r>
        <w:rPr>
          <w:color w:val="A9B7C6"/>
        </w:rPr>
        <w:t>) {</w:t>
      </w:r>
      <w:r>
        <w:rPr>
          <w:color w:val="A9B7C6"/>
        </w:rPr>
        <w:br/>
        <w:t xml:space="preserve">                    response.append(line)</w:t>
      </w:r>
      <w:r>
        <w:rPr>
          <w:color w:val="CC7832"/>
        </w:rPr>
        <w:t>;</w:t>
      </w:r>
      <w:r>
        <w:rPr>
          <w:color w:val="CC7832"/>
        </w:rPr>
        <w:br/>
        <w:t xml:space="preserve">                </w:t>
      </w:r>
      <w:r>
        <w:rPr>
          <w:color w:val="A9B7C6"/>
        </w:rPr>
        <w:t>}</w:t>
      </w:r>
      <w:r>
        <w:rPr>
          <w:color w:val="A9B7C6"/>
        </w:rPr>
        <w:br/>
        <w:t xml:space="preserve">                reader.close()</w:t>
      </w:r>
      <w:r>
        <w:rPr>
          <w:color w:val="CC7832"/>
        </w:rPr>
        <w:t>;</w:t>
      </w:r>
      <w:r>
        <w:rPr>
          <w:color w:val="CC7832"/>
        </w:rPr>
        <w:br/>
      </w:r>
      <w:r>
        <w:rPr>
          <w:color w:val="CC7832"/>
        </w:rPr>
        <w:br/>
        <w:t xml:space="preserve">                </w:t>
      </w:r>
      <w:r>
        <w:rPr>
          <w:i/>
          <w:iCs/>
          <w:color w:val="9876AA"/>
        </w:rPr>
        <w:t>mainHandler</w:t>
      </w:r>
      <w:r>
        <w:rPr>
          <w:color w:val="A9B7C6"/>
        </w:rPr>
        <w:t xml:space="preserve">.post(() -&gt; </w:t>
      </w:r>
      <w:r>
        <w:rPr>
          <w:color w:val="B389C5"/>
        </w:rPr>
        <w:t>callback</w:t>
      </w:r>
      <w:r>
        <w:rPr>
          <w:color w:val="A9B7C6"/>
        </w:rPr>
        <w:t>.onSuccess(</w:t>
      </w:r>
      <w:r>
        <w:rPr>
          <w:color w:val="B389C5"/>
        </w:rPr>
        <w:t>response</w:t>
      </w:r>
      <w:r>
        <w:rPr>
          <w:color w:val="A9B7C6"/>
        </w:rPr>
        <w:t>.toString()))</w:t>
      </w:r>
      <w:r>
        <w:rPr>
          <w:color w:val="CC7832"/>
        </w:rPr>
        <w:t>;</w:t>
      </w:r>
      <w:r>
        <w:rPr>
          <w:color w:val="CC7832"/>
        </w:rPr>
        <w:br/>
        <w:t xml:space="preserve">            </w:t>
      </w:r>
      <w:r>
        <w:rPr>
          <w:color w:val="A9B7C6"/>
        </w:rPr>
        <w:t xml:space="preserve">} </w:t>
      </w:r>
      <w:r>
        <w:rPr>
          <w:color w:val="CC7832"/>
        </w:rPr>
        <w:t xml:space="preserve">else </w:t>
      </w:r>
      <w:r>
        <w:rPr>
          <w:color w:val="A9B7C6"/>
        </w:rPr>
        <w:t>{</w:t>
      </w:r>
      <w:r>
        <w:rPr>
          <w:color w:val="A9B7C6"/>
        </w:rPr>
        <w:br/>
        <w:t xml:space="preserve">                Log.</w:t>
      </w:r>
      <w:r>
        <w:rPr>
          <w:i/>
          <w:iCs/>
          <w:color w:val="A9B7C6"/>
        </w:rPr>
        <w:t>e</w:t>
      </w:r>
      <w:r>
        <w:rPr>
          <w:color w:val="A9B7C6"/>
        </w:rPr>
        <w:t>(</w:t>
      </w:r>
      <w:r>
        <w:rPr>
          <w:i/>
          <w:iCs/>
          <w:color w:val="9876AA"/>
        </w:rPr>
        <w:t>TAG</w:t>
      </w:r>
      <w:r>
        <w:rPr>
          <w:color w:val="CC7832"/>
        </w:rPr>
        <w:t xml:space="preserve">, </w:t>
      </w:r>
      <w:r>
        <w:rPr>
          <w:color w:val="6A8759"/>
        </w:rPr>
        <w:t xml:space="preserve">"HTTP error code: " </w:t>
      </w:r>
      <w:r>
        <w:rPr>
          <w:color w:val="A9B7C6"/>
        </w:rPr>
        <w:t>+ responseCode)</w:t>
      </w:r>
      <w:r>
        <w:rPr>
          <w:color w:val="CC7832"/>
        </w:rPr>
        <w:t>;</w:t>
      </w:r>
      <w:r>
        <w:rPr>
          <w:color w:val="CC7832"/>
        </w:rPr>
        <w:br/>
        <w:t xml:space="preserve">                </w:t>
      </w:r>
      <w:r>
        <w:rPr>
          <w:i/>
          <w:iCs/>
          <w:color w:val="9876AA"/>
        </w:rPr>
        <w:t>mainHandler</w:t>
      </w:r>
      <w:r>
        <w:rPr>
          <w:color w:val="A9B7C6"/>
        </w:rPr>
        <w:t xml:space="preserve">.post(() -&gt; </w:t>
      </w:r>
      <w:r>
        <w:rPr>
          <w:color w:val="B389C5"/>
        </w:rPr>
        <w:t>callback</w:t>
      </w:r>
      <w:r>
        <w:rPr>
          <w:color w:val="A9B7C6"/>
        </w:rPr>
        <w:t>.onError(</w:t>
      </w:r>
      <w:r>
        <w:rPr>
          <w:color w:val="6A8759"/>
        </w:rPr>
        <w:t xml:space="preserve">"HTTP error code: " </w:t>
      </w:r>
      <w:r>
        <w:rPr>
          <w:color w:val="A9B7C6"/>
        </w:rPr>
        <w:t xml:space="preserve">+ </w:t>
      </w:r>
      <w:r>
        <w:rPr>
          <w:color w:val="B389C5"/>
        </w:rPr>
        <w:t>responseCode</w:t>
      </w:r>
      <w:r>
        <w:rPr>
          <w:color w:val="A9B7C6"/>
        </w:rPr>
        <w:t>))</w:t>
      </w:r>
      <w:r>
        <w:rPr>
          <w:color w:val="CC7832"/>
        </w:rPr>
        <w:t>;</w:t>
      </w:r>
      <w:r>
        <w:rPr>
          <w:color w:val="CC7832"/>
        </w:rPr>
        <w:br/>
        <w:t xml:space="preserve">            </w:t>
      </w:r>
      <w:r>
        <w:rPr>
          <w:color w:val="A9B7C6"/>
        </w:rPr>
        <w:t>}</w:t>
      </w:r>
      <w:r>
        <w:rPr>
          <w:color w:val="A9B7C6"/>
        </w:rPr>
        <w:br/>
      </w:r>
      <w:r>
        <w:rPr>
          <w:color w:val="A9B7C6"/>
        </w:rPr>
        <w:br/>
        <w:t xml:space="preserve">        } </w:t>
      </w:r>
      <w:r>
        <w:rPr>
          <w:color w:val="CC7832"/>
        </w:rPr>
        <w:t xml:space="preserve">catch </w:t>
      </w:r>
      <w:r>
        <w:rPr>
          <w:color w:val="A9B7C6"/>
        </w:rPr>
        <w:t>(IOException e) {</w:t>
      </w:r>
      <w:r>
        <w:rPr>
          <w:color w:val="A9B7C6"/>
        </w:rPr>
        <w:br/>
        <w:t xml:space="preserve">            Log.</w:t>
      </w:r>
      <w:r>
        <w:rPr>
          <w:i/>
          <w:iCs/>
          <w:color w:val="A9B7C6"/>
        </w:rPr>
        <w:t>e</w:t>
      </w:r>
      <w:r>
        <w:rPr>
          <w:color w:val="A9B7C6"/>
        </w:rPr>
        <w:t>(</w:t>
      </w:r>
      <w:r>
        <w:rPr>
          <w:i/>
          <w:iCs/>
          <w:color w:val="9876AA"/>
        </w:rPr>
        <w:t>TAG</w:t>
      </w:r>
      <w:r>
        <w:rPr>
          <w:color w:val="CC7832"/>
        </w:rPr>
        <w:t xml:space="preserve">, </w:t>
      </w:r>
      <w:r>
        <w:rPr>
          <w:color w:val="6A8759"/>
        </w:rPr>
        <w:t>"Error during GET request"</w:t>
      </w:r>
      <w:r>
        <w:rPr>
          <w:color w:val="CC7832"/>
        </w:rPr>
        <w:t xml:space="preserve">, </w:t>
      </w:r>
      <w:r>
        <w:rPr>
          <w:color w:val="A9B7C6"/>
        </w:rPr>
        <w:t>e)</w:t>
      </w:r>
      <w:r>
        <w:rPr>
          <w:color w:val="CC7832"/>
        </w:rPr>
        <w:t>;</w:t>
      </w:r>
      <w:r>
        <w:rPr>
          <w:color w:val="CC7832"/>
        </w:rPr>
        <w:br/>
        <w:t xml:space="preserve">            </w:t>
      </w:r>
      <w:r>
        <w:rPr>
          <w:i/>
          <w:iCs/>
          <w:color w:val="9876AA"/>
        </w:rPr>
        <w:t>mainHandler</w:t>
      </w:r>
      <w:r>
        <w:rPr>
          <w:color w:val="A9B7C6"/>
        </w:rPr>
        <w:t xml:space="preserve">.post(() -&gt; </w:t>
      </w:r>
      <w:r>
        <w:rPr>
          <w:color w:val="B389C5"/>
        </w:rPr>
        <w:t>callback</w:t>
      </w:r>
      <w:r>
        <w:rPr>
          <w:color w:val="A9B7C6"/>
        </w:rPr>
        <w:t>.onError(</w:t>
      </w:r>
      <w:r>
        <w:rPr>
          <w:color w:val="6A8759"/>
        </w:rPr>
        <w:t>"Error during GET request"</w:t>
      </w:r>
      <w:r>
        <w:rPr>
          <w:color w:val="A9B7C6"/>
        </w:rPr>
        <w:t>))</w:t>
      </w:r>
      <w:r>
        <w:rPr>
          <w:color w:val="CC7832"/>
        </w:rPr>
        <w:t>;</w:t>
      </w:r>
      <w:r>
        <w:rPr>
          <w:color w:val="CC7832"/>
        </w:rPr>
        <w:br/>
      </w:r>
      <w:r>
        <w:rPr>
          <w:color w:val="CC7832"/>
        </w:rPr>
        <w:lastRenderedPageBreak/>
        <w:t xml:space="preserve">        </w:t>
      </w:r>
      <w:r>
        <w:rPr>
          <w:color w:val="A9B7C6"/>
        </w:rPr>
        <w:t>}</w:t>
      </w:r>
      <w:r>
        <w:rPr>
          <w:color w:val="A9B7C6"/>
        </w:rPr>
        <w:br/>
        <w:t xml:space="preserve">    })</w:t>
      </w:r>
      <w:r>
        <w:rPr>
          <w:color w:val="CC7832"/>
        </w:rPr>
        <w:t>;</w:t>
      </w:r>
      <w:r>
        <w:rPr>
          <w:color w:val="CC7832"/>
        </w:rPr>
        <w:br/>
      </w:r>
      <w:r>
        <w:rPr>
          <w:color w:val="A9B7C6"/>
        </w:rPr>
        <w:t>}</w:t>
      </w:r>
    </w:p>
    <w:p w14:paraId="13D55879" w14:textId="77777777" w:rsidR="00A3481E" w:rsidRPr="00DD4A12" w:rsidRDefault="00A3481E" w:rsidP="00522857">
      <w:pPr>
        <w:ind w:firstLine="0"/>
      </w:pPr>
    </w:p>
    <w:p w14:paraId="4643632B" w14:textId="77777777" w:rsidR="00A3481E" w:rsidRPr="00DD4A12" w:rsidRDefault="00A3481E" w:rsidP="00BF4F03">
      <w:pPr>
        <w:ind w:left="720" w:firstLine="0"/>
      </w:pPr>
    </w:p>
    <w:p w14:paraId="2DE8BC45" w14:textId="29D6764B" w:rsidR="00BD7DB2" w:rsidRDefault="00BD7DB2" w:rsidP="00BF4F03">
      <w:r w:rsidRPr="00DD4A12">
        <w:t>Shared Preferences Manager – trieda</w:t>
      </w:r>
      <w:r w:rsidR="00A3481E" w:rsidRPr="00DD4A12">
        <w:t>,</w:t>
      </w:r>
      <w:r w:rsidRPr="00DD4A12">
        <w:t xml:space="preserve"> ktorá získava a ukladá globálne dáta aplikácie.</w:t>
      </w:r>
      <w:r w:rsidR="00BF4F03">
        <w:t xml:space="preserve"> </w:t>
      </w:r>
      <w:r w:rsidR="00BF4F03" w:rsidRPr="00BF4F03">
        <w:t>Objekt má súkromný konštruktor, čo znamená, že nemôže byť vytvorený inštanciou tejto triedy. To zabezpečuje, že objekt bude vždy použitý ako singleton. Poskytuje metódy na ukladanie a získavanie rôznych typov dát do/z SharedPreferences, ako sú userId, email a heslo. Tieto metódy sú statické, čo umožňuje ich volanie bez potreby vytvorenia inštancie triedy. Taktiež používajú editor SharedPreferences na zmenu hodnôt a ich aplikáciu.</w:t>
      </w:r>
      <w:r w:rsidR="00BF4F03">
        <w:t xml:space="preserve"> </w:t>
      </w:r>
      <w:r w:rsidR="00BF4F03" w:rsidRPr="00BF4F03">
        <w:t>Poskytuje metódu clearData, ktorá vymaže všetky uložené údaje z SharedPreferences.</w:t>
      </w:r>
      <w:r w:rsidR="00BF4F03">
        <w:t xml:space="preserve"> </w:t>
      </w:r>
    </w:p>
    <w:p w14:paraId="3B6E04B0" w14:textId="77777777" w:rsidR="00BF4F03" w:rsidRPr="00DD4A12" w:rsidRDefault="00BF4F03" w:rsidP="00BF4F03">
      <w:pPr>
        <w:ind w:left="720" w:firstLine="0"/>
      </w:pPr>
    </w:p>
    <w:p w14:paraId="432F6A56" w14:textId="77777777" w:rsidR="00BF4F03" w:rsidRDefault="00BD7DB2" w:rsidP="00BF4F03">
      <w:r w:rsidRPr="00DD4A12">
        <w:t>JSON utils – pomocná trieda, ktorá vracia objekty vo formáte JSON pre jednoduchšie spracovávanie</w:t>
      </w:r>
    </w:p>
    <w:p w14:paraId="1E07CDE3" w14:textId="77777777" w:rsidR="00BF4F03" w:rsidRDefault="00BF4F03" w:rsidP="00BF4F03"/>
    <w:p w14:paraId="1CD97B51" w14:textId="77777777" w:rsidR="00BF4F03" w:rsidRDefault="00BF4F03" w:rsidP="00BF4F03">
      <w:r>
        <w:t>Medzi základné aktivity patria:</w:t>
      </w:r>
      <w:r w:rsidR="00BD7DB2" w:rsidRPr="00DD4A12">
        <w:t xml:space="preserve"> </w:t>
      </w:r>
    </w:p>
    <w:p w14:paraId="38126C6A" w14:textId="360A248E" w:rsidR="00BF4F03" w:rsidRDefault="00BF4F03" w:rsidP="00BC4840">
      <w:r>
        <w:t>MainActivity</w:t>
      </w:r>
      <w:r w:rsidR="00BC4840">
        <w:t xml:space="preserve"> - </w:t>
      </w:r>
      <w:r w:rsidR="00BC4840">
        <w:t>Táto aktivita slúži ako hlavné rozhranie aplikácie, kde sa zobrazujú zoznamy a interaguje s nimi. Je zodpovedná za inicializáciu používateľského rozhrania vrátane zoznamu, tlačidiel a interaktívnych prvkov. Používateľ môže kliknúť na ikonu profilu na zobrazenie svojho profilu, tlačidlo pre vytvorenie nového zoznamu alebo tlačidlo pre zobrazenie ich pozvánok. Aktivita tiež spracováva interakcie s používateľom, ako je kliknutie na položku zoznamu pre zobrazenie detailov zoznamu, vytvorenie, úprava alebo odstránenie zoznamu.</w:t>
      </w:r>
      <w:r w:rsidR="00BC4840">
        <w:t xml:space="preserve"> </w:t>
      </w:r>
      <w:r w:rsidR="00BC4840">
        <w:t>Okrem toho táto aktivita vykonáva HTTP volania na server na získanie údajov o zoznamoch a aktualizáciu ich stavu. To zahŕňa prihlásenie používateľa, získavanie zoznamov, ich odstránenie a pozývanie ďalších používateľov do zoznamov. Celkovo táto aktivita zabezpečuje správne fungovanie zobrazenia a interakcie s používateľom v aplikácii a zabezpečuje komunikáciu s backendom na získanie a aktualizáciu údajov.</w:t>
      </w:r>
    </w:p>
    <w:p w14:paraId="2C5B6276" w14:textId="35688B07" w:rsidR="00975D09" w:rsidRDefault="00975D09" w:rsidP="00BC4840">
      <w:r w:rsidRPr="00975D09">
        <w:lastRenderedPageBreak/>
        <w:drawing>
          <wp:inline distT="0" distB="0" distL="0" distR="0" wp14:anchorId="06AA5055" wp14:editId="66EF1B04">
            <wp:extent cx="5400040" cy="4579620"/>
            <wp:effectExtent l="0" t="0" r="0" b="0"/>
            <wp:docPr id="1971805196" name="Obrázok 1" descr="Obrázok, na ktorom je text, snímka obrazovky, číslo, softvér&#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805196" name="Obrázok 1" descr="Obrázok, na ktorom je text, snímka obrazovky, číslo, softvér&#10;&#10;Automaticky generovaný popis"/>
                    <pic:cNvPicPr/>
                  </pic:nvPicPr>
                  <pic:blipFill>
                    <a:blip r:embed="rId31"/>
                    <a:stretch>
                      <a:fillRect/>
                    </a:stretch>
                  </pic:blipFill>
                  <pic:spPr>
                    <a:xfrm>
                      <a:off x="0" y="0"/>
                      <a:ext cx="5400040" cy="4579620"/>
                    </a:xfrm>
                    <a:prstGeom prst="rect">
                      <a:avLst/>
                    </a:prstGeom>
                  </pic:spPr>
                </pic:pic>
              </a:graphicData>
            </a:graphic>
          </wp:inline>
        </w:drawing>
      </w:r>
    </w:p>
    <w:p w14:paraId="2D2E060A" w14:textId="77777777" w:rsidR="00E92089" w:rsidRDefault="00E92089" w:rsidP="00BC4840"/>
    <w:p w14:paraId="172E785E" w14:textId="3C009599" w:rsidR="00BF4F03" w:rsidRDefault="00BF4F03" w:rsidP="00BC4840">
      <w:r>
        <w:t>LoginActivity</w:t>
      </w:r>
      <w:r w:rsidR="00BC4840">
        <w:t xml:space="preserve"> - </w:t>
      </w:r>
      <w:r w:rsidR="00BC4840" w:rsidRPr="00BC4840">
        <w:t>Táto aktivita slúži na spracovanie prihlasovania používateľov do aplikácie. V inicializačnej metóde onCreate() sa nastavuje používateľské rozhranie s poliami pre zadanie e-mailu a hesla a tlačidlami pre prihlásenie a registráciu. Po kliknutí na tlačidlo prihlásenia sa získajú údaje z polí a vykoná sa HTTP volanie na server pre overenie údajov. Úspešné prihlásenie vytvorí reláciu používateľa a jeho údaje sa uložia do lokálnej pamäti. V prípade chyby sa zobrazí chybová správa. Po úspešnom prihlásení sa aktivita uzavrie s výsledkom RESULT_OK. Používateľ má možnosť kliknúť na tlačidlo pre registráciu, čo ho presmeruje na obrazovku pre registráciu. Ak používateľ stlačí tlačidlo späť, aktivita sa uzavrie a použije sa animácia pre prechod späť na predchádzajúcu obrazovku. Celkovo táto aktivita zabezpečuje proces prihlasovania a navigáciu v aplikácii.</w:t>
      </w:r>
    </w:p>
    <w:p w14:paraId="6EF9A369" w14:textId="014F64B3" w:rsidR="00975D09" w:rsidRDefault="00975D09" w:rsidP="00BC4840">
      <w:r w:rsidRPr="00975D09">
        <w:lastRenderedPageBreak/>
        <w:drawing>
          <wp:inline distT="0" distB="0" distL="0" distR="0" wp14:anchorId="5DD6D389" wp14:editId="56EDA4F8">
            <wp:extent cx="5400040" cy="4547235"/>
            <wp:effectExtent l="0" t="0" r="0" b="5715"/>
            <wp:docPr id="392098146" name="Obrázok 1" descr="Obrázok, na ktorom je text, snímka obrazovky,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098146" name="Obrázok 1" descr="Obrázok, na ktorom je text, snímka obrazovky, dizajn&#10;&#10;Automaticky generovaný popis"/>
                    <pic:cNvPicPr/>
                  </pic:nvPicPr>
                  <pic:blipFill>
                    <a:blip r:embed="rId32"/>
                    <a:stretch>
                      <a:fillRect/>
                    </a:stretch>
                  </pic:blipFill>
                  <pic:spPr>
                    <a:xfrm>
                      <a:off x="0" y="0"/>
                      <a:ext cx="5400040" cy="4547235"/>
                    </a:xfrm>
                    <a:prstGeom prst="rect">
                      <a:avLst/>
                    </a:prstGeom>
                  </pic:spPr>
                </pic:pic>
              </a:graphicData>
            </a:graphic>
          </wp:inline>
        </w:drawing>
      </w:r>
    </w:p>
    <w:p w14:paraId="5E6B6E7D" w14:textId="77777777" w:rsidR="00E92089" w:rsidRDefault="00E92089" w:rsidP="00BC4840"/>
    <w:p w14:paraId="1CDB3A90" w14:textId="266421E9" w:rsidR="00BF4F03" w:rsidRDefault="00BF4F03" w:rsidP="00EA6129">
      <w:r>
        <w:t>RegisterActivity</w:t>
      </w:r>
      <w:r w:rsidR="00EA6129">
        <w:t xml:space="preserve"> - </w:t>
      </w:r>
      <w:r w:rsidR="00EA6129" w:rsidRPr="00EA6129">
        <w:t>Táto aktivita zabezpečuje registráciu nových používateľov do aplikácie. Po inicializácii používateľského rozhrania, kde sú zadávané údaje ako e-mail, meno a heslo, a následnom kliknutí na tlačidlo registrácie, sa overujú platnosť vstupných údajov. Kontroluje sa platnosť e-mailovej adresy, vstupného mena, dĺžka hesla a zhoda s opakovaným heslom. Ak sú údaje platné, vykonáva sa HTTP volanie na server na registráciu nového používateľa. V prípade úspešnej registrácie sa aktivita ukončí a používateľ je presmerovaný späť na prihlasovaciu obrazovku. V prípade chyby počas registrácie sa zobrazí chybová správa. Používateľ môže kedykoľvek stlačiť tlačidlo späť na zariadení a aktivita sa uzavrie s animáciou pre prechod späť na predchádzajúcu obrazovku.</w:t>
      </w:r>
    </w:p>
    <w:p w14:paraId="77F5F7CD" w14:textId="5284AB71" w:rsidR="00975D09" w:rsidRDefault="00975D09" w:rsidP="00EA6129">
      <w:r w:rsidRPr="00975D09">
        <w:lastRenderedPageBreak/>
        <w:drawing>
          <wp:inline distT="0" distB="0" distL="0" distR="0" wp14:anchorId="46B1FD65" wp14:editId="28B0CEBE">
            <wp:extent cx="5400040" cy="4442460"/>
            <wp:effectExtent l="0" t="0" r="0" b="0"/>
            <wp:docPr id="387113249" name="Obrázok 1" descr="Obrázok, na ktorom je text, snímka obrazovky,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113249" name="Obrázok 1" descr="Obrázok, na ktorom je text, snímka obrazovky, dizajn&#10;&#10;Automaticky generovaný popis"/>
                    <pic:cNvPicPr/>
                  </pic:nvPicPr>
                  <pic:blipFill>
                    <a:blip r:embed="rId33"/>
                    <a:stretch>
                      <a:fillRect/>
                    </a:stretch>
                  </pic:blipFill>
                  <pic:spPr>
                    <a:xfrm>
                      <a:off x="0" y="0"/>
                      <a:ext cx="5400040" cy="4442460"/>
                    </a:xfrm>
                    <a:prstGeom prst="rect">
                      <a:avLst/>
                    </a:prstGeom>
                  </pic:spPr>
                </pic:pic>
              </a:graphicData>
            </a:graphic>
          </wp:inline>
        </w:drawing>
      </w:r>
    </w:p>
    <w:p w14:paraId="7DC7AEB0" w14:textId="77777777" w:rsidR="00E92089" w:rsidRDefault="00E92089" w:rsidP="00EA6129"/>
    <w:p w14:paraId="3C086FE0" w14:textId="5668CCCD" w:rsidR="00EA6129" w:rsidRDefault="00BF4F03" w:rsidP="00EA6129">
      <w:r>
        <w:t>ProfileActivity</w:t>
      </w:r>
      <w:r w:rsidR="00EA6129">
        <w:t xml:space="preserve"> - </w:t>
      </w:r>
      <w:r w:rsidR="00EA6129">
        <w:t>Táto aktivita spravuje profil používateľa v aplikácii. Po inicializácii používateľského rozhrania, kde sú zobrazované a upravované údaje ako e-mail a meno, a po kliknutí na tlačidlá pre uloženie zmien alebo odhlásenie, sa vykonávajú príslušné akcie.</w:t>
      </w:r>
      <w:r w:rsidR="00E92089">
        <w:t xml:space="preserve"> </w:t>
      </w:r>
      <w:r w:rsidR="00EA6129">
        <w:t>Metóda isValidInput() overuje platnosť zadaného mena pred jeho úpravou. Pri získaní platného mena sa vykonávajú úpravy profilu pomocou metódy editProfile(), ktorá odosiela požiadavku na server na úpravu údajov používateľa. V prípade úspešnej úpravy sa zobrazia nové hodnoty mena v profilovom rozhraní.</w:t>
      </w:r>
      <w:r w:rsidR="00E92089">
        <w:t xml:space="preserve"> </w:t>
      </w:r>
      <w:r w:rsidR="00EA6129">
        <w:t>Metóda getUserDetails() získava aktuálne údaje používateľa z servera a vyplňuje ich do príslušných polí v rozhraní.</w:t>
      </w:r>
    </w:p>
    <w:p w14:paraId="55290090" w14:textId="77777777" w:rsidR="002A1DE2" w:rsidRDefault="002A1DE2" w:rsidP="00EA6129"/>
    <w:p w14:paraId="2A3B9697" w14:textId="77777777" w:rsidR="000861F6" w:rsidRDefault="00BF4F03" w:rsidP="000861F6">
      <w:r>
        <w:t>ListActivity</w:t>
      </w:r>
      <w:r w:rsidR="002A1DE2">
        <w:t xml:space="preserve"> - </w:t>
      </w:r>
      <w:r w:rsidR="002A1DE2">
        <w:t>Aktivita ListActivity riadi zoznam položiek v aplikácii. Po inicializácii používateľského rozhrania, kde sú zobrazené položky zoznamu a možnosti pridania nových položiek, sa vykonávajú rôzne akcie, ako pridanie nových položiek, vytvorenie kategórií alebo úprava profilu.</w:t>
      </w:r>
      <w:r w:rsidR="002A1DE2">
        <w:t xml:space="preserve"> </w:t>
      </w:r>
      <w:r w:rsidR="002A1DE2">
        <w:t xml:space="preserve">Používateľ môže pridať novú položku zadaním jej názvu a výberom príslušnej kategórie. Ak je vstup platný, položka je vytvorená a </w:t>
      </w:r>
      <w:r w:rsidR="002A1DE2">
        <w:lastRenderedPageBreak/>
        <w:t>zobrazená v zozname.</w:t>
      </w:r>
      <w:r w:rsidR="002A1DE2">
        <w:t xml:space="preserve"> </w:t>
      </w:r>
      <w:r w:rsidR="002A1DE2">
        <w:t>Taktiež možné zobraziť ponuku možností pomocou tlačidla menu. Ak používateľ vyberie možnosť vytvoriť novú kategóriu, otvorí sa dialógové okno, v ktorom môže zadať názov novej kategórie alebo vybrať existujúcu.</w:t>
      </w:r>
      <w:r w:rsidR="002A1DE2">
        <w:t xml:space="preserve"> </w:t>
      </w:r>
      <w:r w:rsidR="002A1DE2">
        <w:t>Aktivita tiež získava údaje o kategóriách a položkách z backendu. Po úspešnom získaní údajov sa vyplnia zoznamy kategórií a položiek.</w:t>
      </w:r>
      <w:r w:rsidR="002A1DE2">
        <w:t xml:space="preserve"> </w:t>
      </w:r>
      <w:r w:rsidR="002A1DE2">
        <w:t>Celkovo táto aktivita umožňuje používateľovi spravovať zoznam položiek, pridávať nové položky a vytvárať kategórie, aby bol zoznam lepšie organizovaný.</w:t>
      </w:r>
      <w:r w:rsidR="000861F6">
        <w:t xml:space="preserve"> Pre správne zobrazovanie zoznamu bol implementovaný ListAdapter. </w:t>
      </w:r>
    </w:p>
    <w:p w14:paraId="55FE03A1" w14:textId="4B0CEF07" w:rsidR="000861F6" w:rsidRDefault="000861F6" w:rsidP="000861F6">
      <w:r>
        <w:t>ListAdapter v aplikácii slúži na spracovanie a zobrazenie zoznamu kategórií a položiek. Tento adaptér poskytuje metódy na triedenie kategórií a položiek, generovanie zlúčených dát, zisťovanie typu zobrazenia položiek a kategórií, ako aj vytvorenie zobrazenia pre každú položku alebo kategóriu.</w:t>
      </w:r>
    </w:p>
    <w:p w14:paraId="40E39750" w14:textId="4A3AC705" w:rsidR="000861F6" w:rsidRDefault="000861F6" w:rsidP="000861F6">
      <w:r>
        <w:t>Funkcia triedenia triedi kategórie a položky podľa ich názvov. Funkcia generovania zlúčených dát spojí kategórie a položky do jedného zoznamu na zobrazenie. Metódy pre zistenie typu zobrazenia a vytvorenie zobrazenia pre každú položku alebo kategóriu sú implementované podľa ich typu. Tento adaptér tiež obsahuje metódy na spracovanie interakcií používateľa, ako je označenie položiek, vytvorenie, úprava a odstránenie položiek alebo kategórií.</w:t>
      </w:r>
    </w:p>
    <w:p w14:paraId="198FEB89" w14:textId="7630B891" w:rsidR="00BF4F03" w:rsidRDefault="000861F6" w:rsidP="000861F6">
      <w:r>
        <w:t>Pri vytváraní, úprave alebo odstraňovaní položiek alebo kategórií adaptér spúšťa príslušné požiadavky na server a reaguje na odpoveď servera v závislosti na úspechu alebo neúspechu operácie. Taktiež obsahuje metódu na spustenie akcie na hlavnom vlákne pre zobrazenie správy alebo upozornenia používateľovi.</w:t>
      </w:r>
    </w:p>
    <w:p w14:paraId="455359D7" w14:textId="05DEFBC6" w:rsidR="00975D09" w:rsidRDefault="00975D09" w:rsidP="000861F6">
      <w:r w:rsidRPr="00975D09">
        <w:lastRenderedPageBreak/>
        <w:drawing>
          <wp:inline distT="0" distB="0" distL="0" distR="0" wp14:anchorId="566D90A7" wp14:editId="4BEAA6AC">
            <wp:extent cx="5400040" cy="4578350"/>
            <wp:effectExtent l="0" t="0" r="0" b="0"/>
            <wp:docPr id="1237471098" name="Obrázok 1" descr="Obrázok, na ktorom je text, snímka obrazovky, softvér, čísl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471098" name="Obrázok 1" descr="Obrázok, na ktorom je text, snímka obrazovky, softvér, číslo&#10;&#10;Automaticky generovaný popis"/>
                    <pic:cNvPicPr/>
                  </pic:nvPicPr>
                  <pic:blipFill>
                    <a:blip r:embed="rId34"/>
                    <a:stretch>
                      <a:fillRect/>
                    </a:stretch>
                  </pic:blipFill>
                  <pic:spPr>
                    <a:xfrm>
                      <a:off x="0" y="0"/>
                      <a:ext cx="5400040" cy="4578350"/>
                    </a:xfrm>
                    <a:prstGeom prst="rect">
                      <a:avLst/>
                    </a:prstGeom>
                  </pic:spPr>
                </pic:pic>
              </a:graphicData>
            </a:graphic>
          </wp:inline>
        </w:drawing>
      </w:r>
    </w:p>
    <w:p w14:paraId="6A775B56" w14:textId="77777777" w:rsidR="002A1DE2" w:rsidRDefault="002A1DE2" w:rsidP="002A1DE2"/>
    <w:p w14:paraId="37F87011" w14:textId="4E83F2CF" w:rsidR="002A1DE2" w:rsidRDefault="00BF4F03" w:rsidP="002A1DE2">
      <w:r>
        <w:t>ListManagementActivity</w:t>
      </w:r>
    </w:p>
    <w:p w14:paraId="58A4EE84" w14:textId="510AB85B" w:rsidR="00BF4F03" w:rsidRDefault="002A1DE2" w:rsidP="00E73C02">
      <w:r>
        <w:t>Aktivita ListManagementActivity je zodpovedná za správu zoznamov. Po inicializácii používateľského rozhrania umožňuje vytvárať nové zoznamy alebo upravovať existujúce.Používateľ môže zadať názov zoznamu a prípadné poznámky a následne ich odoslať. Ak sú vstupy platné, vytvorí sa nový zoznam alebo sa upravia informácie o existujúcom.V prípade, že je aktivita spustená v editačnom režime, získa sa aj zoznam pozvánok pre daný zoznam a zobrazí sa na obrazovke.Aktivita tiež komunikuje s backendom a získava údaje o zozname a pozvánkach. Po úspešnom získaní údajov sa tieto údaje zobrazia v príslušných poliach.Celkovo táto aktivita umožňuje používateľovi spravovať svoje zoznamy a manipulovať s nimi prostredníctvom jednoduchého a intuitívneho používateľského rozhrania.</w:t>
      </w:r>
      <w:r w:rsidR="00E73C02">
        <w:t xml:space="preserve"> </w:t>
      </w:r>
      <w:r w:rsidR="00E73C02">
        <w:t>Adapter InvitationAdapter slúži na zobrazenie zoznamu pozvánok. Každá položka v zozname obsahuje informácie o pozvánke, ako je e-mailová adresa a stav pozvánky. Stav pozvánky je znázornený ikonou, ktorá zobrazuje, či bola pozvánka prijatá alebo čaká na potvrdenie.</w:t>
      </w:r>
      <w:r w:rsidR="00E73C02">
        <w:t xml:space="preserve"> </w:t>
      </w:r>
      <w:r w:rsidR="00E73C02">
        <w:t xml:space="preserve">Pri dlhom stlačení na položku pozvánky sa zobrazí kontextové menu, ktoré obsahuje možnosť odstránenia pozvánky. </w:t>
      </w:r>
      <w:r w:rsidR="00E73C02">
        <w:lastRenderedPageBreak/>
        <w:t>Po kliknutí na túto možnosť sa zobrazí dialóg s potvrdením, ktorý umožňuje užívateľovi potvrdiť alebo zrušiť odstránenie pozvánky.</w:t>
      </w:r>
      <w:r w:rsidR="00E73C02">
        <w:t xml:space="preserve"> </w:t>
      </w:r>
      <w:r w:rsidR="00E73C02">
        <w:t>Ak je pozvánka úspešne odstránená, adapter aktualizuje zoznam pozvánok a upozorní na to používateľa pomocou rozhrania CallbackListener. Ak nastane chyba pri odstránení pozvánky, zobrazí sa oznámenie o chybe.</w:t>
      </w:r>
    </w:p>
    <w:p w14:paraId="2255562F" w14:textId="3FE051E6" w:rsidR="000041DD" w:rsidRDefault="000041DD" w:rsidP="00E73C02">
      <w:r w:rsidRPr="000041DD">
        <w:drawing>
          <wp:inline distT="0" distB="0" distL="0" distR="0" wp14:anchorId="1BB2CDFB" wp14:editId="3594DF77">
            <wp:extent cx="4658375" cy="3801005"/>
            <wp:effectExtent l="0" t="0" r="8890" b="9525"/>
            <wp:docPr id="876521371" name="Obrázok 1" descr="Obrázok, na ktorom je text, snímka obrazovky, softvér, operačný systé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521371" name="Obrázok 1" descr="Obrázok, na ktorom je text, snímka obrazovky, softvér, operačný systém&#10;&#10;Automaticky generovaný popis"/>
                    <pic:cNvPicPr/>
                  </pic:nvPicPr>
                  <pic:blipFill>
                    <a:blip r:embed="rId35"/>
                    <a:stretch>
                      <a:fillRect/>
                    </a:stretch>
                  </pic:blipFill>
                  <pic:spPr>
                    <a:xfrm>
                      <a:off x="0" y="0"/>
                      <a:ext cx="4658375" cy="3801005"/>
                    </a:xfrm>
                    <a:prstGeom prst="rect">
                      <a:avLst/>
                    </a:prstGeom>
                  </pic:spPr>
                </pic:pic>
              </a:graphicData>
            </a:graphic>
          </wp:inline>
        </w:drawing>
      </w:r>
    </w:p>
    <w:p w14:paraId="1AABD2B0" w14:textId="77777777" w:rsidR="002A1DE2" w:rsidRDefault="002A1DE2" w:rsidP="002A1DE2"/>
    <w:p w14:paraId="3DF5BE79" w14:textId="6112CC36" w:rsidR="002A1DE2" w:rsidRPr="002A1DE2" w:rsidRDefault="002A1DE2" w:rsidP="000861F6">
      <w:r>
        <w:t>MyInvitationsActivity je aktivita zodpovedná za zobrazenie pozvánok, ktoré používateľ prijal. Po inicializácii používateľského rozhrania získa aktuálne pozvánky používateľa a zobrazí ich v</w:t>
      </w:r>
      <w:r>
        <w:t> </w:t>
      </w:r>
      <w:r>
        <w:t>zozname</w:t>
      </w:r>
      <w:r>
        <w:t xml:space="preserve">. </w:t>
      </w:r>
      <w:r>
        <w:t>Pre získanie pozvánok sa komunikuje s backendom, kde sa na základe používateľovho ID získa zoznam pozvánok. Tieto pozvánky sa potom spracujú a zobrazia na obrazovke v zozname.</w:t>
      </w:r>
      <w:r w:rsidR="00E92089">
        <w:t xml:space="preserve"> </w:t>
      </w:r>
      <w:r>
        <w:t>Používateľ má možnosť prijať alebo odmietnuť pozvánky priamo z aktivity. Po vykonaní akcie na pozvánke sa zavolá metóda onInvitationAction(), ktorá obnoví zoznam pozvánok, aby zobrazila aktuálny stav.</w:t>
      </w:r>
      <w:r w:rsidR="00E92089">
        <w:t xml:space="preserve"> </w:t>
      </w:r>
      <w:r>
        <w:t>Celkovo táto aktivita poskytuje používateľovi prehľad o všetkých pozvánkach, ktoré prijal, a umožňuje mu prijímať alebo odmietnuť tieto pozvánky priamo z aplikácie.</w:t>
      </w:r>
      <w:r w:rsidR="000861F6">
        <w:t xml:space="preserve"> K tejto aktivite bol vytvorený </w:t>
      </w:r>
      <w:r w:rsidR="000861F6">
        <w:t>MyInvitationsAdapter</w:t>
      </w:r>
      <w:r w:rsidR="000861F6">
        <w:t>, ktorý</w:t>
      </w:r>
      <w:r w:rsidR="000861F6">
        <w:t xml:space="preserve"> slúži na zobrazenie zoznamu pozvánok. Každá položka v zozname obsahuje informácie o pozvánke, ako je e-mailová adresa a možnosti akceptovať alebo odstrániť pozvánku. Pri vytvorení zobrazenia pre každú položku adaptér overuje stav pozvánky a prispôsobuje zobrazenie podľa toho, či je </w:t>
      </w:r>
      <w:r w:rsidR="000861F6">
        <w:lastRenderedPageBreak/>
        <w:t>pozvánka ešte neakceptovaná alebo už bola akceptovaná. V prípade neakceptovanej pozvánky umožňuje užívateľovi akceptovať ju alebo odmietnuť. Akceptovanie alebo odmietnutie pozvánky spôsobuje odstránenie možnosti akceptovať a zobrazenie iba možnosti odstrániť. Pri odstránení pozvánky sa vykoná príslušná akcia na serveri a adaptér aktualizuje zoznam pozvánok podľa odpovede servera.</w:t>
      </w:r>
    </w:p>
    <w:p w14:paraId="3DA9AC68" w14:textId="77777777" w:rsidR="00BF4F03" w:rsidRDefault="00BF4F03" w:rsidP="005A0B4C"/>
    <w:p w14:paraId="68B0F509" w14:textId="05C25A8A" w:rsidR="00975D09" w:rsidRDefault="00975D09" w:rsidP="005A0B4C">
      <w:r w:rsidRPr="00975D09">
        <w:drawing>
          <wp:inline distT="0" distB="0" distL="0" distR="0" wp14:anchorId="0C1807B3" wp14:editId="737A5162">
            <wp:extent cx="5400040" cy="4473575"/>
            <wp:effectExtent l="0" t="0" r="0" b="3175"/>
            <wp:docPr id="382792460" name="Obrázok 1" descr="Obrázok, na ktorom je text, snímka obrazovky, softvér, operačný systé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792460" name="Obrázok 1" descr="Obrázok, na ktorom je text, snímka obrazovky, softvér, operačný systém&#10;&#10;Automaticky generovaný popis"/>
                    <pic:cNvPicPr/>
                  </pic:nvPicPr>
                  <pic:blipFill>
                    <a:blip r:embed="rId36"/>
                    <a:stretch>
                      <a:fillRect/>
                    </a:stretch>
                  </pic:blipFill>
                  <pic:spPr>
                    <a:xfrm>
                      <a:off x="0" y="0"/>
                      <a:ext cx="5400040" cy="4473575"/>
                    </a:xfrm>
                    <a:prstGeom prst="rect">
                      <a:avLst/>
                    </a:prstGeom>
                  </pic:spPr>
                </pic:pic>
              </a:graphicData>
            </a:graphic>
          </wp:inline>
        </w:drawing>
      </w:r>
    </w:p>
    <w:p w14:paraId="09EA6DB9" w14:textId="77777777" w:rsidR="005A0B4C" w:rsidRDefault="005A0B4C" w:rsidP="005A0B4C">
      <w:pPr>
        <w:ind w:firstLine="0"/>
      </w:pPr>
    </w:p>
    <w:p w14:paraId="005D4E6E" w14:textId="3B3252A1" w:rsidR="00DA0E55" w:rsidRDefault="00DA0E55" w:rsidP="005A0B4C">
      <w:pPr>
        <w:ind w:firstLine="0"/>
      </w:pPr>
      <w:r>
        <w:t>Animácie:</w:t>
      </w:r>
    </w:p>
    <w:p w14:paraId="31215362" w14:textId="7EF7B811" w:rsidR="005A0B4C" w:rsidRDefault="005A0B4C" w:rsidP="005A0B4C">
      <w:pPr>
        <w:ind w:firstLine="0"/>
      </w:pPr>
      <w:r>
        <w:t>Animácie pri prechode medzi aktivitami aplikácie sú definované vo forme XML súborov, ktoré sú využité pri vytvorení alebo zrušení aktivity. Použitie je overridom met</w:t>
      </w:r>
      <w:r w:rsidR="00A85162">
        <w:t>ódy</w:t>
      </w:r>
      <w:r>
        <w:t xml:space="preserve">  onBackPressed() a</w:t>
      </w:r>
      <w:r w:rsidR="00A85162">
        <w:t> pri vytvorené novej aktivity:</w:t>
      </w:r>
    </w:p>
    <w:p w14:paraId="16C62904" w14:textId="77777777" w:rsidR="00A85162" w:rsidRDefault="00A85162" w:rsidP="005A0B4C">
      <w:pPr>
        <w:ind w:firstLine="0"/>
        <w:rPr>
          <w:lang w:val="en-US"/>
        </w:rPr>
      </w:pPr>
    </w:p>
    <w:p w14:paraId="7F90EFAF" w14:textId="57F6612C" w:rsidR="00A85162" w:rsidRPr="00A85162" w:rsidRDefault="00A85162" w:rsidP="00A85162">
      <w:pPr>
        <w:pStyle w:val="PredformtovanHTML"/>
        <w:shd w:val="clear" w:color="auto" w:fill="2B2B2B"/>
        <w:rPr>
          <w:color w:val="A9B7C6"/>
        </w:rPr>
      </w:pPr>
      <w:r>
        <w:rPr>
          <w:color w:val="A9B7C6"/>
        </w:rPr>
        <w:t xml:space="preserve">Intent intent = </w:t>
      </w:r>
      <w:r>
        <w:rPr>
          <w:color w:val="CC7832"/>
        </w:rPr>
        <w:t xml:space="preserve">new </w:t>
      </w:r>
      <w:r>
        <w:rPr>
          <w:color w:val="A9B7C6"/>
        </w:rPr>
        <w:t>Intent(MainActivity.</w:t>
      </w:r>
      <w:r>
        <w:rPr>
          <w:color w:val="CC7832"/>
        </w:rPr>
        <w:t xml:space="preserve">this, </w:t>
      </w:r>
      <w:r>
        <w:rPr>
          <w:color w:val="A9B7C6"/>
        </w:rPr>
        <w:t>ProfileActivity.</w:t>
      </w:r>
      <w:r>
        <w:rPr>
          <w:color w:val="CC7832"/>
        </w:rPr>
        <w:t>class</w:t>
      </w:r>
      <w:r>
        <w:rPr>
          <w:color w:val="A9B7C6"/>
        </w:rPr>
        <w:t>)</w:t>
      </w:r>
      <w:r>
        <w:rPr>
          <w:color w:val="CC7832"/>
        </w:rPr>
        <w:t>;</w:t>
      </w:r>
      <w:r>
        <w:rPr>
          <w:color w:val="CC7832"/>
        </w:rPr>
        <w:br/>
      </w:r>
      <w:r>
        <w:rPr>
          <w:color w:val="A9B7C6"/>
        </w:rPr>
        <w:t>startActivity(intent)</w:t>
      </w:r>
      <w:r>
        <w:rPr>
          <w:color w:val="CC7832"/>
        </w:rPr>
        <w:t>;</w:t>
      </w:r>
      <w:r>
        <w:rPr>
          <w:color w:val="CC7832"/>
        </w:rPr>
        <w:br/>
      </w:r>
      <w:r>
        <w:rPr>
          <w:color w:val="A9B7C6"/>
        </w:rPr>
        <w:t>overridePendingTransition(R.anim.</w:t>
      </w:r>
      <w:r>
        <w:rPr>
          <w:i/>
          <w:iCs/>
          <w:color w:val="9876AA"/>
        </w:rPr>
        <w:t>slide_in_right</w:t>
      </w:r>
      <w:r>
        <w:rPr>
          <w:color w:val="CC7832"/>
        </w:rPr>
        <w:t xml:space="preserve">, </w:t>
      </w:r>
      <w:r>
        <w:rPr>
          <w:color w:val="A9B7C6"/>
        </w:rPr>
        <w:t>R.anim.</w:t>
      </w:r>
      <w:r>
        <w:rPr>
          <w:i/>
          <w:iCs/>
          <w:color w:val="9876AA"/>
        </w:rPr>
        <w:t>slide_out_left</w:t>
      </w:r>
      <w:r>
        <w:rPr>
          <w:color w:val="A9B7C6"/>
        </w:rPr>
        <w:t>)</w:t>
      </w:r>
      <w:r>
        <w:rPr>
          <w:color w:val="CC7832"/>
        </w:rPr>
        <w:t>;</w:t>
      </w:r>
    </w:p>
    <w:p w14:paraId="42DA7117" w14:textId="77777777" w:rsidR="00A85162" w:rsidRDefault="00A85162" w:rsidP="005A0B4C">
      <w:pPr>
        <w:ind w:firstLine="0"/>
        <w:rPr>
          <w:lang w:val="en-US"/>
        </w:rPr>
      </w:pPr>
    </w:p>
    <w:p w14:paraId="68A4CA3D" w14:textId="77777777" w:rsidR="00A85162" w:rsidRDefault="00A85162" w:rsidP="00A85162">
      <w:pPr>
        <w:pStyle w:val="PredformtovanHTML"/>
        <w:shd w:val="clear" w:color="auto" w:fill="2B2B2B"/>
        <w:rPr>
          <w:color w:val="A9B7C6"/>
        </w:rPr>
      </w:pPr>
      <w:r>
        <w:rPr>
          <w:color w:val="BBB529"/>
        </w:rPr>
        <w:lastRenderedPageBreak/>
        <w:t>@Override</w:t>
      </w:r>
      <w:r>
        <w:rPr>
          <w:color w:val="BBB529"/>
        </w:rPr>
        <w:br/>
      </w:r>
      <w:r>
        <w:rPr>
          <w:color w:val="CC7832"/>
        </w:rPr>
        <w:t xml:space="preserve">public void </w:t>
      </w:r>
      <w:r>
        <w:rPr>
          <w:color w:val="FFC66D"/>
        </w:rPr>
        <w:t>onBackPressed</w:t>
      </w:r>
      <w:r>
        <w:rPr>
          <w:color w:val="A9B7C6"/>
        </w:rPr>
        <w:t>() {</w:t>
      </w:r>
      <w:r>
        <w:rPr>
          <w:color w:val="A9B7C6"/>
        </w:rPr>
        <w:br/>
        <w:t xml:space="preserve">    </w:t>
      </w:r>
      <w:r>
        <w:rPr>
          <w:color w:val="CC7832"/>
        </w:rPr>
        <w:t>super</w:t>
      </w:r>
      <w:r>
        <w:rPr>
          <w:color w:val="A9B7C6"/>
        </w:rPr>
        <w:t>.onBackPressed()</w:t>
      </w:r>
      <w:r>
        <w:rPr>
          <w:color w:val="CC7832"/>
        </w:rPr>
        <w:t>;</w:t>
      </w:r>
      <w:r>
        <w:rPr>
          <w:color w:val="CC7832"/>
        </w:rPr>
        <w:br/>
        <w:t xml:space="preserve">    </w:t>
      </w:r>
      <w:r>
        <w:rPr>
          <w:color w:val="A9B7C6"/>
        </w:rPr>
        <w:t>overridePendingTransition(R.anim.</w:t>
      </w:r>
      <w:r>
        <w:rPr>
          <w:i/>
          <w:iCs/>
          <w:color w:val="9876AA"/>
        </w:rPr>
        <w:t>slide_in_left</w:t>
      </w:r>
      <w:r>
        <w:rPr>
          <w:color w:val="CC7832"/>
        </w:rPr>
        <w:t xml:space="preserve">, </w:t>
      </w:r>
      <w:r>
        <w:rPr>
          <w:color w:val="A9B7C6"/>
        </w:rPr>
        <w:t>R.anim.</w:t>
      </w:r>
      <w:r>
        <w:rPr>
          <w:i/>
          <w:iCs/>
          <w:color w:val="9876AA"/>
        </w:rPr>
        <w:t>slide_out_right</w:t>
      </w:r>
      <w:r>
        <w:rPr>
          <w:color w:val="A9B7C6"/>
        </w:rPr>
        <w:t>)</w:t>
      </w:r>
      <w:r>
        <w:rPr>
          <w:color w:val="CC7832"/>
        </w:rPr>
        <w:t>;</w:t>
      </w:r>
      <w:r>
        <w:rPr>
          <w:color w:val="CC7832"/>
        </w:rPr>
        <w:br/>
      </w:r>
      <w:r>
        <w:rPr>
          <w:color w:val="A9B7C6"/>
        </w:rPr>
        <w:t>}</w:t>
      </w:r>
    </w:p>
    <w:p w14:paraId="43A51CB4" w14:textId="77777777" w:rsidR="00A85162" w:rsidRDefault="00A85162" w:rsidP="005A0B4C">
      <w:pPr>
        <w:ind w:firstLine="0"/>
        <w:rPr>
          <w:lang w:val="en-US"/>
        </w:rPr>
      </w:pPr>
    </w:p>
    <w:p w14:paraId="5385860F" w14:textId="77777777" w:rsidR="00DA0E55" w:rsidRDefault="00DA0E55" w:rsidP="005A0B4C">
      <w:pPr>
        <w:ind w:firstLine="0"/>
        <w:rPr>
          <w:lang w:val="en-US"/>
        </w:rPr>
      </w:pPr>
    </w:p>
    <w:p w14:paraId="2E386853" w14:textId="465841FF" w:rsidR="00DA0E55" w:rsidRPr="00DA0E55" w:rsidRDefault="00776201" w:rsidP="00DA0E55">
      <w:pPr>
        <w:ind w:firstLine="0"/>
        <w:rPr>
          <w:lang w:val="en-US"/>
        </w:rPr>
      </w:pPr>
      <w:r>
        <w:rPr>
          <w:lang w:val="en-US"/>
        </w:rPr>
        <w:t>Preklady</w:t>
      </w:r>
    </w:p>
    <w:p w14:paraId="04FF771C" w14:textId="77777777" w:rsidR="00DA0E55" w:rsidRDefault="00DA0E55" w:rsidP="00DA0E55">
      <w:pPr>
        <w:ind w:firstLine="675"/>
        <w:rPr>
          <w:lang w:val="en-US"/>
        </w:rPr>
      </w:pPr>
      <w:r>
        <w:rPr>
          <w:lang w:val="en-US"/>
        </w:rPr>
        <w:t>S</w:t>
      </w:r>
      <w:r w:rsidRPr="00DA0E55">
        <w:rPr>
          <w:lang w:val="en-US"/>
        </w:rPr>
        <w:t>tring</w:t>
      </w:r>
      <w:r>
        <w:rPr>
          <w:lang w:val="en-US"/>
        </w:rPr>
        <w:t>s</w:t>
      </w:r>
      <w:r w:rsidRPr="00DA0E55">
        <w:rPr>
          <w:lang w:val="en-US"/>
        </w:rPr>
        <w:t>.xml v Android aplikáciách slúži na centralizované uchovávanie textových hodnôt a reťazcov, ktoré sa používajú v aplikácii. Jeho hlavnou úlohou je zjednodušiť údržbu, lokalizáciu a referencovateľnosť textových hodnôt v aplikácii.</w:t>
      </w:r>
      <w:r>
        <w:rPr>
          <w:lang w:val="en-US"/>
        </w:rPr>
        <w:t xml:space="preserve"> </w:t>
      </w:r>
      <w:r w:rsidRPr="00DA0E55">
        <w:rPr>
          <w:lang w:val="en-US"/>
        </w:rPr>
        <w:t>Centralizované uchovávanie textových hodnôt znamená, že všetky textové hodnoty sú uložené v súbore string.xml, čo umožňuje ich jednoduchú správu na jednom mieste. Taktiež umožňuje zoskupovanie textových reťazcov do jedného súboru, čo uľahčuje zmenu, aktualizáciu a údržbu aplikácie.</w:t>
      </w:r>
      <w:r>
        <w:rPr>
          <w:lang w:val="en-US"/>
        </w:rPr>
        <w:t xml:space="preserve"> S</w:t>
      </w:r>
      <w:r w:rsidRPr="00DA0E55">
        <w:rPr>
          <w:lang w:val="en-US"/>
        </w:rPr>
        <w:t>tring</w:t>
      </w:r>
      <w:r>
        <w:rPr>
          <w:lang w:val="en-US"/>
        </w:rPr>
        <w:t>s</w:t>
      </w:r>
      <w:r w:rsidRPr="00DA0E55">
        <w:rPr>
          <w:lang w:val="en-US"/>
        </w:rPr>
        <w:t>.xml tiež podporuje lokalizáciu aplikácie pre rôzne jazyky a regionálne nastavenia. Pre každý jazyk alebo regionálnu variantu sa môže vytvoriť samostatný súbor string.xml s príslušnými lokalizovanými textovými hodnotami.</w:t>
      </w:r>
      <w:r>
        <w:rPr>
          <w:lang w:val="en-US"/>
        </w:rPr>
        <w:t xml:space="preserve"> </w:t>
      </w:r>
      <w:r w:rsidRPr="00DA0E55">
        <w:rPr>
          <w:lang w:val="en-US"/>
        </w:rPr>
        <w:t>V kóde aplikácie sa na textové reťazce odkazuje pomocou identifikátorov definovaných v string.xml. Tento prístup zvyšuje čitateľnosť kódu a znižuje riziko chýb pri zmene textových hodnôt.</w:t>
      </w:r>
      <w:r w:rsidR="00776201">
        <w:rPr>
          <w:lang w:val="en-US"/>
        </w:rPr>
        <w:t xml:space="preserve"> Aktálne je aplikácia preložená len do anglického jazyka, avšak táto implementácia umožňuje ľahké doplnenie ostatných jazykov.</w:t>
      </w:r>
    </w:p>
    <w:p w14:paraId="56937C98" w14:textId="77777777" w:rsidR="00975D09" w:rsidRDefault="00975D09" w:rsidP="00DA0E55">
      <w:pPr>
        <w:ind w:firstLine="675"/>
        <w:rPr>
          <w:lang w:val="en-US"/>
        </w:rPr>
      </w:pPr>
    </w:p>
    <w:p w14:paraId="630E9CD4" w14:textId="77777777" w:rsidR="00975D09" w:rsidRDefault="00975D09" w:rsidP="00975D09">
      <w:pPr>
        <w:ind w:firstLine="0"/>
        <w:rPr>
          <w:lang w:val="en-US"/>
        </w:rPr>
      </w:pPr>
      <w:r>
        <w:rPr>
          <w:lang w:val="en-US"/>
        </w:rPr>
        <w:t>Ikonky</w:t>
      </w:r>
    </w:p>
    <w:p w14:paraId="5DB2385A" w14:textId="711657B8" w:rsidR="00975D09" w:rsidRPr="00A85162" w:rsidRDefault="00975D09" w:rsidP="00975D09">
      <w:pPr>
        <w:ind w:firstLine="675"/>
        <w:rPr>
          <w:lang w:val="en-US"/>
        </w:rPr>
        <w:sectPr w:rsidR="00975D09" w:rsidRPr="00A85162" w:rsidSect="00AD442F">
          <w:pgSz w:w="11907" w:h="16840" w:code="9"/>
          <w:pgMar w:top="1418" w:right="1418" w:bottom="1418" w:left="1985" w:header="709" w:footer="709" w:gutter="0"/>
          <w:cols w:space="708"/>
          <w:titlePg/>
        </w:sectPr>
      </w:pPr>
      <w:r>
        <w:rPr>
          <w:lang w:val="en-US"/>
        </w:rPr>
        <w:t>Pre funkciu ikoniek boli využite preddefinované inkonky z ponuky  vývojového prostredia  Android Studio.</w:t>
      </w:r>
    </w:p>
    <w:p w14:paraId="46831FAB" w14:textId="67C1126D" w:rsidR="002661D7" w:rsidRDefault="002661D7" w:rsidP="002661D7">
      <w:pPr>
        <w:pStyle w:val="Nadpis2"/>
        <w:numPr>
          <w:ilvl w:val="1"/>
          <w:numId w:val="6"/>
        </w:numPr>
      </w:pPr>
      <w:bookmarkStart w:id="129" w:name="_Toc309047447"/>
      <w:bookmarkStart w:id="130" w:name="_Toc309047493"/>
      <w:bookmarkStart w:id="131" w:name="_Toc309047610"/>
      <w:bookmarkStart w:id="132" w:name="_Toc339279025"/>
      <w:bookmarkStart w:id="133" w:name="_Toc152958958"/>
      <w:r>
        <w:lastRenderedPageBreak/>
        <w:t>Testovanie Aplikácie</w:t>
      </w:r>
    </w:p>
    <w:p w14:paraId="4DC62809" w14:textId="45FAB15E" w:rsidR="002661D7" w:rsidRDefault="002661D7" w:rsidP="002661D7">
      <w:r w:rsidRPr="002661D7">
        <w:t xml:space="preserve">Testovanie aplikácie je kritickým krokom v procese vývoja softvéru, ktorý má za cieľ zistiť a overiť, či aplikácia funguje správne a spĺňa požiadavky a očakávania používateľov. </w:t>
      </w:r>
      <w:r>
        <w:t>Testovanie aplikácie prebiehalo už pri samotnom vývoji aplikácii, kde sa odhalilo najväčšie množstvo chýb. Taktiež sa testovania zúčastnili osoby, ktoré nezasahovali do vývoja aplikácie.</w:t>
      </w:r>
    </w:p>
    <w:p w14:paraId="73FEA7FC" w14:textId="62F474C5" w:rsidR="001A3FBA" w:rsidRDefault="002661D7" w:rsidP="001A3FBA">
      <w:pPr>
        <w:pStyle w:val="Nadpis3"/>
        <w:numPr>
          <w:ilvl w:val="2"/>
          <w:numId w:val="6"/>
        </w:numPr>
      </w:pPr>
      <w:r>
        <w:t>Testovacie prípady</w:t>
      </w:r>
    </w:p>
    <w:p w14:paraId="38F09EFB" w14:textId="6650F219" w:rsidR="00F10D08" w:rsidRPr="00F10D08" w:rsidRDefault="00F10D08" w:rsidP="00F10D08">
      <w:pPr>
        <w:ind w:firstLine="0"/>
      </w:pPr>
      <w:r>
        <w:t>Tabuľa Testovacie prípady</w:t>
      </w:r>
    </w:p>
    <w:tbl>
      <w:tblPr>
        <w:tblStyle w:val="Mriekatabuky"/>
        <w:tblW w:w="0" w:type="auto"/>
        <w:tblLook w:val="04A0" w:firstRow="1" w:lastRow="0" w:firstColumn="1" w:lastColumn="0" w:noHBand="0" w:noVBand="1"/>
      </w:tblPr>
      <w:tblGrid>
        <w:gridCol w:w="6799"/>
        <w:gridCol w:w="1695"/>
      </w:tblGrid>
      <w:tr w:rsidR="00DC6529" w:rsidRPr="00DD4A12" w14:paraId="05754D08" w14:textId="1893D07E" w:rsidTr="00DC6529">
        <w:tc>
          <w:tcPr>
            <w:tcW w:w="6799" w:type="dxa"/>
          </w:tcPr>
          <w:p w14:paraId="22D5F719" w14:textId="77777777" w:rsidR="00DC6529" w:rsidRPr="00DD4A12" w:rsidRDefault="00DC6529" w:rsidP="00ED1E05">
            <w:pPr>
              <w:ind w:firstLine="0"/>
            </w:pPr>
            <w:r w:rsidRPr="00DD4A12">
              <w:t>Ako používateľ chcem mať možnosť registrovať sa</w:t>
            </w:r>
          </w:p>
        </w:tc>
        <w:tc>
          <w:tcPr>
            <w:tcW w:w="1695" w:type="dxa"/>
          </w:tcPr>
          <w:p w14:paraId="79B24371" w14:textId="7DAEEC33" w:rsidR="00DC6529" w:rsidRPr="00DD4A12" w:rsidRDefault="00DC6529" w:rsidP="00ED1E05">
            <w:pPr>
              <w:ind w:firstLine="0"/>
            </w:pPr>
            <w:r>
              <w:t>Správne</w:t>
            </w:r>
          </w:p>
        </w:tc>
      </w:tr>
      <w:tr w:rsidR="00DC6529" w:rsidRPr="00DD4A12" w14:paraId="271F6C8F" w14:textId="46D245CE" w:rsidTr="00DC6529">
        <w:tc>
          <w:tcPr>
            <w:tcW w:w="6799" w:type="dxa"/>
          </w:tcPr>
          <w:p w14:paraId="55AE9F3B" w14:textId="77777777" w:rsidR="00DC6529" w:rsidRPr="00DD4A12" w:rsidRDefault="00DC6529" w:rsidP="00ED1E05">
            <w:pPr>
              <w:ind w:firstLine="0"/>
            </w:pPr>
            <w:r w:rsidRPr="00DD4A12">
              <w:t>Ako používateľ chcem mať možnosť prihlásiť sa</w:t>
            </w:r>
          </w:p>
        </w:tc>
        <w:tc>
          <w:tcPr>
            <w:tcW w:w="1695" w:type="dxa"/>
          </w:tcPr>
          <w:p w14:paraId="0BCCBE24" w14:textId="26D95618" w:rsidR="00DC6529" w:rsidRPr="00DD4A12" w:rsidRDefault="00DC6529" w:rsidP="00ED1E05">
            <w:pPr>
              <w:ind w:firstLine="0"/>
            </w:pPr>
            <w:r>
              <w:t>Správn</w:t>
            </w:r>
            <w:r>
              <w:t>e</w:t>
            </w:r>
          </w:p>
        </w:tc>
      </w:tr>
      <w:tr w:rsidR="00DC6529" w:rsidRPr="00DD4A12" w14:paraId="2214C3BF" w14:textId="48A7176F" w:rsidTr="00DC6529">
        <w:tc>
          <w:tcPr>
            <w:tcW w:w="6799" w:type="dxa"/>
          </w:tcPr>
          <w:p w14:paraId="5CAE342F" w14:textId="77777777" w:rsidR="00DC6529" w:rsidRPr="00DD4A12" w:rsidRDefault="00DC6529" w:rsidP="00ED1E05">
            <w:pPr>
              <w:ind w:firstLine="0"/>
            </w:pPr>
            <w:r w:rsidRPr="00DD4A12">
              <w:t>Ako používateľ chcem mať možnosť vytvoriť nákupný zoznam</w:t>
            </w:r>
          </w:p>
        </w:tc>
        <w:tc>
          <w:tcPr>
            <w:tcW w:w="1695" w:type="dxa"/>
          </w:tcPr>
          <w:p w14:paraId="4D3AEB8B" w14:textId="245543EC" w:rsidR="00DC6529" w:rsidRPr="00DD4A12" w:rsidRDefault="00DC6529" w:rsidP="00ED1E05">
            <w:pPr>
              <w:ind w:firstLine="0"/>
            </w:pPr>
            <w:r>
              <w:t>Správne</w:t>
            </w:r>
          </w:p>
        </w:tc>
      </w:tr>
      <w:tr w:rsidR="00DC6529" w:rsidRPr="00DD4A12" w14:paraId="6AD85A2D" w14:textId="686B14C0" w:rsidTr="00DC6529">
        <w:tc>
          <w:tcPr>
            <w:tcW w:w="6799" w:type="dxa"/>
          </w:tcPr>
          <w:p w14:paraId="30168425" w14:textId="77777777" w:rsidR="00DC6529" w:rsidRPr="00DD4A12" w:rsidRDefault="00DC6529" w:rsidP="00ED1E05">
            <w:pPr>
              <w:ind w:firstLine="0"/>
            </w:pPr>
            <w:r w:rsidRPr="00DD4A12">
              <w:t>Ako používateľ chcem mať možnosť editovať nákupný zoznam</w:t>
            </w:r>
          </w:p>
        </w:tc>
        <w:tc>
          <w:tcPr>
            <w:tcW w:w="1695" w:type="dxa"/>
          </w:tcPr>
          <w:p w14:paraId="6F08011C" w14:textId="761B71CC" w:rsidR="00DC6529" w:rsidRPr="00DD4A12" w:rsidRDefault="00DC6529" w:rsidP="00ED1E05">
            <w:pPr>
              <w:ind w:firstLine="0"/>
            </w:pPr>
            <w:r>
              <w:t>Správne</w:t>
            </w:r>
          </w:p>
        </w:tc>
      </w:tr>
      <w:tr w:rsidR="00DC6529" w:rsidRPr="00DD4A12" w14:paraId="1018BC2F" w14:textId="211F7693" w:rsidTr="00DC6529">
        <w:tc>
          <w:tcPr>
            <w:tcW w:w="6799" w:type="dxa"/>
          </w:tcPr>
          <w:p w14:paraId="23A1C53F" w14:textId="77777777" w:rsidR="00DC6529" w:rsidRPr="00DD4A12" w:rsidRDefault="00DC6529" w:rsidP="00ED1E05">
            <w:pPr>
              <w:ind w:firstLine="0"/>
            </w:pPr>
            <w:r w:rsidRPr="00DD4A12">
              <w:t>Ako používateľ chcem mať možnosť zmazať  nákupný zoznam</w:t>
            </w:r>
          </w:p>
        </w:tc>
        <w:tc>
          <w:tcPr>
            <w:tcW w:w="1695" w:type="dxa"/>
          </w:tcPr>
          <w:p w14:paraId="4F14B25A" w14:textId="15E9A0BD" w:rsidR="00DC6529" w:rsidRPr="00DD4A12" w:rsidRDefault="00DC6529" w:rsidP="00ED1E05">
            <w:pPr>
              <w:ind w:firstLine="0"/>
            </w:pPr>
            <w:r>
              <w:t>Správne</w:t>
            </w:r>
          </w:p>
        </w:tc>
      </w:tr>
      <w:tr w:rsidR="00DC6529" w:rsidRPr="00DD4A12" w14:paraId="7820F0DD" w14:textId="680B1570" w:rsidTr="00DC6529">
        <w:tc>
          <w:tcPr>
            <w:tcW w:w="6799" w:type="dxa"/>
          </w:tcPr>
          <w:p w14:paraId="0B8B3FF2" w14:textId="77777777" w:rsidR="00DC6529" w:rsidRPr="00DD4A12" w:rsidRDefault="00DC6529" w:rsidP="00ED1E05">
            <w:pPr>
              <w:ind w:firstLine="0"/>
            </w:pPr>
            <w:r w:rsidRPr="00DD4A12">
              <w:t>Ako používateľ chcem mať možnosť zdieľať nákupný zoznam</w:t>
            </w:r>
          </w:p>
        </w:tc>
        <w:tc>
          <w:tcPr>
            <w:tcW w:w="1695" w:type="dxa"/>
          </w:tcPr>
          <w:p w14:paraId="0C42555D" w14:textId="3EC82F6D" w:rsidR="00DC6529" w:rsidRPr="00DD4A12" w:rsidRDefault="00DC6529" w:rsidP="00ED1E05">
            <w:pPr>
              <w:ind w:firstLine="0"/>
            </w:pPr>
            <w:r>
              <w:t>Správne</w:t>
            </w:r>
          </w:p>
        </w:tc>
      </w:tr>
      <w:tr w:rsidR="00DC6529" w:rsidRPr="00DD4A12" w14:paraId="674F5C1F" w14:textId="67D184EF" w:rsidTr="00DC6529">
        <w:tc>
          <w:tcPr>
            <w:tcW w:w="6799" w:type="dxa"/>
          </w:tcPr>
          <w:p w14:paraId="07FBF0BE" w14:textId="77777777" w:rsidR="00DC6529" w:rsidRPr="00DD4A12" w:rsidRDefault="00DC6529" w:rsidP="00ED1E05">
            <w:pPr>
              <w:ind w:firstLine="0"/>
            </w:pPr>
            <w:r w:rsidRPr="00DD4A12">
              <w:t>Ako používateľ chcem mať možnosť vytvoriť kategóriu alebo podkategóriu v nákupnom zozname</w:t>
            </w:r>
          </w:p>
        </w:tc>
        <w:tc>
          <w:tcPr>
            <w:tcW w:w="1695" w:type="dxa"/>
          </w:tcPr>
          <w:p w14:paraId="6BE5AED8" w14:textId="20D04E5A" w:rsidR="00DC6529" w:rsidRPr="00DD4A12" w:rsidRDefault="00DC6529" w:rsidP="00ED1E05">
            <w:pPr>
              <w:ind w:firstLine="0"/>
            </w:pPr>
            <w:r>
              <w:t>Správne</w:t>
            </w:r>
          </w:p>
        </w:tc>
      </w:tr>
      <w:tr w:rsidR="00DC6529" w:rsidRPr="00DD4A12" w14:paraId="08007917" w14:textId="6571957E" w:rsidTr="00DC6529">
        <w:tc>
          <w:tcPr>
            <w:tcW w:w="6799" w:type="dxa"/>
          </w:tcPr>
          <w:p w14:paraId="668E9BEB" w14:textId="77777777" w:rsidR="00DC6529" w:rsidRPr="00DD4A12" w:rsidRDefault="00DC6529" w:rsidP="00ED1E05">
            <w:pPr>
              <w:ind w:firstLine="0"/>
            </w:pPr>
            <w:r w:rsidRPr="00DD4A12">
              <w:t>Ako používateľ chcem mať možnosť zmazať kategóriu alebo podkategóriu v nákupnom zozname</w:t>
            </w:r>
          </w:p>
        </w:tc>
        <w:tc>
          <w:tcPr>
            <w:tcW w:w="1695" w:type="dxa"/>
          </w:tcPr>
          <w:p w14:paraId="5180FAE2" w14:textId="725A9FCB" w:rsidR="00DC6529" w:rsidRPr="00DD4A12" w:rsidRDefault="00DC6529" w:rsidP="00ED1E05">
            <w:pPr>
              <w:ind w:firstLine="0"/>
            </w:pPr>
            <w:r>
              <w:t>Správne</w:t>
            </w:r>
          </w:p>
        </w:tc>
      </w:tr>
      <w:tr w:rsidR="00DC6529" w:rsidRPr="00DD4A12" w14:paraId="64D34FF9" w14:textId="5C259075" w:rsidTr="00DC6529">
        <w:tc>
          <w:tcPr>
            <w:tcW w:w="6799" w:type="dxa"/>
          </w:tcPr>
          <w:p w14:paraId="3EC348F9" w14:textId="77777777" w:rsidR="00DC6529" w:rsidRPr="00DD4A12" w:rsidRDefault="00DC6529" w:rsidP="00ED1E05">
            <w:pPr>
              <w:ind w:firstLine="0"/>
            </w:pPr>
            <w:r w:rsidRPr="00DD4A12">
              <w:t>Ako používateľ chcem mať možnosť editovať kategóriu alebo podkategóriu v nákupnom zozname</w:t>
            </w:r>
          </w:p>
        </w:tc>
        <w:tc>
          <w:tcPr>
            <w:tcW w:w="1695" w:type="dxa"/>
          </w:tcPr>
          <w:p w14:paraId="2823C8F9" w14:textId="19B12B6E" w:rsidR="00DC6529" w:rsidRPr="00DD4A12" w:rsidRDefault="00DC6529" w:rsidP="00ED1E05">
            <w:pPr>
              <w:ind w:firstLine="0"/>
            </w:pPr>
            <w:r>
              <w:t>Správne</w:t>
            </w:r>
          </w:p>
        </w:tc>
      </w:tr>
      <w:tr w:rsidR="00DC6529" w:rsidRPr="00DD4A12" w14:paraId="64FF80CC" w14:textId="7FE1C495" w:rsidTr="00DC6529">
        <w:tc>
          <w:tcPr>
            <w:tcW w:w="6799" w:type="dxa"/>
          </w:tcPr>
          <w:p w14:paraId="0BAF73F0" w14:textId="77777777" w:rsidR="00DC6529" w:rsidRPr="00DD4A12" w:rsidRDefault="00DC6529" w:rsidP="00ED1E05">
            <w:pPr>
              <w:ind w:firstLine="0"/>
            </w:pPr>
            <w:r w:rsidRPr="00DD4A12">
              <w:t>Ako používateľ chcem mať možnosť pridať položky zoznamu</w:t>
            </w:r>
          </w:p>
        </w:tc>
        <w:tc>
          <w:tcPr>
            <w:tcW w:w="1695" w:type="dxa"/>
          </w:tcPr>
          <w:p w14:paraId="133F76F3" w14:textId="3CDBD807" w:rsidR="00DC6529" w:rsidRPr="00DD4A12" w:rsidRDefault="00DC6529" w:rsidP="00ED1E05">
            <w:pPr>
              <w:ind w:firstLine="0"/>
            </w:pPr>
            <w:r>
              <w:t>Správne</w:t>
            </w:r>
          </w:p>
        </w:tc>
      </w:tr>
      <w:tr w:rsidR="00DC6529" w:rsidRPr="00DD4A12" w14:paraId="214C8CE2" w14:textId="04C314A2" w:rsidTr="00DC6529">
        <w:tc>
          <w:tcPr>
            <w:tcW w:w="6799" w:type="dxa"/>
          </w:tcPr>
          <w:p w14:paraId="5CB4DB43" w14:textId="77777777" w:rsidR="00DC6529" w:rsidRPr="00DD4A12" w:rsidRDefault="00DC6529" w:rsidP="00ED1E05">
            <w:pPr>
              <w:ind w:firstLine="0"/>
            </w:pPr>
            <w:r w:rsidRPr="00DD4A12">
              <w:t>Ako používateľ chcem mať možnosť odstrániť položky zoznamu</w:t>
            </w:r>
          </w:p>
        </w:tc>
        <w:tc>
          <w:tcPr>
            <w:tcW w:w="1695" w:type="dxa"/>
          </w:tcPr>
          <w:p w14:paraId="4AFB41D9" w14:textId="58FB5FCE" w:rsidR="00DC6529" w:rsidRPr="00DD4A12" w:rsidRDefault="00DC6529" w:rsidP="00ED1E05">
            <w:pPr>
              <w:ind w:firstLine="0"/>
            </w:pPr>
            <w:r>
              <w:t>Správne</w:t>
            </w:r>
          </w:p>
        </w:tc>
      </w:tr>
      <w:tr w:rsidR="00DC6529" w:rsidRPr="00DD4A12" w14:paraId="38D0E10C" w14:textId="241A081C" w:rsidTr="00DC6529">
        <w:tc>
          <w:tcPr>
            <w:tcW w:w="6799" w:type="dxa"/>
          </w:tcPr>
          <w:p w14:paraId="018DD27E" w14:textId="77777777" w:rsidR="00DC6529" w:rsidRPr="00DD4A12" w:rsidRDefault="00DC6529" w:rsidP="00ED1E05">
            <w:pPr>
              <w:ind w:firstLine="0"/>
            </w:pPr>
            <w:r w:rsidRPr="00DD4A12">
              <w:t>Ako používateľ chcem mať možnosť editovať položky zoznamu</w:t>
            </w:r>
          </w:p>
        </w:tc>
        <w:tc>
          <w:tcPr>
            <w:tcW w:w="1695" w:type="dxa"/>
          </w:tcPr>
          <w:p w14:paraId="15B5F1B1" w14:textId="3E9744D1" w:rsidR="00DC6529" w:rsidRPr="00DD4A12" w:rsidRDefault="00DC6529" w:rsidP="00ED1E05">
            <w:pPr>
              <w:ind w:firstLine="0"/>
            </w:pPr>
            <w:r>
              <w:t>Správne</w:t>
            </w:r>
          </w:p>
        </w:tc>
      </w:tr>
    </w:tbl>
    <w:p w14:paraId="63B8FE24" w14:textId="77777777" w:rsidR="00DC6529" w:rsidRPr="00DC6529" w:rsidRDefault="00DC6529" w:rsidP="00DC6529"/>
    <w:p w14:paraId="0060E294" w14:textId="0B69584F" w:rsidR="001A3FBA" w:rsidRPr="001A3FBA" w:rsidRDefault="001A3FBA" w:rsidP="001A3FBA">
      <w:pPr>
        <w:pStyle w:val="Nadpis3"/>
        <w:numPr>
          <w:ilvl w:val="2"/>
          <w:numId w:val="6"/>
        </w:numPr>
      </w:pPr>
      <w:r>
        <w:t>Test</w:t>
      </w:r>
      <w:r w:rsidR="00F16EFD">
        <w:t>ovanie aplikácie</w:t>
      </w:r>
    </w:p>
    <w:p w14:paraId="0EF59108" w14:textId="77777777" w:rsidR="002661D7" w:rsidRPr="002661D7" w:rsidRDefault="002661D7" w:rsidP="002661D7"/>
    <w:p w14:paraId="12E9108A" w14:textId="618EE4E3" w:rsidR="00A35C15" w:rsidRPr="00DD4A12" w:rsidRDefault="009F5F11" w:rsidP="004D5102">
      <w:pPr>
        <w:pStyle w:val="Nadpis1"/>
      </w:pPr>
      <w:r w:rsidRPr="00DD4A12">
        <w:t>Záver</w:t>
      </w:r>
      <w:bookmarkStart w:id="134" w:name="_Toc195670727"/>
      <w:bookmarkStart w:id="135" w:name="_Toc195684475"/>
      <w:bookmarkStart w:id="136" w:name="_Toc309047448"/>
      <w:bookmarkStart w:id="137" w:name="_Toc309047494"/>
      <w:bookmarkStart w:id="138" w:name="_Toc309047611"/>
      <w:bookmarkStart w:id="139" w:name="_Toc339279026"/>
      <w:bookmarkEnd w:id="125"/>
      <w:bookmarkEnd w:id="126"/>
      <w:bookmarkEnd w:id="129"/>
      <w:bookmarkEnd w:id="130"/>
      <w:bookmarkEnd w:id="131"/>
      <w:bookmarkEnd w:id="132"/>
      <w:bookmarkEnd w:id="133"/>
    </w:p>
    <w:p w14:paraId="3D794AB5" w14:textId="77777777" w:rsidR="00870C35" w:rsidRPr="00DD4A12" w:rsidRDefault="00870C35" w:rsidP="00FD33FA">
      <w:pPr>
        <w:rPr>
          <w:kern w:val="32"/>
        </w:rPr>
        <w:sectPr w:rsidR="00870C35" w:rsidRPr="00DD4A12" w:rsidSect="00AD442F">
          <w:pgSz w:w="11907" w:h="16840" w:code="9"/>
          <w:pgMar w:top="1418" w:right="1418" w:bottom="1418" w:left="1985" w:header="709" w:footer="709" w:gutter="0"/>
          <w:cols w:space="708"/>
          <w:titlePg/>
        </w:sectPr>
      </w:pPr>
    </w:p>
    <w:p w14:paraId="0784D271" w14:textId="68B887F8" w:rsidR="009A71BA" w:rsidRPr="00DD4A12" w:rsidRDefault="00C304D6" w:rsidP="004D5102">
      <w:pPr>
        <w:pStyle w:val="Nadpis1"/>
      </w:pPr>
      <w:bookmarkStart w:id="140" w:name="_Toc147668937"/>
      <w:bookmarkStart w:id="141" w:name="_Toc152958959"/>
      <w:bookmarkEnd w:id="134"/>
      <w:bookmarkEnd w:id="135"/>
      <w:bookmarkEnd w:id="136"/>
      <w:bookmarkEnd w:id="137"/>
      <w:bookmarkEnd w:id="138"/>
      <w:bookmarkEnd w:id="139"/>
      <w:r w:rsidRPr="00DD4A12">
        <w:lastRenderedPageBreak/>
        <w:t>Zoznam bibliografických odkazov</w:t>
      </w:r>
      <w:bookmarkEnd w:id="140"/>
      <w:bookmarkEnd w:id="141"/>
    </w:p>
    <w:sdt>
      <w:sdtPr>
        <w:rPr>
          <w:color w:val="000000"/>
        </w:rPr>
        <w:tag w:val="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"/>
        <w:id w:val="473963879"/>
        <w:placeholder>
          <w:docPart w:val="DefaultPlaceholder_-1854013440"/>
        </w:placeholder>
        <w:showingPlcHdr/>
      </w:sdtPr>
      <w:sdtContent>
        <w:p w14:paraId="24B29FF4" w14:textId="4B635B79" w:rsidR="006C21D0" w:rsidRPr="00DD4A12" w:rsidRDefault="00116110" w:rsidP="006C21D0">
          <w:pPr>
            <w:ind w:firstLine="0"/>
          </w:pPr>
          <w:r w:rsidRPr="00DD4A12">
            <w:rPr>
              <w:rStyle w:val="Zstupntext"/>
              <w:color w:val="000000"/>
            </w:rPr>
            <w:t>Kliknite alebo ťuknite sem a zadajte text.</w:t>
          </w:r>
        </w:p>
      </w:sdtContent>
    </w:sdt>
    <w:p w14:paraId="29F118C7" w14:textId="037F1A89" w:rsidR="006C21D0" w:rsidRPr="00DD4A12" w:rsidRDefault="00B70C99" w:rsidP="00B70C99">
      <w:pPr>
        <w:ind w:firstLine="0"/>
      </w:pPr>
      <w:r w:rsidRPr="00DD4A12">
        <w:t>==============================================================</w:t>
      </w:r>
    </w:p>
    <w:p w14:paraId="21891BC5" w14:textId="2AD6AA24" w:rsidR="006C21D0" w:rsidRPr="00DD4A12" w:rsidRDefault="006C21D0" w:rsidP="006C21D0"/>
    <w:sdt>
      <w:sdtPr>
        <w:tag w:val="MENDELEY_BIBLIOGRAPHY"/>
        <w:id w:val="1865013003"/>
        <w:placeholder>
          <w:docPart w:val="DefaultPlaceholder_-1854013440"/>
        </w:placeholder>
      </w:sdtPr>
      <w:sdtContent>
        <w:p w14:paraId="0C0739E7" w14:textId="77777777" w:rsidR="00116110" w:rsidRPr="00DD4A12" w:rsidRDefault="00116110">
          <w:pPr>
            <w:divId w:val="505828934"/>
          </w:pPr>
          <w:r w:rsidRPr="00DD4A12">
            <w:t>ADAJI, Ifeoma, Kiemute OYIBO a Julita VASSILEVA, 2018. List It: A Shopping List App That Influences Healthy Shopping Habits. V: [online]. Dostupné na: doi:10.14236/ewic/HCI2018.81</w:t>
          </w:r>
        </w:p>
        <w:p w14:paraId="0C44F9A9" w14:textId="77777777" w:rsidR="00116110" w:rsidRPr="00DD4A12" w:rsidRDefault="00116110">
          <w:pPr>
            <w:divId w:val="1821264528"/>
          </w:pPr>
          <w:r w:rsidRPr="00DD4A12">
            <w:t xml:space="preserve">AHN, Junho, James WILLIAMSON, Mike GARTRELL, Richard HAN, Qin LV a Shivakant MISHRA, 2015. Supporting Healthy Grocery Shopping via Mobile Augmented Reality. </w:t>
          </w:r>
          <w:r w:rsidRPr="00DD4A12">
            <w:rPr>
              <w:i/>
              <w:iCs/>
            </w:rPr>
            <w:t>ACM Transactions on Multimedia Computing, Communications, and Applications</w:t>
          </w:r>
          <w:r w:rsidRPr="00DD4A12">
            <w:t xml:space="preserve"> [online]. 2015, roč. 12, č. 1s, s. 1–24. ISSN 1551-6857. Dostupné na: doi:10.1145/2808207</w:t>
          </w:r>
        </w:p>
        <w:p w14:paraId="4D2A7859" w14:textId="77777777" w:rsidR="00116110" w:rsidRPr="00DD4A12" w:rsidRDefault="00116110">
          <w:pPr>
            <w:divId w:val="476000421"/>
          </w:pPr>
          <w:r w:rsidRPr="00DD4A12">
            <w:t xml:space="preserve">AIOLFI, Simone, Silvia BELLINI a Benedetta GRANDI, 2022. Using mobile while shopping in-store: a new model of impulse-buying behaviour. </w:t>
          </w:r>
          <w:r w:rsidRPr="00DD4A12">
            <w:rPr>
              <w:i/>
              <w:iCs/>
            </w:rPr>
            <w:t>Journal of Consumer Marketing</w:t>
          </w:r>
          <w:r w:rsidRPr="00DD4A12">
            <w:t xml:space="preserve"> [online]. 2022, roč. 39, č. 5, s. 432–444. ISSN 0736-3761. Dostupné na: doi:10.1108/JCM-05-2020-3823</w:t>
          </w:r>
        </w:p>
        <w:p w14:paraId="7157D1C2" w14:textId="77777777" w:rsidR="00116110" w:rsidRPr="00DD4A12" w:rsidRDefault="00116110">
          <w:pPr>
            <w:divId w:val="983584061"/>
          </w:pPr>
          <w:r w:rsidRPr="00DD4A12">
            <w:t xml:space="preserve">BELLINI, Silvia a Simone AIOLFI, 2017. The Impact of Mobile Device Use on Shopper Behaviour in Store: An Empirical Research on Grocery Retailing. </w:t>
          </w:r>
          <w:r w:rsidRPr="00DD4A12">
            <w:rPr>
              <w:i/>
              <w:iCs/>
            </w:rPr>
            <w:t>International Business Research</w:t>
          </w:r>
          <w:r w:rsidRPr="00DD4A12">
            <w:t xml:space="preserve"> [online]. 2017, roč. 10, č. 4, s. 58. ISSN 1913-9012. Dostupné na: doi:10.5539/ibr.v10n4p58</w:t>
          </w:r>
        </w:p>
        <w:p w14:paraId="5117011A" w14:textId="77777777" w:rsidR="00116110" w:rsidRPr="00DD4A12" w:rsidRDefault="00116110">
          <w:pPr>
            <w:divId w:val="1227452460"/>
          </w:pPr>
          <w:r w:rsidRPr="00DD4A12">
            <w:t xml:space="preserve">BLOCK, Lauren G. a Vicki G. MORWITZ, 1999. Shopping Lists as an External Memory Aid for Grocery Shopping: Influences on List Writing and List Fulfillment. </w:t>
          </w:r>
          <w:r w:rsidRPr="00DD4A12">
            <w:rPr>
              <w:i/>
              <w:iCs/>
            </w:rPr>
            <w:t>Journal of Consumer Psychology</w:t>
          </w:r>
          <w:r w:rsidRPr="00DD4A12">
            <w:t xml:space="preserve"> [online]. 1999, roč. 8, č. 4, s. 343–375. ISSN 1057-7408. Dostupné na: doi:10.1207/s15327663jcp0804_01</w:t>
          </w:r>
        </w:p>
        <w:p w14:paraId="7A922592" w14:textId="77777777" w:rsidR="00116110" w:rsidRPr="00DD4A12" w:rsidRDefault="00116110">
          <w:pPr>
            <w:divId w:val="1709337883"/>
          </w:pPr>
          <w:r w:rsidRPr="00DD4A12">
            <w:t xml:space="preserve">BRAHLER STEFAN, 2010. </w:t>
          </w:r>
          <w:r w:rsidRPr="00DD4A12">
            <w:rPr>
              <w:i/>
              <w:iCs/>
            </w:rPr>
            <w:t>Analysis of the Android Architecture</w:t>
          </w:r>
          <w:r w:rsidRPr="00DD4A12">
            <w:t xml:space="preserve">. </w:t>
          </w:r>
        </w:p>
        <w:p w14:paraId="53B85E27" w14:textId="77777777" w:rsidR="00116110" w:rsidRPr="00DD4A12" w:rsidRDefault="00116110">
          <w:pPr>
            <w:divId w:val="1457673365"/>
          </w:pPr>
          <w:r w:rsidRPr="00DD4A12">
            <w:t xml:space="preserve">CURRY DAVID, 2023. Android Statistics. </w:t>
          </w:r>
          <w:r w:rsidRPr="00DD4A12">
            <w:rPr>
              <w:i/>
              <w:iCs/>
            </w:rPr>
            <w:t>https://www.businessofapps.com/data/android-statistics/</w:t>
          </w:r>
          <w:r w:rsidRPr="00DD4A12">
            <w:t xml:space="preserve">. </w:t>
          </w:r>
        </w:p>
        <w:p w14:paraId="6300F1C8" w14:textId="77777777" w:rsidR="00116110" w:rsidRPr="00DD4A12" w:rsidRDefault="00116110">
          <w:pPr>
            <w:divId w:val="201553779"/>
          </w:pPr>
          <w:r w:rsidRPr="00DD4A12">
            <w:t xml:space="preserve">DESIMONE DEANNA, 2017. </w:t>
          </w:r>
          <w:r w:rsidRPr="00DD4A12">
            <w:rPr>
              <w:i/>
              <w:iCs/>
            </w:rPr>
            <w:t>RELATIONSHIP OF GROCERY SHOPPING HABITS TO BODY MASS INDEX OF ADULTS IN WESTERN NEW YORK</w:t>
          </w:r>
          <w:r w:rsidRPr="00DD4A12">
            <w:t xml:space="preserve">. Buffalo, NY. Faculty of D’Youville College Division of Academic Affairs. </w:t>
          </w:r>
        </w:p>
        <w:p w14:paraId="364869E9" w14:textId="77777777" w:rsidR="00116110" w:rsidRPr="00DD4A12" w:rsidRDefault="00116110">
          <w:pPr>
            <w:divId w:val="290670667"/>
          </w:pPr>
          <w:r w:rsidRPr="00DD4A12">
            <w:t xml:space="preserve">HALL MARK a HOSCH WILLIAM, 2023. Google. </w:t>
          </w:r>
          <w:r w:rsidRPr="00DD4A12">
            <w:rPr>
              <w:i/>
              <w:iCs/>
            </w:rPr>
            <w:t>https://www.britannica.com/topic/Google-Inc</w:t>
          </w:r>
          <w:r w:rsidRPr="00DD4A12">
            <w:t xml:space="preserve">. </w:t>
          </w:r>
        </w:p>
        <w:p w14:paraId="1313EAD6" w14:textId="77777777" w:rsidR="00116110" w:rsidRPr="00DD4A12" w:rsidRDefault="00116110">
          <w:pPr>
            <w:divId w:val="273559361"/>
          </w:pPr>
          <w:r w:rsidRPr="00DD4A12">
            <w:lastRenderedPageBreak/>
            <w:t xml:space="preserve">HARSHA JAYAWILAL, W. A. a Saminda PREMERATNE, 2017. The smart shopping list: An effective mobile solution for grocery list-creation process. V: </w:t>
          </w:r>
          <w:r w:rsidRPr="00DD4A12">
            <w:rPr>
              <w:i/>
              <w:iCs/>
            </w:rPr>
            <w:t>2017 IEEE 13th Malaysia International Conference on Communications (MICC)</w:t>
          </w:r>
          <w:r w:rsidRPr="00DD4A12">
            <w:t xml:space="preserve"> [online]. B.m.: IEEE, s. 124–129. ISBN 978-1-5386-3132-4. Dostupné na: doi:10.1109/MICC.2017.8311745</w:t>
          </w:r>
        </w:p>
        <w:p w14:paraId="7E24C963" w14:textId="77777777" w:rsidR="00116110" w:rsidRPr="00DD4A12" w:rsidRDefault="00116110">
          <w:pPr>
            <w:divId w:val="1944727461"/>
          </w:pPr>
          <w:r w:rsidRPr="00DD4A12">
            <w:t xml:space="preserve">HEINRICHS, Felix, Daniel SCHREIBER a Johannes SCHÖNING, 2011. The hybrid shopping list. V: </w:t>
          </w:r>
          <w:r w:rsidRPr="00DD4A12">
            <w:rPr>
              <w:i/>
              <w:iCs/>
            </w:rPr>
            <w:t>Proceedings of the 13th International Conference on Human Computer Interaction with Mobile Devices and Services</w:t>
          </w:r>
          <w:r w:rsidRPr="00DD4A12">
            <w:t xml:space="preserve"> [online]. New York, NY, USA: ACM, s. 251–254. ISBN 9781450305419. Dostupné na: doi:10.1145/2037373.2037411</w:t>
          </w:r>
        </w:p>
        <w:p w14:paraId="644EDD43" w14:textId="77777777" w:rsidR="00116110" w:rsidRPr="00DD4A12" w:rsidRDefault="00116110">
          <w:pPr>
            <w:divId w:val="1718890844"/>
          </w:pPr>
          <w:r w:rsidRPr="00DD4A12">
            <w:t xml:space="preserve">CHAFFEY DAVE, 2023. </w:t>
          </w:r>
          <w:r w:rsidRPr="00DD4A12">
            <w:rPr>
              <w:i/>
              <w:iCs/>
            </w:rPr>
            <w:t>Mobile marketing statistics compilation 2023</w:t>
          </w:r>
          <w:r w:rsidRPr="00DD4A12">
            <w:t xml:space="preserve"> [online] [cit. 19. november 2023]. Dostupné na: https://www.smartinsights.com/mobile-marketing/mobile-marketing-analytics/mobile-marketing-statistics/</w:t>
          </w:r>
        </w:p>
        <w:p w14:paraId="408B4EBF" w14:textId="77777777" w:rsidR="00116110" w:rsidRPr="00DD4A12" w:rsidRDefault="00116110">
          <w:pPr>
            <w:divId w:val="789975753"/>
          </w:pPr>
          <w:r w:rsidRPr="00DD4A12">
            <w:t xml:space="preserve">CHEN, Chien-Hsiung a Weimin ZHAI, 2023. The Effects of Information Layout, Display Mode, and Gender Difference on the User Interface Design of Mobile Shopping Applications. </w:t>
          </w:r>
          <w:r w:rsidRPr="00DD4A12">
            <w:rPr>
              <w:i/>
              <w:iCs/>
            </w:rPr>
            <w:t>IEEE Access</w:t>
          </w:r>
          <w:r w:rsidRPr="00DD4A12">
            <w:t xml:space="preserve"> [online]. 2023, roč. 11, s. 47024–47039. ISSN 2169-3536. Dostupné na: doi:10.1109/ACCESS.2023.3274575</w:t>
          </w:r>
        </w:p>
        <w:p w14:paraId="3B58D572" w14:textId="77777777" w:rsidR="00116110" w:rsidRPr="00DD4A12" w:rsidRDefault="00116110">
          <w:pPr>
            <w:divId w:val="1034424478"/>
          </w:pPr>
          <w:r w:rsidRPr="00DD4A12">
            <w:t xml:space="preserve">JAIN ROSHNI, 2018. </w:t>
          </w:r>
          <w:r w:rsidRPr="00DD4A12">
            <w:rPr>
              <w:i/>
              <w:iCs/>
            </w:rPr>
            <w:t>SmartGrocer: A Context-Aware Personalized Grocery System</w:t>
          </w:r>
          <w:r w:rsidRPr="00DD4A12">
            <w:t xml:space="preserve">. University of Victoria. b.n. </w:t>
          </w:r>
        </w:p>
        <w:p w14:paraId="5A014B02" w14:textId="77777777" w:rsidR="00116110" w:rsidRPr="00DD4A12" w:rsidRDefault="00116110">
          <w:pPr>
            <w:divId w:val="267615864"/>
          </w:pPr>
          <w:r w:rsidRPr="00DD4A12">
            <w:t xml:space="preserve">JOBE, William, 2013. Native Apps Vs. Mobile Web Apps. </w:t>
          </w:r>
          <w:r w:rsidRPr="00DD4A12">
            <w:rPr>
              <w:i/>
              <w:iCs/>
            </w:rPr>
            <w:t>International Journal of Interactive Mobile Technologies (iJIM)</w:t>
          </w:r>
          <w:r w:rsidRPr="00DD4A12">
            <w:t xml:space="preserve"> [online]. 2013, roč. 7, č. 4, s. 27. ISSN 1865-7923. Dostupné na: doi:10.3991/ijim.v7i4.3226</w:t>
          </w:r>
        </w:p>
        <w:p w14:paraId="775A988F" w14:textId="7187FB36" w:rsidR="00116110" w:rsidRPr="00DD4A12" w:rsidRDefault="00116110" w:rsidP="00116110">
          <w:pPr>
            <w:divId w:val="1781029258"/>
          </w:pPr>
          <w:r w:rsidRPr="00DD4A12">
            <w:t xml:space="preserve">KATUK NORLIZA, JAYASANGAR TAMILARASI a YUSOF YUHANIS, 2019a. Design and Development of Smart List: A Mobile App for Creating and Managing Grocery Lists. </w:t>
          </w:r>
          <w:r w:rsidRPr="00DD4A12">
            <w:rPr>
              <w:i/>
              <w:iCs/>
            </w:rPr>
            <w:t>Baghdad Science Journal</w:t>
          </w:r>
          <w:r w:rsidRPr="00DD4A12">
            <w:t xml:space="preserve"> [online]. 2019, roč. 16, č. 2(SI), s. 0462. ISSN 2411-7986. Dostupné na: doi:10.21123/bsj.2019.16.2(SI).0462</w:t>
          </w:r>
        </w:p>
        <w:p w14:paraId="699BA6C0" w14:textId="77777777" w:rsidR="00116110" w:rsidRPr="00DD4A12" w:rsidRDefault="00116110">
          <w:pPr>
            <w:divId w:val="524250916"/>
          </w:pPr>
          <w:r w:rsidRPr="00DD4A12">
            <w:t xml:space="preserve">KHAN JAMIL a SHAHZAD SARA, 2015. Android Architecture and Related Security Risks. </w:t>
          </w:r>
          <w:r w:rsidRPr="00DD4A12">
            <w:rPr>
              <w:i/>
              <w:iCs/>
            </w:rPr>
            <w:t>Asian Journal of Technology &amp; Management Research</w:t>
          </w:r>
          <w:r w:rsidRPr="00DD4A12">
            <w:t xml:space="preserve">. 2015, roč. 5, č. 2. </w:t>
          </w:r>
        </w:p>
        <w:p w14:paraId="1358F6E2" w14:textId="77777777" w:rsidR="00116110" w:rsidRPr="00DD4A12" w:rsidRDefault="00116110">
          <w:pPr>
            <w:divId w:val="1483040378"/>
          </w:pPr>
          <w:r w:rsidRPr="00DD4A12">
            <w:t xml:space="preserve">KRISHNA SUNDARA a DEVARAKONDA MOHAN, 2015. A Survey on Architectures of Mobile Operating Systems: Challenges and Issues. </w:t>
          </w:r>
          <w:r w:rsidRPr="00DD4A12">
            <w:rPr>
              <w:i/>
              <w:iCs/>
            </w:rPr>
            <w:t>International Journal of Research Studies in Computer Science and Engineering</w:t>
          </w:r>
          <w:r w:rsidRPr="00DD4A12">
            <w:t xml:space="preserve">. 2015, roč. 2, č. 3, s. 73–76. </w:t>
          </w:r>
        </w:p>
        <w:p w14:paraId="5703FB7D" w14:textId="77777777" w:rsidR="00116110" w:rsidRPr="00DD4A12" w:rsidRDefault="00116110">
          <w:pPr>
            <w:divId w:val="14624898"/>
          </w:pPr>
          <w:r w:rsidRPr="00DD4A12">
            <w:t xml:space="preserve">LI, Li, Tegawendé F. BISSYANDÉ, Mike PAPADAKIS, Siegfried RASTHOFER, Alexandre BARTEL, Damien OCTEAU, Jacques KLEIN a Le TRAON, </w:t>
          </w:r>
          <w:r w:rsidRPr="00DD4A12">
            <w:lastRenderedPageBreak/>
            <w:t xml:space="preserve">2017. Static analysis of android apps: A systematic literature review. </w:t>
          </w:r>
          <w:r w:rsidRPr="00DD4A12">
            <w:rPr>
              <w:i/>
              <w:iCs/>
            </w:rPr>
            <w:t>Information and Software Technology</w:t>
          </w:r>
          <w:r w:rsidRPr="00DD4A12">
            <w:t xml:space="preserve"> [online]. 2017, roč. 88, s. 67–95. ISSN 09505849. Dostupné na: doi:10.1016/j.infsof.2017.04.001</w:t>
          </w:r>
        </w:p>
        <w:p w14:paraId="4ED3DDE0" w14:textId="77777777" w:rsidR="00116110" w:rsidRPr="00DD4A12" w:rsidRDefault="00116110">
          <w:pPr>
            <w:divId w:val="146753787"/>
          </w:pPr>
          <w:r w:rsidRPr="00DD4A12">
            <w:t xml:space="preserve">LI, T, T XIA, H WANG, Z TU, S TARKOMA, Z HAN a P HUI, 2022. Smartphone App Usage Analysis: Datasets, Methods, and Applications. </w:t>
          </w:r>
          <w:r w:rsidRPr="00DD4A12">
            <w:rPr>
              <w:i/>
              <w:iCs/>
            </w:rPr>
            <w:t>IEEE Communications Surveys &amp; Tutorials</w:t>
          </w:r>
          <w:r w:rsidRPr="00DD4A12">
            <w:t xml:space="preserve"> [online]. 2022, roč. 24, č. 2, s. 937–966. ISSN 1553-877X. Dostupné na: doi:10.1109/COMST.2022.3163176</w:t>
          </w:r>
        </w:p>
        <w:p w14:paraId="30F3B0B2" w14:textId="77777777" w:rsidR="00116110" w:rsidRPr="00DD4A12" w:rsidRDefault="00116110">
          <w:pPr>
            <w:divId w:val="1926499074"/>
          </w:pPr>
          <w:r w:rsidRPr="00DD4A12">
            <w:t xml:space="preserve">LÓPEZ, Desiree, Michelle TORRES, Jammy VÉLEZ, Jhensen GRULLON, Edwin NEGRÓN, Cynthia M. PÉREZ a Cristina PALACIOS, 2017. Development and Evaluation of a Nutritional Smartphone Application for Making Smart and Healthy Choices in Grocery Shopping. </w:t>
          </w:r>
          <w:r w:rsidRPr="00DD4A12">
            <w:rPr>
              <w:i/>
              <w:iCs/>
            </w:rPr>
            <w:t>Healthcare Informatics Research</w:t>
          </w:r>
          <w:r w:rsidRPr="00DD4A12">
            <w:t xml:space="preserve"> [online]. 2017, roč. 23, č. 1, s. 16. ISSN 2093-3681. Dostupné na: doi:10.4258/hir.2017.23.1.16</w:t>
          </w:r>
        </w:p>
        <w:p w14:paraId="0FCE59BC" w14:textId="77777777" w:rsidR="00116110" w:rsidRPr="00DD4A12" w:rsidRDefault="00116110">
          <w:pPr>
            <w:divId w:val="1493066755"/>
          </w:pPr>
          <w:r w:rsidRPr="00DD4A12">
            <w:t xml:space="preserve">PYMNTS, 2019. </w:t>
          </w:r>
          <w:r w:rsidRPr="00DD4A12">
            <w:rPr>
              <w:i/>
              <w:iCs/>
            </w:rPr>
            <w:t>Consumers Who Use Mobile In-Store Are More Frequent Brick-And-Mortar Shoppers</w:t>
          </w:r>
          <w:r w:rsidRPr="00DD4A12">
            <w:t xml:space="preserve"> [online] [cit. 13. november 2023]. Dostupné na: https://www.pymnts.com/news/mobile-payments/2019/in-store-smartphones/#:%E2%88%BC:text=In%20the%20study%2C%20nearly%20half,percent)%20look%20up%20product%20information</w:t>
          </w:r>
        </w:p>
        <w:p w14:paraId="7A553631" w14:textId="77777777" w:rsidR="00116110" w:rsidRPr="00DD4A12" w:rsidRDefault="00116110">
          <w:pPr>
            <w:divId w:val="2122647574"/>
          </w:pPr>
          <w:r w:rsidRPr="00DD4A12">
            <w:t xml:space="preserve">RAJINDER SINGH, 2014. An Overview of Android Operating System and Its Security Features. </w:t>
          </w:r>
          <w:r w:rsidRPr="00DD4A12">
            <w:rPr>
              <w:i/>
              <w:iCs/>
            </w:rPr>
            <w:t>Journal of Engineering Research and Applications</w:t>
          </w:r>
          <w:r w:rsidRPr="00DD4A12">
            <w:t xml:space="preserve"> [online]. 2014, roč. 4, č. 2, s. 519–521 [cit. 4. november 2023]. Dostupné na: https://www.gadgetgyani.com/wp-content/uploads/2016/03/android-features-pdf.pdf</w:t>
          </w:r>
        </w:p>
        <w:p w14:paraId="320CFF25" w14:textId="77777777" w:rsidR="00116110" w:rsidRPr="00DD4A12" w:rsidRDefault="00116110">
          <w:pPr>
            <w:divId w:val="975447142"/>
          </w:pPr>
          <w:r w:rsidRPr="00DD4A12">
            <w:t xml:space="preserve">RAKESTRAW THOMAS L., EUNNI RANGAMOHAN V. a KASUGANTI RAMMOHAN R., 2013. The mobile apps industry. </w:t>
          </w:r>
          <w:r w:rsidRPr="00DD4A12">
            <w:rPr>
              <w:i/>
              <w:iCs/>
            </w:rPr>
            <w:t xml:space="preserve">Journal of Business Cases and Applications </w:t>
          </w:r>
          <w:r w:rsidRPr="00DD4A12">
            <w:t>[online]. 2013 [cit. 12. november 2023]. Dostupné na: https://citeseerx.ist.psu.edu/document?repid=rep1&amp;type=pdf&amp;doi=8b668d99bbb2b762e98578b1ab664a0d9b2cab22</w:t>
          </w:r>
        </w:p>
        <w:p w14:paraId="37A50655" w14:textId="77777777" w:rsidR="00116110" w:rsidRPr="00DD4A12" w:rsidRDefault="00116110">
          <w:pPr>
            <w:divId w:val="2074111576"/>
          </w:pPr>
          <w:r w:rsidRPr="00DD4A12">
            <w:t xml:space="preserve">SCHMIDT, Marcus, 2012. Retail shopping lists: Reassessment and new insights. </w:t>
          </w:r>
          <w:r w:rsidRPr="00DD4A12">
            <w:rPr>
              <w:i/>
              <w:iCs/>
            </w:rPr>
            <w:t>Journal of Retailing and Consumer Services</w:t>
          </w:r>
          <w:r w:rsidRPr="00DD4A12">
            <w:t xml:space="preserve"> [online]. 2012, roč. 19, č. 1, s. 36–44. ISSN 09696989. Dostupné na: doi:10.1016/j.jretconser.2011.08.006</w:t>
          </w:r>
        </w:p>
        <w:p w14:paraId="40167440" w14:textId="77777777" w:rsidR="00116110" w:rsidRPr="00DD4A12" w:rsidRDefault="00116110">
          <w:pPr>
            <w:divId w:val="1063018211"/>
          </w:pPr>
          <w:r w:rsidRPr="00DD4A12">
            <w:t xml:space="preserve">STATCOUNTER, 2023. </w:t>
          </w:r>
          <w:r w:rsidRPr="00DD4A12">
            <w:rPr>
              <w:i/>
              <w:iCs/>
            </w:rPr>
            <w:t>Desktop vs Mobile vs Tablet Market Share Worldwide</w:t>
          </w:r>
          <w:r w:rsidRPr="00DD4A12">
            <w:t xml:space="preserve"> [online] [cit. 19. november 2023]. Dostupné na: https://gs.statcounter.com/platform-market-share/desktop-mobile-tablet</w:t>
          </w:r>
        </w:p>
        <w:p w14:paraId="38767FBC" w14:textId="77777777" w:rsidR="00116110" w:rsidRPr="00DD4A12" w:rsidRDefault="00116110">
          <w:pPr>
            <w:divId w:val="1370102957"/>
          </w:pPr>
          <w:r w:rsidRPr="00DD4A12">
            <w:lastRenderedPageBreak/>
            <w:t xml:space="preserve">STATISTA, 2020. </w:t>
          </w:r>
          <w:r w:rsidRPr="00DD4A12">
            <w:rPr>
              <w:i/>
              <w:iCs/>
            </w:rPr>
            <w:t>Share of consumers worldwide comfortable with using their mobile phones at different points in the in-store customer journey as of October 2019</w:t>
          </w:r>
          <w:r w:rsidRPr="00DD4A12">
            <w:t xml:space="preserve"> [online] [cit. 13. november 2023]. Dostupné na: www.statista.com/statistics/517424/global-in-store-mobile-shopping-activities</w:t>
          </w:r>
        </w:p>
        <w:p w14:paraId="350F29E3" w14:textId="77777777" w:rsidR="00116110" w:rsidRPr="00DD4A12" w:rsidRDefault="00116110">
          <w:pPr>
            <w:divId w:val="506218203"/>
          </w:pPr>
          <w:r w:rsidRPr="00DD4A12">
            <w:t xml:space="preserve">THOMAS, Art a Ron GARLAND, 2004. Grocery shopping: list and non‐list usage. </w:t>
          </w:r>
          <w:r w:rsidRPr="00DD4A12">
            <w:rPr>
              <w:i/>
              <w:iCs/>
            </w:rPr>
            <w:t>Marketing Intelligence &amp; Planning</w:t>
          </w:r>
          <w:r w:rsidRPr="00DD4A12">
            <w:t xml:space="preserve"> [online]. 2004, roč. 22, č. 6, s. 623–635. ISSN 0263-4503. Dostupné na: doi:10.1108/02634500410559015</w:t>
          </w:r>
        </w:p>
        <w:p w14:paraId="31B07AFF" w14:textId="678887C0" w:rsidR="007E4BAF" w:rsidRPr="00DD4A12" w:rsidRDefault="00116110" w:rsidP="001A47F0">
          <w:r w:rsidRPr="00DD4A12">
            <w:t> </w:t>
          </w:r>
        </w:p>
      </w:sdtContent>
    </w:sdt>
    <w:bookmarkStart w:id="142" w:name="_Toc309047613" w:displacedByCustomXml="prev"/>
    <w:bookmarkStart w:id="143" w:name="_Toc309047496" w:displacedByCustomXml="prev"/>
    <w:bookmarkStart w:id="144" w:name="_Toc309047450" w:displacedByCustomXml="prev"/>
    <w:bookmarkStart w:id="145" w:name="_Toc195684476" w:displacedByCustomXml="prev"/>
    <w:bookmarkStart w:id="146" w:name="_Toc195670728" w:displacedByCustomXml="prev"/>
    <w:p w14:paraId="54B1E5C2" w14:textId="5E6D09CB" w:rsidR="009D4162" w:rsidRPr="00DD4A12" w:rsidRDefault="009D4162" w:rsidP="007E4BAF">
      <w:pPr>
        <w:ind w:left="680" w:hanging="680"/>
        <w:rPr>
          <w:rFonts w:ascii="Arial" w:hAnsi="Arial" w:cs="Arial"/>
          <w:color w:val="222222"/>
          <w:sz w:val="20"/>
          <w:szCs w:val="20"/>
          <w:shd w:val="clear" w:color="auto" w:fill="FFFFFF"/>
        </w:rPr>
        <w:sectPr w:rsidR="009D4162" w:rsidRPr="00DD4A12" w:rsidSect="00AD442F">
          <w:pgSz w:w="11907" w:h="16840" w:code="9"/>
          <w:pgMar w:top="1418" w:right="1418" w:bottom="1418" w:left="1985" w:header="709" w:footer="709" w:gutter="0"/>
          <w:cols w:space="708"/>
          <w:titlePg/>
        </w:sectPr>
      </w:pPr>
    </w:p>
    <w:p w14:paraId="47C815E6" w14:textId="6D3D7DDF" w:rsidR="009F5F11" w:rsidRPr="00DD4A12" w:rsidRDefault="009F5F11" w:rsidP="004D5102">
      <w:pPr>
        <w:pStyle w:val="Nadpis1"/>
      </w:pPr>
      <w:bookmarkStart w:id="147" w:name="_Toc339279028"/>
      <w:bookmarkStart w:id="148" w:name="_Toc152958960"/>
      <w:r w:rsidRPr="00DD4A12">
        <w:lastRenderedPageBreak/>
        <w:t>Zoznam príloh</w:t>
      </w:r>
      <w:bookmarkEnd w:id="146"/>
      <w:bookmarkEnd w:id="145"/>
      <w:bookmarkEnd w:id="144"/>
      <w:bookmarkEnd w:id="143"/>
      <w:bookmarkEnd w:id="142"/>
      <w:bookmarkEnd w:id="147"/>
      <w:bookmarkEnd w:id="148"/>
    </w:p>
    <w:p w14:paraId="3ECC6B4C" w14:textId="0AA9B172" w:rsidR="00417373" w:rsidRPr="00DD4A12" w:rsidRDefault="00417373" w:rsidP="00BE3328">
      <w:pPr>
        <w:ind w:firstLine="0"/>
      </w:pPr>
      <w:r w:rsidRPr="00DD4A12">
        <w:t xml:space="preserve">Príloha </w:t>
      </w:r>
      <w:r w:rsidR="005A1036" w:rsidRPr="00DD4A12">
        <w:t>A</w:t>
      </w:r>
      <w:r w:rsidRPr="00DD4A12">
        <w:t xml:space="preserve"> – Zdrojový kód </w:t>
      </w:r>
      <w:r w:rsidR="00354086" w:rsidRPr="00DD4A12">
        <w:t>+ odkaz na GIT</w:t>
      </w:r>
    </w:p>
    <w:p w14:paraId="433D121C" w14:textId="5C33E95A" w:rsidR="00B75029" w:rsidRPr="00DD4A12" w:rsidRDefault="00417373" w:rsidP="00BE3328">
      <w:pPr>
        <w:ind w:firstLine="0"/>
      </w:pPr>
      <w:r w:rsidRPr="00DD4A12">
        <w:t xml:space="preserve">Príloha </w:t>
      </w:r>
      <w:r w:rsidR="005A1036" w:rsidRPr="00DD4A12">
        <w:t>B</w:t>
      </w:r>
      <w:r w:rsidR="00431B43" w:rsidRPr="00DD4A12">
        <w:t xml:space="preserve"> – Fotodokumentácia k prípravnej fáze </w:t>
      </w:r>
      <w:r w:rsidR="005A1036" w:rsidRPr="00DD4A12">
        <w:t>záverečnej práce</w:t>
      </w:r>
      <w:r w:rsidR="00431B43" w:rsidRPr="00DD4A12">
        <w:t xml:space="preserve"> </w:t>
      </w:r>
      <w:r w:rsidR="002F1FEC" w:rsidRPr="00DD4A12">
        <w:t>........</w:t>
      </w:r>
    </w:p>
    <w:p w14:paraId="18EC8B4D" w14:textId="77777777" w:rsidR="00A572E7" w:rsidRPr="00DD4A12" w:rsidRDefault="00A572E7" w:rsidP="00870C35">
      <w:pPr>
        <w:ind w:firstLine="0"/>
      </w:pPr>
    </w:p>
    <w:p w14:paraId="45A8B541" w14:textId="77777777" w:rsidR="00B75029" w:rsidRPr="00DD4A12" w:rsidRDefault="00B75029" w:rsidP="00FD33FA">
      <w:pPr>
        <w:sectPr w:rsidR="00B75029" w:rsidRPr="00DD4A12" w:rsidSect="00AD442F">
          <w:footerReference w:type="first" r:id="rId37"/>
          <w:pgSz w:w="11907" w:h="16840" w:code="9"/>
          <w:pgMar w:top="1418" w:right="1418" w:bottom="1418" w:left="1985" w:header="709" w:footer="709" w:gutter="0"/>
          <w:cols w:space="708"/>
          <w:titlePg/>
        </w:sectPr>
      </w:pPr>
    </w:p>
    <w:p w14:paraId="743E65DD" w14:textId="77777777" w:rsidR="00A572E7" w:rsidRPr="00DD4A12" w:rsidRDefault="00A572E7" w:rsidP="00FD33FA"/>
    <w:p w14:paraId="18D6B4AA" w14:textId="77777777" w:rsidR="00431B43" w:rsidRPr="00DD4A12" w:rsidRDefault="00431B43" w:rsidP="00274B7E">
      <w:pPr>
        <w:pStyle w:val="PrlohaBP"/>
        <w:rPr>
          <w:rStyle w:val="Nzovknihy"/>
          <w:sz w:val="24"/>
        </w:rPr>
      </w:pPr>
    </w:p>
    <w:p w14:paraId="7FDDAE74" w14:textId="77777777" w:rsidR="00431B43" w:rsidRPr="00DD4A12" w:rsidRDefault="00431B43" w:rsidP="00274B7E">
      <w:pPr>
        <w:pStyle w:val="PrlohaBP"/>
        <w:rPr>
          <w:rStyle w:val="Nzovknihy"/>
          <w:sz w:val="24"/>
        </w:rPr>
      </w:pPr>
    </w:p>
    <w:p w14:paraId="767A8A07" w14:textId="77777777" w:rsidR="00431B43" w:rsidRPr="00DD4A12" w:rsidRDefault="00431B43" w:rsidP="00274B7E">
      <w:pPr>
        <w:pStyle w:val="PrlohaBP"/>
        <w:rPr>
          <w:rStyle w:val="Nzovknihy"/>
          <w:sz w:val="24"/>
        </w:rPr>
      </w:pPr>
    </w:p>
    <w:p w14:paraId="560E3257" w14:textId="77777777" w:rsidR="00431B43" w:rsidRPr="00DD4A12" w:rsidRDefault="00431B43" w:rsidP="00274B7E">
      <w:pPr>
        <w:pStyle w:val="PrlohaBP"/>
        <w:rPr>
          <w:rStyle w:val="Nzovknihy"/>
          <w:sz w:val="24"/>
        </w:rPr>
      </w:pPr>
    </w:p>
    <w:p w14:paraId="79AE20EC" w14:textId="77777777" w:rsidR="00F6032D" w:rsidRPr="00DD4A12" w:rsidRDefault="00F6032D" w:rsidP="00FD33FA">
      <w:pPr>
        <w:pStyle w:val="Obyajntext"/>
      </w:pPr>
    </w:p>
    <w:p w14:paraId="2831FE77" w14:textId="77777777" w:rsidR="00F6032D" w:rsidRPr="00DD4A12" w:rsidRDefault="00F6032D" w:rsidP="00FD33FA">
      <w:pPr>
        <w:pStyle w:val="Obyajntext"/>
      </w:pPr>
    </w:p>
    <w:p w14:paraId="20FBD11B" w14:textId="77777777" w:rsidR="00F6032D" w:rsidRPr="00DD4A12" w:rsidRDefault="00F6032D" w:rsidP="00FD33FA">
      <w:pPr>
        <w:pStyle w:val="Obyajntext"/>
      </w:pPr>
    </w:p>
    <w:p w14:paraId="7791C349" w14:textId="77777777" w:rsidR="00F6032D" w:rsidRPr="00DD4A12" w:rsidRDefault="00F6032D" w:rsidP="00FD33FA">
      <w:pPr>
        <w:pStyle w:val="Obyajntext"/>
      </w:pPr>
    </w:p>
    <w:p w14:paraId="2DFDB67D" w14:textId="77777777" w:rsidR="00F6032D" w:rsidRPr="00DD4A12" w:rsidRDefault="00F6032D" w:rsidP="00FD33FA">
      <w:pPr>
        <w:pStyle w:val="Obyajntext"/>
      </w:pPr>
    </w:p>
    <w:p w14:paraId="794EB3B2" w14:textId="77777777" w:rsidR="00431B43" w:rsidRPr="00DD4A12" w:rsidRDefault="00431B43" w:rsidP="00274B7E">
      <w:pPr>
        <w:pStyle w:val="PrlohaBP"/>
        <w:rPr>
          <w:rStyle w:val="Nzovknihy"/>
          <w:sz w:val="24"/>
        </w:rPr>
      </w:pPr>
    </w:p>
    <w:p w14:paraId="5B50AF25" w14:textId="77777777" w:rsidR="00431B43" w:rsidRPr="00DD4A12" w:rsidRDefault="00431B43" w:rsidP="00274B7E">
      <w:pPr>
        <w:pStyle w:val="PrlohaBP"/>
        <w:rPr>
          <w:rStyle w:val="Nzovknihy"/>
          <w:sz w:val="24"/>
        </w:rPr>
      </w:pPr>
    </w:p>
    <w:p w14:paraId="415C0578" w14:textId="77777777" w:rsidR="00431B43" w:rsidRPr="00DD4A12" w:rsidRDefault="00431B43" w:rsidP="00274B7E">
      <w:pPr>
        <w:pStyle w:val="PrlohaBP"/>
        <w:rPr>
          <w:rStyle w:val="Nzovknihy"/>
          <w:sz w:val="24"/>
        </w:rPr>
      </w:pPr>
    </w:p>
    <w:p w14:paraId="024A9D12" w14:textId="77777777" w:rsidR="00431B43" w:rsidRPr="00DD4A12" w:rsidRDefault="00431B43" w:rsidP="00274B7E">
      <w:pPr>
        <w:pStyle w:val="PrlohaBP"/>
        <w:rPr>
          <w:rStyle w:val="Nzovknihy"/>
          <w:sz w:val="24"/>
        </w:rPr>
      </w:pPr>
    </w:p>
    <w:p w14:paraId="0378722A" w14:textId="77777777" w:rsidR="00431B43" w:rsidRPr="00DD4A12" w:rsidRDefault="00431B43" w:rsidP="00274B7E">
      <w:pPr>
        <w:pStyle w:val="PrlohaBP"/>
        <w:rPr>
          <w:rStyle w:val="Nzovknihy"/>
          <w:sz w:val="24"/>
        </w:rPr>
      </w:pPr>
    </w:p>
    <w:p w14:paraId="3EC078B2" w14:textId="77777777" w:rsidR="00D465AF" w:rsidRPr="00DD4A12" w:rsidRDefault="004F745F" w:rsidP="00274B7E">
      <w:pPr>
        <w:pStyle w:val="PrlohaBP"/>
        <w:rPr>
          <w:rStyle w:val="Nzovknihy"/>
          <w:caps w:val="0"/>
          <w:smallCaps w:val="0"/>
          <w:sz w:val="32"/>
        </w:rPr>
      </w:pPr>
      <w:r w:rsidRPr="00DD4A12">
        <w:rPr>
          <w:rStyle w:val="Nzovknihy"/>
          <w:caps w:val="0"/>
          <w:smallCaps w:val="0"/>
          <w:sz w:val="32"/>
        </w:rPr>
        <w:t>PRÍLOHA    A</w:t>
      </w:r>
      <w:r w:rsidR="00BB7E4E" w:rsidRPr="00DD4A12">
        <w:rPr>
          <w:rStyle w:val="Nzovknihy"/>
          <w:caps w:val="0"/>
          <w:smallCaps w:val="0"/>
          <w:sz w:val="32"/>
        </w:rPr>
        <w:t xml:space="preserve"> </w:t>
      </w:r>
    </w:p>
    <w:p w14:paraId="78E3216A" w14:textId="3034BBCC" w:rsidR="00274B7E" w:rsidRPr="00DD4A12" w:rsidRDefault="00274B7E" w:rsidP="00FD33FA">
      <w:pPr>
        <w:rPr>
          <w:rStyle w:val="Nzovknihy"/>
          <w:sz w:val="24"/>
        </w:rPr>
      </w:pPr>
      <w:r w:rsidRPr="00DD4A12">
        <w:rPr>
          <w:rStyle w:val="Nzovknihy"/>
          <w:sz w:val="24"/>
        </w:rPr>
        <w:br w:type="page"/>
      </w:r>
    </w:p>
    <w:p w14:paraId="33C5A233" w14:textId="77777777" w:rsidR="00274B7E" w:rsidRPr="00DD4A12" w:rsidRDefault="00274B7E" w:rsidP="00274B7E">
      <w:pPr>
        <w:ind w:firstLine="0"/>
        <w:rPr>
          <w:rFonts w:eastAsia="Calibri"/>
          <w:b/>
          <w:szCs w:val="22"/>
        </w:rPr>
      </w:pPr>
      <w:r w:rsidRPr="00DD4A12">
        <w:rPr>
          <w:rFonts w:eastAsia="Calibri"/>
          <w:b/>
          <w:szCs w:val="22"/>
        </w:rPr>
        <w:lastRenderedPageBreak/>
        <w:t>Príloha A</w:t>
      </w:r>
    </w:p>
    <w:p w14:paraId="3FEC40FD" w14:textId="7C0CE46D" w:rsidR="00274B7E" w:rsidRPr="00DD4A12" w:rsidRDefault="00274B7E" w:rsidP="00BF4F03">
      <w:pPr>
        <w:pStyle w:val="Odsekzoznamu"/>
        <w:numPr>
          <w:ilvl w:val="0"/>
          <w:numId w:val="4"/>
        </w:numPr>
        <w:rPr>
          <w:rFonts w:eastAsia="Calibri"/>
        </w:rPr>
      </w:pPr>
      <w:r w:rsidRPr="00DD4A12">
        <w:rPr>
          <w:rFonts w:eastAsia="Calibri"/>
        </w:rPr>
        <w:t>A1</w:t>
      </w:r>
      <w:r w:rsidRPr="00DD4A12">
        <w:rPr>
          <w:rFonts w:eastAsia="Calibri"/>
        </w:rPr>
        <w:tab/>
        <w:t xml:space="preserve">Odkaz na GIT: </w:t>
      </w:r>
      <w:r w:rsidR="000C0B27" w:rsidRPr="000C0B27">
        <w:rPr>
          <w:rFonts w:eastAsia="Calibri"/>
        </w:rPr>
        <w:t>https://github.com/matejturek/ShoppingList</w:t>
      </w:r>
    </w:p>
    <w:p w14:paraId="6586082B" w14:textId="77777777" w:rsidR="00274B7E" w:rsidRPr="00DD4A12" w:rsidRDefault="00274B7E" w:rsidP="00BF4F03">
      <w:pPr>
        <w:pStyle w:val="Odsekzoznamu"/>
        <w:numPr>
          <w:ilvl w:val="0"/>
          <w:numId w:val="4"/>
        </w:numPr>
        <w:rPr>
          <w:rFonts w:eastAsia="Calibri"/>
        </w:rPr>
      </w:pPr>
      <w:r w:rsidRPr="00DD4A12">
        <w:rPr>
          <w:rFonts w:eastAsia="Calibri"/>
        </w:rPr>
        <w:t>A2</w:t>
      </w:r>
      <w:r w:rsidRPr="00DD4A12">
        <w:rPr>
          <w:rFonts w:eastAsia="Calibri"/>
        </w:rPr>
        <w:tab/>
        <w:t>...</w:t>
      </w:r>
    </w:p>
    <w:p w14:paraId="61F446CA" w14:textId="77777777" w:rsidR="00274B7E" w:rsidRPr="00DD4A12" w:rsidRDefault="00274B7E" w:rsidP="00BF4F03">
      <w:pPr>
        <w:pStyle w:val="Odsekzoznamu"/>
        <w:numPr>
          <w:ilvl w:val="0"/>
          <w:numId w:val="4"/>
        </w:numPr>
        <w:rPr>
          <w:rFonts w:eastAsia="Calibri"/>
        </w:rPr>
      </w:pPr>
      <w:r w:rsidRPr="00DD4A12">
        <w:rPr>
          <w:rFonts w:eastAsia="Calibri"/>
        </w:rPr>
        <w:t>A3</w:t>
      </w:r>
      <w:r w:rsidRPr="00DD4A12">
        <w:rPr>
          <w:rFonts w:eastAsia="Calibri"/>
        </w:rPr>
        <w:tab/>
        <w:t>...</w:t>
      </w:r>
    </w:p>
    <w:p w14:paraId="734CA62C" w14:textId="77777777" w:rsidR="00274B7E" w:rsidRPr="00DD4A12" w:rsidRDefault="00274B7E" w:rsidP="00BF4F03">
      <w:pPr>
        <w:pStyle w:val="Odsekzoznamu"/>
        <w:numPr>
          <w:ilvl w:val="0"/>
          <w:numId w:val="4"/>
        </w:numPr>
        <w:rPr>
          <w:rFonts w:eastAsia="Calibri"/>
        </w:rPr>
      </w:pPr>
      <w:r w:rsidRPr="00DD4A12">
        <w:rPr>
          <w:rFonts w:eastAsia="Calibri"/>
        </w:rPr>
        <w:t>A4</w:t>
      </w:r>
      <w:r w:rsidRPr="00DD4A12">
        <w:rPr>
          <w:rFonts w:eastAsia="Calibri"/>
        </w:rPr>
        <w:tab/>
        <w:t>...</w:t>
      </w:r>
    </w:p>
    <w:p w14:paraId="5E8FCA50" w14:textId="77777777" w:rsidR="00274B7E" w:rsidRPr="00DD4A12" w:rsidRDefault="00274B7E" w:rsidP="00274B7E">
      <w:pPr>
        <w:rPr>
          <w:rStyle w:val="Nzovknihy"/>
          <w:sz w:val="24"/>
        </w:rPr>
      </w:pPr>
    </w:p>
    <w:p w14:paraId="72153CAD" w14:textId="77777777" w:rsidR="00417373" w:rsidRPr="00F85783" w:rsidRDefault="00417373" w:rsidP="00FD33FA">
      <w:pPr>
        <w:rPr>
          <w:rStyle w:val="Nzovknihy"/>
          <w:sz w:val="24"/>
        </w:rPr>
      </w:pPr>
    </w:p>
    <w:sectPr w:rsidR="00417373" w:rsidRPr="00F85783" w:rsidSect="00AD442F">
      <w:footerReference w:type="default" r:id="rId38"/>
      <w:footerReference w:type="first" r:id="rId39"/>
      <w:pgSz w:w="11907" w:h="16840" w:code="9"/>
      <w:pgMar w:top="1418" w:right="1418" w:bottom="1418" w:left="1985" w:header="709" w:footer="709" w:gutter="0"/>
      <w:cols w:space="708"/>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96" w:author="Sinus" w:date="2024-02-11T19:58:00Z" w:initials="S">
    <w:p w14:paraId="3CD11EAB" w14:textId="77777777" w:rsidR="004D5102" w:rsidRPr="00DD4A12" w:rsidRDefault="004D5102" w:rsidP="004D5102">
      <w:pPr>
        <w:pStyle w:val="Textkomentra"/>
        <w:ind w:firstLine="0"/>
        <w:jc w:val="left"/>
      </w:pPr>
      <w:r w:rsidRPr="00DD4A12">
        <w:rPr>
          <w:rStyle w:val="Odkaznakomentr"/>
        </w:rPr>
        <w:annotationRef/>
      </w:r>
      <w:r w:rsidRPr="00DD4A12">
        <w:t>Existuju aj hybridne - skuste ich pridat</w:t>
      </w:r>
    </w:p>
  </w:comment>
  <w:comment w:id="97" w:author="Sinus" w:date="2024-02-11T19:59:00Z" w:initials="S">
    <w:p w14:paraId="4F797463" w14:textId="77777777" w:rsidR="004D5102" w:rsidRPr="00DD4A12" w:rsidRDefault="004D5102" w:rsidP="004D5102">
      <w:pPr>
        <w:pStyle w:val="Textkomentra"/>
        <w:ind w:firstLine="0"/>
        <w:jc w:val="left"/>
      </w:pPr>
      <w:r w:rsidRPr="00DD4A12">
        <w:rPr>
          <w:rStyle w:val="Odkaznakomentr"/>
        </w:rPr>
        <w:annotationRef/>
      </w:r>
      <w:r w:rsidRPr="00DD4A12">
        <w:t>Zarovnajte text dolava je to hrozne</w:t>
      </w:r>
    </w:p>
  </w:comment>
  <w:comment w:id="104" w:author="Sinus" w:date="2024-02-11T20:02:00Z" w:initials="S">
    <w:p w14:paraId="66FCA81C" w14:textId="77777777" w:rsidR="004D5102" w:rsidRDefault="004D5102" w:rsidP="004D5102">
      <w:pPr>
        <w:pStyle w:val="Textkomentra"/>
        <w:ind w:firstLine="0"/>
        <w:jc w:val="left"/>
      </w:pPr>
      <w:r w:rsidRPr="00DD4A12">
        <w:rPr>
          <w:rStyle w:val="Odkaznakomentr"/>
        </w:rPr>
        <w:annotationRef/>
      </w:r>
      <w:r w:rsidRPr="00DD4A12">
        <w:t>Asi skor zozbieral/porovnal?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CD11EAB" w15:done="0"/>
  <w15:commentEx w15:paraId="4F797463" w15:done="0"/>
  <w15:commentEx w15:paraId="66FCA81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669D4758" w16cex:dateUtc="2024-02-11T18:58:00Z">
    <w16cex:extLst>
      <w16:ext w16:uri="{CE6994B0-6A32-4C9F-8C6B-6E91EDA988CE}">
        <cr:reactions xmlns:cr="http://schemas.microsoft.com/office/comments/2020/reactions">
          <cr:reaction reactionType="1">
            <cr:reactionInfo dateUtc="2024-02-26T16:10:26Z">
              <cr:user userId="S::iturekova@msnet.ukf.sk::f6de9cb3-c91c-49d0-a661-a9f2d0d7a66a" userProvider="AD" userName="Ivana Tureková"/>
            </cr:reactionInfo>
          </cr:reaction>
        </cr:reactions>
      </w16:ext>
    </w16cex:extLst>
  </w16cex:commentExtensible>
  <w16cex:commentExtensible w16cex:durableId="37CB7EE8" w16cex:dateUtc="2024-02-11T18:59:00Z">
    <w16cex:extLst>
      <w16:ext w16:uri="{CE6994B0-6A32-4C9F-8C6B-6E91EDA988CE}">
        <cr:reactions xmlns:cr="http://schemas.microsoft.com/office/comments/2020/reactions">
          <cr:reaction reactionType="1">
            <cr:reactionInfo dateUtc="2024-02-26T16:10:24Z">
              <cr:user userId="S::iturekova@msnet.ukf.sk::f6de9cb3-c91c-49d0-a661-a9f2d0d7a66a" userProvider="AD" userName="Ivana Tureková"/>
            </cr:reactionInfo>
          </cr:reaction>
        </cr:reactions>
      </w16:ext>
    </w16cex:extLst>
  </w16cex:commentExtensible>
  <w16cex:commentExtensible w16cex:durableId="5B576B3E" w16cex:dateUtc="2024-02-11T19: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CD11EAB" w16cid:durableId="669D4758"/>
  <w16cid:commentId w16cid:paraId="4F797463" w16cid:durableId="37CB7EE8"/>
  <w16cid:commentId w16cid:paraId="66FCA81C" w16cid:durableId="5B576B3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47C4D1" w14:textId="77777777" w:rsidR="00AD442F" w:rsidRPr="00DD4A12" w:rsidRDefault="00AD442F" w:rsidP="00FD33FA">
      <w:r w:rsidRPr="00DD4A12">
        <w:separator/>
      </w:r>
    </w:p>
  </w:endnote>
  <w:endnote w:type="continuationSeparator" w:id="0">
    <w:p w14:paraId="27CAEBBF" w14:textId="77777777" w:rsidR="00AD442F" w:rsidRPr="00DD4A12" w:rsidRDefault="00AD442F" w:rsidP="00FD33FA">
      <w:r w:rsidRPr="00DD4A12">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DokChampa">
    <w:charset w:val="DE"/>
    <w:family w:val="swiss"/>
    <w:pitch w:val="variable"/>
    <w:sig w:usb0="83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583CA4" w14:textId="77777777" w:rsidR="003A750E" w:rsidRPr="00DD4A12" w:rsidRDefault="003A750E" w:rsidP="00FD33FA">
    <w:pPr>
      <w:pStyle w:val="Pta"/>
    </w:pPr>
  </w:p>
  <w:p w14:paraId="241B29E9" w14:textId="77777777" w:rsidR="003A750E" w:rsidRPr="00DD4A12" w:rsidRDefault="003A750E" w:rsidP="00FD33FA">
    <w:pPr>
      <w:pStyle w:val="Pt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79603573"/>
      <w:docPartObj>
        <w:docPartGallery w:val="Page Numbers (Bottom of Page)"/>
        <w:docPartUnique/>
      </w:docPartObj>
    </w:sdtPr>
    <w:sdtContent>
      <w:p w14:paraId="62F0A7EC" w14:textId="00985324" w:rsidR="00161FA2" w:rsidRPr="00DD4A12" w:rsidRDefault="00161FA2">
        <w:pPr>
          <w:pStyle w:val="Pta"/>
          <w:jc w:val="right"/>
        </w:pPr>
        <w:r w:rsidRPr="00DD4A12">
          <w:fldChar w:fldCharType="begin"/>
        </w:r>
        <w:r w:rsidRPr="00DD4A12">
          <w:instrText>PAGE   \* MERGEFORMAT</w:instrText>
        </w:r>
        <w:r w:rsidRPr="00DD4A12">
          <w:fldChar w:fldCharType="separate"/>
        </w:r>
        <w:r w:rsidRPr="00DD4A12">
          <w:t>2</w:t>
        </w:r>
        <w:r w:rsidRPr="00DD4A12">
          <w:fldChar w:fldCharType="end"/>
        </w:r>
      </w:p>
    </w:sdtContent>
  </w:sdt>
  <w:p w14:paraId="7C0D18B7" w14:textId="77777777" w:rsidR="003A750E" w:rsidRPr="00DD4A12" w:rsidRDefault="003A750E" w:rsidP="00FD33FA">
    <w:pPr>
      <w:pStyle w:val="Pt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01472209"/>
      <w:docPartObj>
        <w:docPartGallery w:val="Page Numbers (Bottom of Page)"/>
        <w:docPartUnique/>
      </w:docPartObj>
    </w:sdtPr>
    <w:sdtContent>
      <w:p w14:paraId="6579F53E" w14:textId="652F8546" w:rsidR="00161FA2" w:rsidRPr="00DD4A12" w:rsidRDefault="00161FA2">
        <w:pPr>
          <w:pStyle w:val="Pta"/>
          <w:jc w:val="right"/>
        </w:pPr>
        <w:r w:rsidRPr="00DD4A12">
          <w:fldChar w:fldCharType="begin"/>
        </w:r>
        <w:r w:rsidRPr="00DD4A12">
          <w:instrText>PAGE   \* MERGEFORMAT</w:instrText>
        </w:r>
        <w:r w:rsidRPr="00DD4A12">
          <w:fldChar w:fldCharType="separate"/>
        </w:r>
        <w:r w:rsidRPr="00DD4A12">
          <w:t>2</w:t>
        </w:r>
        <w:r w:rsidRPr="00DD4A12">
          <w:fldChar w:fldCharType="end"/>
        </w:r>
      </w:p>
    </w:sdtContent>
  </w:sdt>
  <w:p w14:paraId="63F233B8" w14:textId="77777777" w:rsidR="003A750E" w:rsidRPr="00DD4A12" w:rsidRDefault="003A750E" w:rsidP="00FD33FA">
    <w:pPr>
      <w:pStyle w:val="Pt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B7184F" w14:textId="77777777" w:rsidR="003A750E" w:rsidRPr="00DD4A12" w:rsidRDefault="003A750E" w:rsidP="00FD33FA">
    <w:pPr>
      <w:pStyle w:val="Pta"/>
    </w:pPr>
  </w:p>
  <w:p w14:paraId="322C634B" w14:textId="77777777" w:rsidR="003A750E" w:rsidRPr="00DD4A12" w:rsidRDefault="003A750E" w:rsidP="00FD33FA">
    <w:pPr>
      <w:pStyle w:val="Pt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F8E03B" w14:textId="1F8F3B8E" w:rsidR="00B062B3" w:rsidRPr="00DD4A12" w:rsidRDefault="00B062B3" w:rsidP="002E12F8">
    <w:pPr>
      <w:pStyle w:val="Pta"/>
      <w:ind w:firstLine="0"/>
    </w:pPr>
  </w:p>
  <w:p w14:paraId="61BF0EE0" w14:textId="77777777" w:rsidR="00B062B3" w:rsidRPr="00DD4A12" w:rsidRDefault="00B062B3" w:rsidP="00FD33FA">
    <w:pPr>
      <w:pStyle w:val="Pt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958EE2" w14:textId="77777777" w:rsidR="003A750E" w:rsidRPr="00DD4A12" w:rsidRDefault="003A750E" w:rsidP="00FD33FA">
    <w:pPr>
      <w:pStyle w:val="Pta"/>
    </w:pPr>
  </w:p>
  <w:p w14:paraId="3D97282D" w14:textId="77777777" w:rsidR="003A750E" w:rsidRPr="00DD4A12" w:rsidRDefault="003A750E" w:rsidP="00FD33FA">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AB8D7A" w14:textId="77777777" w:rsidR="00AD442F" w:rsidRPr="00DD4A12" w:rsidRDefault="00AD442F" w:rsidP="00FD33FA">
      <w:r w:rsidRPr="00DD4A12">
        <w:separator/>
      </w:r>
    </w:p>
  </w:footnote>
  <w:footnote w:type="continuationSeparator" w:id="0">
    <w:p w14:paraId="4565FE83" w14:textId="77777777" w:rsidR="00AD442F" w:rsidRPr="00DD4A12" w:rsidRDefault="00AD442F" w:rsidP="00FD33FA">
      <w:r w:rsidRPr="00DD4A12">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BA34EEF0"/>
    <w:lvl w:ilvl="0">
      <w:start w:val="1"/>
      <w:numFmt w:val="bullet"/>
      <w:pStyle w:val="Zoznamsodrkami"/>
      <w:lvlText w:val=""/>
      <w:lvlJc w:val="left"/>
      <w:pPr>
        <w:tabs>
          <w:tab w:val="num" w:pos="360"/>
        </w:tabs>
        <w:ind w:left="360" w:hanging="360"/>
      </w:pPr>
      <w:rPr>
        <w:rFonts w:ascii="Symbol" w:hAnsi="Symbol" w:hint="default"/>
      </w:rPr>
    </w:lvl>
  </w:abstractNum>
  <w:abstractNum w:abstractNumId="1" w15:restartNumberingAfterBreak="0">
    <w:nsid w:val="020363BB"/>
    <w:multiLevelType w:val="multilevel"/>
    <w:tmpl w:val="88B8866E"/>
    <w:lvl w:ilvl="0">
      <w:numFmt w:val="decimal"/>
      <w:pStyle w:val="Kapitola"/>
      <w:lvlText w:val="%1"/>
      <w:lvlJc w:val="left"/>
      <w:pPr>
        <w:tabs>
          <w:tab w:val="num" w:pos="454"/>
        </w:tabs>
        <w:ind w:left="454" w:hanging="454"/>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680"/>
        </w:tabs>
        <w:ind w:left="680" w:hanging="68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15:restartNumberingAfterBreak="0">
    <w:nsid w:val="06F76E47"/>
    <w:multiLevelType w:val="hybridMultilevel"/>
    <w:tmpl w:val="6C4C3D58"/>
    <w:lvl w:ilvl="0" w:tplc="B3D43870">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0E464B41"/>
    <w:multiLevelType w:val="hybridMultilevel"/>
    <w:tmpl w:val="18C00110"/>
    <w:lvl w:ilvl="0" w:tplc="403813C2">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4" w15:restartNumberingAfterBreak="0">
    <w:nsid w:val="12492AA2"/>
    <w:multiLevelType w:val="multilevel"/>
    <w:tmpl w:val="08481560"/>
    <w:lvl w:ilvl="0">
      <w:start w:val="1"/>
      <w:numFmt w:val="decimal"/>
      <w:pStyle w:val="Nadpis1"/>
      <w:lvlText w:val="%1"/>
      <w:lvlJc w:val="left"/>
      <w:pPr>
        <w:ind w:left="1035" w:hanging="675"/>
      </w:pPr>
      <w:rPr>
        <w:rFonts w:hint="default"/>
      </w:rPr>
    </w:lvl>
    <w:lvl w:ilvl="1">
      <w:start w:val="1"/>
      <w:numFmt w:val="decimal"/>
      <w:isLgl/>
      <w:lvlText w:val="%1.%2"/>
      <w:lvlJc w:val="left"/>
      <w:pPr>
        <w:ind w:left="6658"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8AB1EE7"/>
    <w:multiLevelType w:val="hybridMultilevel"/>
    <w:tmpl w:val="2362DD72"/>
    <w:lvl w:ilvl="0" w:tplc="04685E6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591A38"/>
    <w:multiLevelType w:val="multilevel"/>
    <w:tmpl w:val="BDA024E4"/>
    <w:lvl w:ilvl="0">
      <w:start w:val="1"/>
      <w:numFmt w:val="decimal"/>
      <w:lvlText w:val="%1."/>
      <w:lvlJc w:val="left"/>
      <w:pPr>
        <w:ind w:left="360" w:hanging="360"/>
      </w:pPr>
      <w:rPr>
        <w:rFonts w:hint="default"/>
      </w:rPr>
    </w:lvl>
    <w:lvl w:ilvl="1">
      <w:start w:val="1"/>
      <w:numFmt w:val="decimal"/>
      <w:isLgl/>
      <w:lvlText w:val="%1.%2"/>
      <w:lvlJc w:val="left"/>
      <w:pPr>
        <w:ind w:left="675" w:hanging="675"/>
      </w:pPr>
      <w:rPr>
        <w:rFonts w:hint="default"/>
      </w:rPr>
    </w:lvl>
    <w:lvl w:ilvl="2">
      <w:start w:val="1"/>
      <w:numFmt w:val="decimal"/>
      <w:isLgl/>
      <w:lvlText w:val="%1.%2.%3"/>
      <w:lvlJc w:val="left"/>
      <w:pPr>
        <w:ind w:left="720" w:hanging="720"/>
      </w:pPr>
      <w:rPr>
        <w:rFonts w:hint="default"/>
      </w:rPr>
    </w:lvl>
    <w:lvl w:ilvl="3">
      <w:start w:val="1"/>
      <w:numFmt w:val="bullet"/>
      <w:lvlText w:val=""/>
      <w:lvlJc w:val="left"/>
      <w:pPr>
        <w:ind w:left="360" w:hanging="360"/>
      </w:pPr>
      <w:rPr>
        <w:rFonts w:ascii="Symbol" w:hAnsi="Symbol"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19895A2E"/>
    <w:multiLevelType w:val="hybridMultilevel"/>
    <w:tmpl w:val="C9BCDE1C"/>
    <w:lvl w:ilvl="0" w:tplc="895C2220">
      <w:start w:val="1"/>
      <w:numFmt w:val="lowerLetter"/>
      <w:lvlText w:val="%1)"/>
      <w:lvlJc w:val="left"/>
      <w:pPr>
        <w:ind w:left="360" w:hanging="360"/>
      </w:pPr>
      <w:rPr>
        <w:rFonts w:hint="default"/>
        <w:color w:val="auto"/>
      </w:rPr>
    </w:lvl>
    <w:lvl w:ilvl="1" w:tplc="041B0019" w:tentative="1">
      <w:start w:val="1"/>
      <w:numFmt w:val="lowerLetter"/>
      <w:lvlText w:val="%2."/>
      <w:lvlJc w:val="left"/>
      <w:pPr>
        <w:ind w:left="1080" w:hanging="360"/>
      </w:pPr>
    </w:lvl>
    <w:lvl w:ilvl="2" w:tplc="041B001B" w:tentative="1">
      <w:start w:val="1"/>
      <w:numFmt w:val="lowerRoman"/>
      <w:lvlText w:val="%3."/>
      <w:lvlJc w:val="right"/>
      <w:pPr>
        <w:ind w:left="1800" w:hanging="180"/>
      </w:pPr>
    </w:lvl>
    <w:lvl w:ilvl="3" w:tplc="041B000F" w:tentative="1">
      <w:start w:val="1"/>
      <w:numFmt w:val="decimal"/>
      <w:lvlText w:val="%4."/>
      <w:lvlJc w:val="left"/>
      <w:pPr>
        <w:ind w:left="2520" w:hanging="360"/>
      </w:pPr>
    </w:lvl>
    <w:lvl w:ilvl="4" w:tplc="041B0019" w:tentative="1">
      <w:start w:val="1"/>
      <w:numFmt w:val="lowerLetter"/>
      <w:lvlText w:val="%5."/>
      <w:lvlJc w:val="left"/>
      <w:pPr>
        <w:ind w:left="3240" w:hanging="360"/>
      </w:pPr>
    </w:lvl>
    <w:lvl w:ilvl="5" w:tplc="041B001B" w:tentative="1">
      <w:start w:val="1"/>
      <w:numFmt w:val="lowerRoman"/>
      <w:lvlText w:val="%6."/>
      <w:lvlJc w:val="right"/>
      <w:pPr>
        <w:ind w:left="3960" w:hanging="180"/>
      </w:pPr>
    </w:lvl>
    <w:lvl w:ilvl="6" w:tplc="041B000F" w:tentative="1">
      <w:start w:val="1"/>
      <w:numFmt w:val="decimal"/>
      <w:lvlText w:val="%7."/>
      <w:lvlJc w:val="left"/>
      <w:pPr>
        <w:ind w:left="4680" w:hanging="360"/>
      </w:pPr>
    </w:lvl>
    <w:lvl w:ilvl="7" w:tplc="041B0019" w:tentative="1">
      <w:start w:val="1"/>
      <w:numFmt w:val="lowerLetter"/>
      <w:lvlText w:val="%8."/>
      <w:lvlJc w:val="left"/>
      <w:pPr>
        <w:ind w:left="5400" w:hanging="360"/>
      </w:pPr>
    </w:lvl>
    <w:lvl w:ilvl="8" w:tplc="041B001B" w:tentative="1">
      <w:start w:val="1"/>
      <w:numFmt w:val="lowerRoman"/>
      <w:lvlText w:val="%9."/>
      <w:lvlJc w:val="right"/>
      <w:pPr>
        <w:ind w:left="6120" w:hanging="180"/>
      </w:pPr>
    </w:lvl>
  </w:abstractNum>
  <w:abstractNum w:abstractNumId="8" w15:restartNumberingAfterBreak="0">
    <w:nsid w:val="1F035C27"/>
    <w:multiLevelType w:val="hybridMultilevel"/>
    <w:tmpl w:val="C2747D1A"/>
    <w:lvl w:ilvl="0" w:tplc="18EC925E">
      <w:start w:val="1"/>
      <w:numFmt w:val="decimal"/>
      <w:lvlText w:val="%1."/>
      <w:lvlJc w:val="left"/>
      <w:pPr>
        <w:ind w:left="1040" w:hanging="360"/>
      </w:pPr>
      <w:rPr>
        <w:rFonts w:hint="default"/>
      </w:rPr>
    </w:lvl>
    <w:lvl w:ilvl="1" w:tplc="04090019" w:tentative="1">
      <w:start w:val="1"/>
      <w:numFmt w:val="lowerLetter"/>
      <w:lvlText w:val="%2."/>
      <w:lvlJc w:val="left"/>
      <w:pPr>
        <w:ind w:left="1760" w:hanging="360"/>
      </w:pPr>
    </w:lvl>
    <w:lvl w:ilvl="2" w:tplc="0409001B" w:tentative="1">
      <w:start w:val="1"/>
      <w:numFmt w:val="lowerRoman"/>
      <w:lvlText w:val="%3."/>
      <w:lvlJc w:val="right"/>
      <w:pPr>
        <w:ind w:left="2480" w:hanging="180"/>
      </w:pPr>
    </w:lvl>
    <w:lvl w:ilvl="3" w:tplc="0409000F" w:tentative="1">
      <w:start w:val="1"/>
      <w:numFmt w:val="decimal"/>
      <w:lvlText w:val="%4."/>
      <w:lvlJc w:val="left"/>
      <w:pPr>
        <w:ind w:left="3200" w:hanging="360"/>
      </w:pPr>
    </w:lvl>
    <w:lvl w:ilvl="4" w:tplc="04090019" w:tentative="1">
      <w:start w:val="1"/>
      <w:numFmt w:val="lowerLetter"/>
      <w:lvlText w:val="%5."/>
      <w:lvlJc w:val="left"/>
      <w:pPr>
        <w:ind w:left="3920" w:hanging="360"/>
      </w:pPr>
    </w:lvl>
    <w:lvl w:ilvl="5" w:tplc="0409001B" w:tentative="1">
      <w:start w:val="1"/>
      <w:numFmt w:val="lowerRoman"/>
      <w:lvlText w:val="%6."/>
      <w:lvlJc w:val="right"/>
      <w:pPr>
        <w:ind w:left="4640" w:hanging="180"/>
      </w:pPr>
    </w:lvl>
    <w:lvl w:ilvl="6" w:tplc="0409000F" w:tentative="1">
      <w:start w:val="1"/>
      <w:numFmt w:val="decimal"/>
      <w:lvlText w:val="%7."/>
      <w:lvlJc w:val="left"/>
      <w:pPr>
        <w:ind w:left="5360" w:hanging="360"/>
      </w:pPr>
    </w:lvl>
    <w:lvl w:ilvl="7" w:tplc="04090019" w:tentative="1">
      <w:start w:val="1"/>
      <w:numFmt w:val="lowerLetter"/>
      <w:lvlText w:val="%8."/>
      <w:lvlJc w:val="left"/>
      <w:pPr>
        <w:ind w:left="6080" w:hanging="360"/>
      </w:pPr>
    </w:lvl>
    <w:lvl w:ilvl="8" w:tplc="0409001B" w:tentative="1">
      <w:start w:val="1"/>
      <w:numFmt w:val="lowerRoman"/>
      <w:lvlText w:val="%9."/>
      <w:lvlJc w:val="right"/>
      <w:pPr>
        <w:ind w:left="6800" w:hanging="180"/>
      </w:pPr>
    </w:lvl>
  </w:abstractNum>
  <w:abstractNum w:abstractNumId="9" w15:restartNumberingAfterBreak="0">
    <w:nsid w:val="21294C05"/>
    <w:multiLevelType w:val="hybridMultilevel"/>
    <w:tmpl w:val="28525764"/>
    <w:lvl w:ilvl="0" w:tplc="1AB61FC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4C091E"/>
    <w:multiLevelType w:val="multilevel"/>
    <w:tmpl w:val="BDA024E4"/>
    <w:lvl w:ilvl="0">
      <w:start w:val="1"/>
      <w:numFmt w:val="decimal"/>
      <w:lvlText w:val="%1."/>
      <w:lvlJc w:val="left"/>
      <w:pPr>
        <w:ind w:left="360" w:hanging="360"/>
      </w:pPr>
      <w:rPr>
        <w:rFonts w:hint="default"/>
      </w:rPr>
    </w:lvl>
    <w:lvl w:ilvl="1">
      <w:start w:val="1"/>
      <w:numFmt w:val="decimal"/>
      <w:isLgl/>
      <w:lvlText w:val="%1.%2"/>
      <w:lvlJc w:val="left"/>
      <w:pPr>
        <w:ind w:left="675" w:hanging="675"/>
      </w:pPr>
      <w:rPr>
        <w:rFonts w:hint="default"/>
      </w:rPr>
    </w:lvl>
    <w:lvl w:ilvl="2">
      <w:start w:val="1"/>
      <w:numFmt w:val="decimal"/>
      <w:isLgl/>
      <w:lvlText w:val="%1.%2.%3"/>
      <w:lvlJc w:val="left"/>
      <w:pPr>
        <w:ind w:left="720" w:hanging="720"/>
      </w:pPr>
      <w:rPr>
        <w:rFonts w:hint="default"/>
      </w:rPr>
    </w:lvl>
    <w:lvl w:ilvl="3">
      <w:start w:val="1"/>
      <w:numFmt w:val="bullet"/>
      <w:lvlText w:val=""/>
      <w:lvlJc w:val="left"/>
      <w:pPr>
        <w:ind w:left="360" w:hanging="360"/>
      </w:pPr>
      <w:rPr>
        <w:rFonts w:ascii="Symbol" w:hAnsi="Symbol"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2F922F77"/>
    <w:multiLevelType w:val="hybridMultilevel"/>
    <w:tmpl w:val="FB6E39E8"/>
    <w:lvl w:ilvl="0" w:tplc="0840F630">
      <w:start w:val="1"/>
      <w:numFmt w:val="bullet"/>
      <w:pStyle w:val="Odsekzoznamu"/>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B80BBA"/>
    <w:multiLevelType w:val="hybridMultilevel"/>
    <w:tmpl w:val="78F24978"/>
    <w:lvl w:ilvl="0" w:tplc="0ADE54B8">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13" w15:restartNumberingAfterBreak="0">
    <w:nsid w:val="3D576352"/>
    <w:multiLevelType w:val="hybridMultilevel"/>
    <w:tmpl w:val="3D52F636"/>
    <w:lvl w:ilvl="0" w:tplc="29DA1AAA">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14" w15:restartNumberingAfterBreak="0">
    <w:nsid w:val="3D8C66E0"/>
    <w:multiLevelType w:val="multilevel"/>
    <w:tmpl w:val="226623DA"/>
    <w:lvl w:ilvl="0">
      <w:start w:val="1"/>
      <w:numFmt w:val="decimal"/>
      <w:lvlText w:val="%1."/>
      <w:lvlJc w:val="left"/>
      <w:pPr>
        <w:ind w:left="360" w:hanging="360"/>
      </w:pPr>
      <w:rPr>
        <w:rFonts w:hint="default"/>
      </w:rPr>
    </w:lvl>
    <w:lvl w:ilvl="1">
      <w:start w:val="1"/>
      <w:numFmt w:val="decimal"/>
      <w:isLgl/>
      <w:lvlText w:val="%1.%2"/>
      <w:lvlJc w:val="left"/>
      <w:pPr>
        <w:ind w:left="675" w:hanging="6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5" w15:restartNumberingAfterBreak="0">
    <w:nsid w:val="44217159"/>
    <w:multiLevelType w:val="hybridMultilevel"/>
    <w:tmpl w:val="643473D2"/>
    <w:lvl w:ilvl="0" w:tplc="04090001">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16" w15:restartNumberingAfterBreak="0">
    <w:nsid w:val="47F71E25"/>
    <w:multiLevelType w:val="hybridMultilevel"/>
    <w:tmpl w:val="D72C70D2"/>
    <w:lvl w:ilvl="0" w:tplc="99ACF824">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17" w15:restartNumberingAfterBreak="0">
    <w:nsid w:val="5AB81C62"/>
    <w:multiLevelType w:val="multilevel"/>
    <w:tmpl w:val="14A6A28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 w15:restartNumberingAfterBreak="0">
    <w:nsid w:val="67672922"/>
    <w:multiLevelType w:val="hybridMultilevel"/>
    <w:tmpl w:val="D8BC416E"/>
    <w:lvl w:ilvl="0" w:tplc="ACC0D4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8B5360C"/>
    <w:multiLevelType w:val="hybridMultilevel"/>
    <w:tmpl w:val="674415AC"/>
    <w:lvl w:ilvl="0" w:tplc="DF0695C2">
      <w:start w:val="1"/>
      <w:numFmt w:val="bullet"/>
      <w:pStyle w:val="Odrazky"/>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0" w15:restartNumberingAfterBreak="0">
    <w:nsid w:val="70E13B50"/>
    <w:multiLevelType w:val="multilevel"/>
    <w:tmpl w:val="E63C2984"/>
    <w:lvl w:ilvl="0">
      <w:start w:val="1"/>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pStyle w:val="Nadpis3"/>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7A171AF8"/>
    <w:multiLevelType w:val="hybridMultilevel"/>
    <w:tmpl w:val="85EC133E"/>
    <w:lvl w:ilvl="0" w:tplc="04090001">
      <w:start w:val="1"/>
      <w:numFmt w:val="bullet"/>
      <w:lvlText w:val=""/>
      <w:lvlJc w:val="left"/>
      <w:pPr>
        <w:ind w:left="1455" w:hanging="360"/>
      </w:pPr>
      <w:rPr>
        <w:rFonts w:ascii="Symbol" w:hAnsi="Symbol" w:hint="default"/>
      </w:rPr>
    </w:lvl>
    <w:lvl w:ilvl="1" w:tplc="04090003" w:tentative="1">
      <w:start w:val="1"/>
      <w:numFmt w:val="bullet"/>
      <w:lvlText w:val="o"/>
      <w:lvlJc w:val="left"/>
      <w:pPr>
        <w:ind w:left="2175" w:hanging="360"/>
      </w:pPr>
      <w:rPr>
        <w:rFonts w:ascii="Courier New" w:hAnsi="Courier New" w:cs="Courier New" w:hint="default"/>
      </w:rPr>
    </w:lvl>
    <w:lvl w:ilvl="2" w:tplc="04090005" w:tentative="1">
      <w:start w:val="1"/>
      <w:numFmt w:val="bullet"/>
      <w:lvlText w:val=""/>
      <w:lvlJc w:val="left"/>
      <w:pPr>
        <w:ind w:left="2895" w:hanging="360"/>
      </w:pPr>
      <w:rPr>
        <w:rFonts w:ascii="Wingdings" w:hAnsi="Wingdings" w:hint="default"/>
      </w:rPr>
    </w:lvl>
    <w:lvl w:ilvl="3" w:tplc="04090001" w:tentative="1">
      <w:start w:val="1"/>
      <w:numFmt w:val="bullet"/>
      <w:lvlText w:val=""/>
      <w:lvlJc w:val="left"/>
      <w:pPr>
        <w:ind w:left="3615" w:hanging="360"/>
      </w:pPr>
      <w:rPr>
        <w:rFonts w:ascii="Symbol" w:hAnsi="Symbol" w:hint="default"/>
      </w:rPr>
    </w:lvl>
    <w:lvl w:ilvl="4" w:tplc="04090003" w:tentative="1">
      <w:start w:val="1"/>
      <w:numFmt w:val="bullet"/>
      <w:lvlText w:val="o"/>
      <w:lvlJc w:val="left"/>
      <w:pPr>
        <w:ind w:left="4335" w:hanging="360"/>
      </w:pPr>
      <w:rPr>
        <w:rFonts w:ascii="Courier New" w:hAnsi="Courier New" w:cs="Courier New" w:hint="default"/>
      </w:rPr>
    </w:lvl>
    <w:lvl w:ilvl="5" w:tplc="04090005" w:tentative="1">
      <w:start w:val="1"/>
      <w:numFmt w:val="bullet"/>
      <w:lvlText w:val=""/>
      <w:lvlJc w:val="left"/>
      <w:pPr>
        <w:ind w:left="5055" w:hanging="360"/>
      </w:pPr>
      <w:rPr>
        <w:rFonts w:ascii="Wingdings" w:hAnsi="Wingdings" w:hint="default"/>
      </w:rPr>
    </w:lvl>
    <w:lvl w:ilvl="6" w:tplc="04090001" w:tentative="1">
      <w:start w:val="1"/>
      <w:numFmt w:val="bullet"/>
      <w:lvlText w:val=""/>
      <w:lvlJc w:val="left"/>
      <w:pPr>
        <w:ind w:left="5775" w:hanging="360"/>
      </w:pPr>
      <w:rPr>
        <w:rFonts w:ascii="Symbol" w:hAnsi="Symbol" w:hint="default"/>
      </w:rPr>
    </w:lvl>
    <w:lvl w:ilvl="7" w:tplc="04090003" w:tentative="1">
      <w:start w:val="1"/>
      <w:numFmt w:val="bullet"/>
      <w:lvlText w:val="o"/>
      <w:lvlJc w:val="left"/>
      <w:pPr>
        <w:ind w:left="6495" w:hanging="360"/>
      </w:pPr>
      <w:rPr>
        <w:rFonts w:ascii="Courier New" w:hAnsi="Courier New" w:cs="Courier New" w:hint="default"/>
      </w:rPr>
    </w:lvl>
    <w:lvl w:ilvl="8" w:tplc="04090005" w:tentative="1">
      <w:start w:val="1"/>
      <w:numFmt w:val="bullet"/>
      <w:lvlText w:val=""/>
      <w:lvlJc w:val="left"/>
      <w:pPr>
        <w:ind w:left="7215" w:hanging="360"/>
      </w:pPr>
      <w:rPr>
        <w:rFonts w:ascii="Wingdings" w:hAnsi="Wingdings" w:hint="default"/>
      </w:rPr>
    </w:lvl>
  </w:abstractNum>
  <w:num w:numId="1" w16cid:durableId="1853060296">
    <w:abstractNumId w:val="1"/>
  </w:num>
  <w:num w:numId="2" w16cid:durableId="553388986">
    <w:abstractNumId w:val="0"/>
  </w:num>
  <w:num w:numId="3" w16cid:durableId="762340787">
    <w:abstractNumId w:val="19"/>
  </w:num>
  <w:num w:numId="4" w16cid:durableId="803691881">
    <w:abstractNumId w:val="2"/>
  </w:num>
  <w:num w:numId="5" w16cid:durableId="1971275942">
    <w:abstractNumId w:val="4"/>
  </w:num>
  <w:num w:numId="6" w16cid:durableId="1996489217">
    <w:abstractNumId w:val="14"/>
  </w:num>
  <w:num w:numId="7" w16cid:durableId="191504720">
    <w:abstractNumId w:val="7"/>
  </w:num>
  <w:num w:numId="8" w16cid:durableId="2080203252">
    <w:abstractNumId w:val="17"/>
  </w:num>
  <w:num w:numId="9" w16cid:durableId="1849636258">
    <w:abstractNumId w:val="7"/>
    <w:lvlOverride w:ilvl="0">
      <w:startOverride w:val="1"/>
    </w:lvlOverride>
  </w:num>
  <w:num w:numId="10" w16cid:durableId="63329628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827547391">
    <w:abstractNumId w:val="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608346367">
    <w:abstractNumId w:val="8"/>
  </w:num>
  <w:num w:numId="13" w16cid:durableId="280191940">
    <w:abstractNumId w:val="4"/>
  </w:num>
  <w:num w:numId="14" w16cid:durableId="235894578">
    <w:abstractNumId w:val="21"/>
  </w:num>
  <w:num w:numId="15" w16cid:durableId="386032873">
    <w:abstractNumId w:val="3"/>
  </w:num>
  <w:num w:numId="16" w16cid:durableId="1016887298">
    <w:abstractNumId w:val="15"/>
  </w:num>
  <w:num w:numId="17" w16cid:durableId="145516782">
    <w:abstractNumId w:val="20"/>
  </w:num>
  <w:num w:numId="18" w16cid:durableId="1574656844">
    <w:abstractNumId w:val="13"/>
  </w:num>
  <w:num w:numId="19" w16cid:durableId="253633020">
    <w:abstractNumId w:val="18"/>
  </w:num>
  <w:num w:numId="20" w16cid:durableId="2089039677">
    <w:abstractNumId w:val="6"/>
  </w:num>
  <w:num w:numId="21" w16cid:durableId="1849371581">
    <w:abstractNumId w:val="10"/>
  </w:num>
  <w:num w:numId="22" w16cid:durableId="1296175924">
    <w:abstractNumId w:val="18"/>
  </w:num>
  <w:num w:numId="23" w16cid:durableId="1965885975">
    <w:abstractNumId w:val="18"/>
  </w:num>
  <w:num w:numId="24" w16cid:durableId="1126853306">
    <w:abstractNumId w:val="18"/>
  </w:num>
  <w:num w:numId="25" w16cid:durableId="1149327236">
    <w:abstractNumId w:val="5"/>
  </w:num>
  <w:num w:numId="26" w16cid:durableId="1124423082">
    <w:abstractNumId w:val="12"/>
  </w:num>
  <w:num w:numId="27" w16cid:durableId="343287521">
    <w:abstractNumId w:val="16"/>
  </w:num>
  <w:num w:numId="28" w16cid:durableId="50228538">
    <w:abstractNumId w:val="9"/>
  </w:num>
  <w:num w:numId="29" w16cid:durableId="1511528845">
    <w:abstractNumId w:val="4"/>
    <w:lvlOverride w:ilvl="0">
      <w:startOverride w:val="3"/>
    </w:lvlOverride>
    <w:lvlOverride w:ilvl="1">
      <w:startOverride w:val="6"/>
    </w:lvlOverride>
  </w:num>
  <w:num w:numId="30" w16cid:durableId="1468207818">
    <w:abstractNumId w:val="4"/>
    <w:lvlOverride w:ilvl="0">
      <w:startOverride w:val="3"/>
    </w:lvlOverride>
    <w:lvlOverride w:ilvl="1">
      <w:startOverride w:val="6"/>
    </w:lvlOverride>
    <w:lvlOverride w:ilvl="2">
      <w:startOverride w:val="2"/>
    </w:lvlOverride>
  </w:num>
  <w:num w:numId="31" w16cid:durableId="1509370366">
    <w:abstractNumId w:val="11"/>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Sinus">
    <w15:presenceInfo w15:providerId="None" w15:userId="Sinu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68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LA0NTcwMTMwNDK3MLNU0lEKTi0uzszPAykwrQUA4EqsQSwAAAA="/>
  </w:docVars>
  <w:rsids>
    <w:rsidRoot w:val="009F5F11"/>
    <w:rsid w:val="000002CD"/>
    <w:rsid w:val="00000A5F"/>
    <w:rsid w:val="000012FC"/>
    <w:rsid w:val="000041DD"/>
    <w:rsid w:val="00011F97"/>
    <w:rsid w:val="0002068A"/>
    <w:rsid w:val="000212C9"/>
    <w:rsid w:val="00021919"/>
    <w:rsid w:val="00025980"/>
    <w:rsid w:val="00032005"/>
    <w:rsid w:val="00032E44"/>
    <w:rsid w:val="000333AF"/>
    <w:rsid w:val="00035DDD"/>
    <w:rsid w:val="00037295"/>
    <w:rsid w:val="00041339"/>
    <w:rsid w:val="00043DE8"/>
    <w:rsid w:val="00044684"/>
    <w:rsid w:val="00044D33"/>
    <w:rsid w:val="000537BF"/>
    <w:rsid w:val="00054C40"/>
    <w:rsid w:val="00055597"/>
    <w:rsid w:val="0005749B"/>
    <w:rsid w:val="00062A6F"/>
    <w:rsid w:val="0006349A"/>
    <w:rsid w:val="000657F9"/>
    <w:rsid w:val="00071FFF"/>
    <w:rsid w:val="0007213D"/>
    <w:rsid w:val="00076039"/>
    <w:rsid w:val="0007728F"/>
    <w:rsid w:val="00077389"/>
    <w:rsid w:val="00081307"/>
    <w:rsid w:val="00081AF0"/>
    <w:rsid w:val="000844E9"/>
    <w:rsid w:val="00084CBC"/>
    <w:rsid w:val="000861F6"/>
    <w:rsid w:val="00086E1D"/>
    <w:rsid w:val="0008711C"/>
    <w:rsid w:val="00091E8E"/>
    <w:rsid w:val="000965AB"/>
    <w:rsid w:val="00096B44"/>
    <w:rsid w:val="0009722D"/>
    <w:rsid w:val="000A221C"/>
    <w:rsid w:val="000A3270"/>
    <w:rsid w:val="000A3C3E"/>
    <w:rsid w:val="000B1468"/>
    <w:rsid w:val="000B244A"/>
    <w:rsid w:val="000B3171"/>
    <w:rsid w:val="000C01EA"/>
    <w:rsid w:val="000C08B6"/>
    <w:rsid w:val="000C0B27"/>
    <w:rsid w:val="000C2DA0"/>
    <w:rsid w:val="000C3E0B"/>
    <w:rsid w:val="000C42E6"/>
    <w:rsid w:val="000C6EC7"/>
    <w:rsid w:val="000C7FB5"/>
    <w:rsid w:val="000D2087"/>
    <w:rsid w:val="000D45A5"/>
    <w:rsid w:val="000E0A6A"/>
    <w:rsid w:val="000E2976"/>
    <w:rsid w:val="000E713A"/>
    <w:rsid w:val="000F1017"/>
    <w:rsid w:val="000F470B"/>
    <w:rsid w:val="000F6AC0"/>
    <w:rsid w:val="00104253"/>
    <w:rsid w:val="00104879"/>
    <w:rsid w:val="00105425"/>
    <w:rsid w:val="001055C5"/>
    <w:rsid w:val="00105A3C"/>
    <w:rsid w:val="00106664"/>
    <w:rsid w:val="00112451"/>
    <w:rsid w:val="001126BC"/>
    <w:rsid w:val="00115E41"/>
    <w:rsid w:val="00116110"/>
    <w:rsid w:val="001171D3"/>
    <w:rsid w:val="00120B1D"/>
    <w:rsid w:val="00124F9D"/>
    <w:rsid w:val="001268B1"/>
    <w:rsid w:val="0013105F"/>
    <w:rsid w:val="001359E0"/>
    <w:rsid w:val="00136676"/>
    <w:rsid w:val="001418EA"/>
    <w:rsid w:val="00145537"/>
    <w:rsid w:val="001466D6"/>
    <w:rsid w:val="0014671C"/>
    <w:rsid w:val="00154302"/>
    <w:rsid w:val="00154DBA"/>
    <w:rsid w:val="00156CA4"/>
    <w:rsid w:val="0016031B"/>
    <w:rsid w:val="0016062A"/>
    <w:rsid w:val="0016103C"/>
    <w:rsid w:val="00161A24"/>
    <w:rsid w:val="00161FA2"/>
    <w:rsid w:val="00162693"/>
    <w:rsid w:val="0016382B"/>
    <w:rsid w:val="00164260"/>
    <w:rsid w:val="0017010E"/>
    <w:rsid w:val="00170844"/>
    <w:rsid w:val="00173A85"/>
    <w:rsid w:val="00175787"/>
    <w:rsid w:val="00175826"/>
    <w:rsid w:val="00176129"/>
    <w:rsid w:val="00176EB9"/>
    <w:rsid w:val="00176FD2"/>
    <w:rsid w:val="00180271"/>
    <w:rsid w:val="0018039E"/>
    <w:rsid w:val="00187011"/>
    <w:rsid w:val="0018743E"/>
    <w:rsid w:val="00187762"/>
    <w:rsid w:val="001925A2"/>
    <w:rsid w:val="001934E1"/>
    <w:rsid w:val="00193974"/>
    <w:rsid w:val="00195E48"/>
    <w:rsid w:val="0019706C"/>
    <w:rsid w:val="001A29CF"/>
    <w:rsid w:val="001A3FBA"/>
    <w:rsid w:val="001A47F0"/>
    <w:rsid w:val="001A4EAC"/>
    <w:rsid w:val="001A5425"/>
    <w:rsid w:val="001A6778"/>
    <w:rsid w:val="001B15FF"/>
    <w:rsid w:val="001B21FE"/>
    <w:rsid w:val="001B3A16"/>
    <w:rsid w:val="001B4838"/>
    <w:rsid w:val="001B7190"/>
    <w:rsid w:val="001C5334"/>
    <w:rsid w:val="001D11BE"/>
    <w:rsid w:val="001D2852"/>
    <w:rsid w:val="001D3F52"/>
    <w:rsid w:val="001D429D"/>
    <w:rsid w:val="001D6426"/>
    <w:rsid w:val="001D778C"/>
    <w:rsid w:val="001E3EAA"/>
    <w:rsid w:val="001E4E62"/>
    <w:rsid w:val="001E6F32"/>
    <w:rsid w:val="001E79F3"/>
    <w:rsid w:val="001F099B"/>
    <w:rsid w:val="001F5994"/>
    <w:rsid w:val="00203932"/>
    <w:rsid w:val="002042AA"/>
    <w:rsid w:val="00204D31"/>
    <w:rsid w:val="00205505"/>
    <w:rsid w:val="002078E9"/>
    <w:rsid w:val="00207CFF"/>
    <w:rsid w:val="00212BFF"/>
    <w:rsid w:val="00215208"/>
    <w:rsid w:val="00215AC0"/>
    <w:rsid w:val="002214B1"/>
    <w:rsid w:val="00223358"/>
    <w:rsid w:val="0022505C"/>
    <w:rsid w:val="002275AC"/>
    <w:rsid w:val="00231449"/>
    <w:rsid w:val="002324F0"/>
    <w:rsid w:val="00232D2B"/>
    <w:rsid w:val="00233902"/>
    <w:rsid w:val="002424EE"/>
    <w:rsid w:val="002458A7"/>
    <w:rsid w:val="00246088"/>
    <w:rsid w:val="00251168"/>
    <w:rsid w:val="00252F75"/>
    <w:rsid w:val="00253541"/>
    <w:rsid w:val="0026021C"/>
    <w:rsid w:val="002603C1"/>
    <w:rsid w:val="0026130A"/>
    <w:rsid w:val="00262858"/>
    <w:rsid w:val="002629F6"/>
    <w:rsid w:val="002643D6"/>
    <w:rsid w:val="00265A26"/>
    <w:rsid w:val="002661D2"/>
    <w:rsid w:val="002661D7"/>
    <w:rsid w:val="0027008E"/>
    <w:rsid w:val="00274B7E"/>
    <w:rsid w:val="00275CDC"/>
    <w:rsid w:val="00276F75"/>
    <w:rsid w:val="00280707"/>
    <w:rsid w:val="00285873"/>
    <w:rsid w:val="00285D42"/>
    <w:rsid w:val="00286479"/>
    <w:rsid w:val="00290D1E"/>
    <w:rsid w:val="00291767"/>
    <w:rsid w:val="00292A63"/>
    <w:rsid w:val="0029608B"/>
    <w:rsid w:val="00297DC3"/>
    <w:rsid w:val="002A1DE2"/>
    <w:rsid w:val="002A3261"/>
    <w:rsid w:val="002A5A83"/>
    <w:rsid w:val="002A6B38"/>
    <w:rsid w:val="002B0E40"/>
    <w:rsid w:val="002B376B"/>
    <w:rsid w:val="002B5485"/>
    <w:rsid w:val="002C5847"/>
    <w:rsid w:val="002C7371"/>
    <w:rsid w:val="002D34D8"/>
    <w:rsid w:val="002D3765"/>
    <w:rsid w:val="002D47A5"/>
    <w:rsid w:val="002E12F8"/>
    <w:rsid w:val="002E1871"/>
    <w:rsid w:val="002E1924"/>
    <w:rsid w:val="002E3EB3"/>
    <w:rsid w:val="002E4085"/>
    <w:rsid w:val="002E56F3"/>
    <w:rsid w:val="002E7084"/>
    <w:rsid w:val="002E7A82"/>
    <w:rsid w:val="002F1FEC"/>
    <w:rsid w:val="002F541A"/>
    <w:rsid w:val="002F559F"/>
    <w:rsid w:val="002F5AF0"/>
    <w:rsid w:val="00301E53"/>
    <w:rsid w:val="003053DD"/>
    <w:rsid w:val="0030590F"/>
    <w:rsid w:val="00306A0A"/>
    <w:rsid w:val="003072FE"/>
    <w:rsid w:val="003100DE"/>
    <w:rsid w:val="00310593"/>
    <w:rsid w:val="00310EC6"/>
    <w:rsid w:val="003111A5"/>
    <w:rsid w:val="00311291"/>
    <w:rsid w:val="00312D0F"/>
    <w:rsid w:val="00316BA4"/>
    <w:rsid w:val="00320043"/>
    <w:rsid w:val="00323074"/>
    <w:rsid w:val="00324D21"/>
    <w:rsid w:val="003275F4"/>
    <w:rsid w:val="003321DC"/>
    <w:rsid w:val="00332CBA"/>
    <w:rsid w:val="00332FD1"/>
    <w:rsid w:val="00333185"/>
    <w:rsid w:val="00333CE0"/>
    <w:rsid w:val="00333E99"/>
    <w:rsid w:val="0033553B"/>
    <w:rsid w:val="00336FAE"/>
    <w:rsid w:val="0034436C"/>
    <w:rsid w:val="003455BC"/>
    <w:rsid w:val="00351350"/>
    <w:rsid w:val="003515C7"/>
    <w:rsid w:val="00351CC3"/>
    <w:rsid w:val="00354086"/>
    <w:rsid w:val="003572A3"/>
    <w:rsid w:val="00360D36"/>
    <w:rsid w:val="00362136"/>
    <w:rsid w:val="00362BCD"/>
    <w:rsid w:val="0036318C"/>
    <w:rsid w:val="00363F29"/>
    <w:rsid w:val="00370C93"/>
    <w:rsid w:val="003733EF"/>
    <w:rsid w:val="0037528C"/>
    <w:rsid w:val="003759D1"/>
    <w:rsid w:val="00376F46"/>
    <w:rsid w:val="00382030"/>
    <w:rsid w:val="003827A7"/>
    <w:rsid w:val="00384368"/>
    <w:rsid w:val="003876A8"/>
    <w:rsid w:val="0039352D"/>
    <w:rsid w:val="00396315"/>
    <w:rsid w:val="0039632D"/>
    <w:rsid w:val="00396FF3"/>
    <w:rsid w:val="003974F8"/>
    <w:rsid w:val="003A04F6"/>
    <w:rsid w:val="003A05C6"/>
    <w:rsid w:val="003A0F96"/>
    <w:rsid w:val="003A1922"/>
    <w:rsid w:val="003A4867"/>
    <w:rsid w:val="003A6A3E"/>
    <w:rsid w:val="003A750E"/>
    <w:rsid w:val="003B22C2"/>
    <w:rsid w:val="003B22F6"/>
    <w:rsid w:val="003B3DAB"/>
    <w:rsid w:val="003B44C6"/>
    <w:rsid w:val="003B6072"/>
    <w:rsid w:val="003B6DD6"/>
    <w:rsid w:val="003C06C5"/>
    <w:rsid w:val="003C1729"/>
    <w:rsid w:val="003C335A"/>
    <w:rsid w:val="003C50E2"/>
    <w:rsid w:val="003D05E3"/>
    <w:rsid w:val="003D0DAB"/>
    <w:rsid w:val="003D232A"/>
    <w:rsid w:val="003D2692"/>
    <w:rsid w:val="003D36EB"/>
    <w:rsid w:val="003D4FC5"/>
    <w:rsid w:val="003D6DA4"/>
    <w:rsid w:val="003E3267"/>
    <w:rsid w:val="003E62CE"/>
    <w:rsid w:val="003F0CC8"/>
    <w:rsid w:val="003F15A5"/>
    <w:rsid w:val="003F2D50"/>
    <w:rsid w:val="003F3EFF"/>
    <w:rsid w:val="003F5E58"/>
    <w:rsid w:val="003F7562"/>
    <w:rsid w:val="00411F19"/>
    <w:rsid w:val="00413D08"/>
    <w:rsid w:val="004162FF"/>
    <w:rsid w:val="00416BF5"/>
    <w:rsid w:val="00417373"/>
    <w:rsid w:val="004173DE"/>
    <w:rsid w:val="00421AAD"/>
    <w:rsid w:val="0043055F"/>
    <w:rsid w:val="00431B43"/>
    <w:rsid w:val="004351BC"/>
    <w:rsid w:val="00437409"/>
    <w:rsid w:val="00442AE6"/>
    <w:rsid w:val="00444765"/>
    <w:rsid w:val="00453EE1"/>
    <w:rsid w:val="00455073"/>
    <w:rsid w:val="004575D9"/>
    <w:rsid w:val="00461513"/>
    <w:rsid w:val="00461C46"/>
    <w:rsid w:val="004620A2"/>
    <w:rsid w:val="0046505D"/>
    <w:rsid w:val="00466DFE"/>
    <w:rsid w:val="0047297D"/>
    <w:rsid w:val="00473B88"/>
    <w:rsid w:val="004761C4"/>
    <w:rsid w:val="00481D40"/>
    <w:rsid w:val="0048376B"/>
    <w:rsid w:val="0048500B"/>
    <w:rsid w:val="00486BD8"/>
    <w:rsid w:val="00490B7B"/>
    <w:rsid w:val="00490C0A"/>
    <w:rsid w:val="004911FF"/>
    <w:rsid w:val="0049152C"/>
    <w:rsid w:val="00494859"/>
    <w:rsid w:val="004A3C0E"/>
    <w:rsid w:val="004A403C"/>
    <w:rsid w:val="004A526B"/>
    <w:rsid w:val="004A5754"/>
    <w:rsid w:val="004A6373"/>
    <w:rsid w:val="004A71A2"/>
    <w:rsid w:val="004A7340"/>
    <w:rsid w:val="004B0BBD"/>
    <w:rsid w:val="004B102F"/>
    <w:rsid w:val="004B4D56"/>
    <w:rsid w:val="004B5A5D"/>
    <w:rsid w:val="004C575D"/>
    <w:rsid w:val="004C6113"/>
    <w:rsid w:val="004C7133"/>
    <w:rsid w:val="004D220B"/>
    <w:rsid w:val="004D5102"/>
    <w:rsid w:val="004D5D97"/>
    <w:rsid w:val="004D6055"/>
    <w:rsid w:val="004D6D6A"/>
    <w:rsid w:val="004D70C6"/>
    <w:rsid w:val="004D7E5A"/>
    <w:rsid w:val="004D7FB8"/>
    <w:rsid w:val="004E3910"/>
    <w:rsid w:val="004E7A0E"/>
    <w:rsid w:val="004F6FCE"/>
    <w:rsid w:val="004F745F"/>
    <w:rsid w:val="004F788C"/>
    <w:rsid w:val="0050577A"/>
    <w:rsid w:val="00505AEE"/>
    <w:rsid w:val="00510B45"/>
    <w:rsid w:val="00510E59"/>
    <w:rsid w:val="00513084"/>
    <w:rsid w:val="00515577"/>
    <w:rsid w:val="00515C83"/>
    <w:rsid w:val="00517404"/>
    <w:rsid w:val="0052242D"/>
    <w:rsid w:val="00522857"/>
    <w:rsid w:val="0053373E"/>
    <w:rsid w:val="00543ADC"/>
    <w:rsid w:val="00550A5F"/>
    <w:rsid w:val="005518D0"/>
    <w:rsid w:val="00551D33"/>
    <w:rsid w:val="005530A4"/>
    <w:rsid w:val="00553653"/>
    <w:rsid w:val="00554BD7"/>
    <w:rsid w:val="00555B60"/>
    <w:rsid w:val="00561CA6"/>
    <w:rsid w:val="00563181"/>
    <w:rsid w:val="00563717"/>
    <w:rsid w:val="00563D80"/>
    <w:rsid w:val="00564B31"/>
    <w:rsid w:val="005665AA"/>
    <w:rsid w:val="00567862"/>
    <w:rsid w:val="00572091"/>
    <w:rsid w:val="005730D5"/>
    <w:rsid w:val="00574C04"/>
    <w:rsid w:val="00576F80"/>
    <w:rsid w:val="00577E64"/>
    <w:rsid w:val="00585CE2"/>
    <w:rsid w:val="00590300"/>
    <w:rsid w:val="005908CB"/>
    <w:rsid w:val="00591821"/>
    <w:rsid w:val="00591EBD"/>
    <w:rsid w:val="00591FB1"/>
    <w:rsid w:val="00592F8B"/>
    <w:rsid w:val="00593E67"/>
    <w:rsid w:val="0059441E"/>
    <w:rsid w:val="00594743"/>
    <w:rsid w:val="00595830"/>
    <w:rsid w:val="00597C4E"/>
    <w:rsid w:val="005A0661"/>
    <w:rsid w:val="005A0B4C"/>
    <w:rsid w:val="005A1036"/>
    <w:rsid w:val="005A1340"/>
    <w:rsid w:val="005A3389"/>
    <w:rsid w:val="005A439A"/>
    <w:rsid w:val="005A7671"/>
    <w:rsid w:val="005B11C5"/>
    <w:rsid w:val="005B3485"/>
    <w:rsid w:val="005B5161"/>
    <w:rsid w:val="005C03C9"/>
    <w:rsid w:val="005C115F"/>
    <w:rsid w:val="005C1988"/>
    <w:rsid w:val="005D3340"/>
    <w:rsid w:val="005D7963"/>
    <w:rsid w:val="005E19D5"/>
    <w:rsid w:val="005E3C89"/>
    <w:rsid w:val="005E6190"/>
    <w:rsid w:val="005E63B0"/>
    <w:rsid w:val="005F1753"/>
    <w:rsid w:val="005F4FBA"/>
    <w:rsid w:val="005F5473"/>
    <w:rsid w:val="005F59FD"/>
    <w:rsid w:val="00602B44"/>
    <w:rsid w:val="00604CAD"/>
    <w:rsid w:val="0060699E"/>
    <w:rsid w:val="00607148"/>
    <w:rsid w:val="00610E7E"/>
    <w:rsid w:val="00615C66"/>
    <w:rsid w:val="00616B07"/>
    <w:rsid w:val="00616C94"/>
    <w:rsid w:val="00623123"/>
    <w:rsid w:val="006236C8"/>
    <w:rsid w:val="00623821"/>
    <w:rsid w:val="00623CC0"/>
    <w:rsid w:val="006243C0"/>
    <w:rsid w:val="00626FC5"/>
    <w:rsid w:val="0062706A"/>
    <w:rsid w:val="00631CD3"/>
    <w:rsid w:val="006327E6"/>
    <w:rsid w:val="00633698"/>
    <w:rsid w:val="00633D98"/>
    <w:rsid w:val="0063602C"/>
    <w:rsid w:val="00637EE4"/>
    <w:rsid w:val="0064041C"/>
    <w:rsid w:val="006417E3"/>
    <w:rsid w:val="00644519"/>
    <w:rsid w:val="00645F56"/>
    <w:rsid w:val="00654982"/>
    <w:rsid w:val="006553C0"/>
    <w:rsid w:val="006612FE"/>
    <w:rsid w:val="0066518D"/>
    <w:rsid w:val="00666933"/>
    <w:rsid w:val="00667818"/>
    <w:rsid w:val="00677842"/>
    <w:rsid w:val="00683703"/>
    <w:rsid w:val="00683B00"/>
    <w:rsid w:val="00685DA7"/>
    <w:rsid w:val="0069196E"/>
    <w:rsid w:val="006943D8"/>
    <w:rsid w:val="00694CDC"/>
    <w:rsid w:val="0069685B"/>
    <w:rsid w:val="00697081"/>
    <w:rsid w:val="006974CA"/>
    <w:rsid w:val="006A1523"/>
    <w:rsid w:val="006A3043"/>
    <w:rsid w:val="006A6C5A"/>
    <w:rsid w:val="006A6D66"/>
    <w:rsid w:val="006B17ED"/>
    <w:rsid w:val="006B3945"/>
    <w:rsid w:val="006B3A86"/>
    <w:rsid w:val="006B6AE5"/>
    <w:rsid w:val="006C0EB4"/>
    <w:rsid w:val="006C21D0"/>
    <w:rsid w:val="006C2715"/>
    <w:rsid w:val="006C3F75"/>
    <w:rsid w:val="006D10BC"/>
    <w:rsid w:val="006D40E6"/>
    <w:rsid w:val="006D457B"/>
    <w:rsid w:val="006D79FD"/>
    <w:rsid w:val="006E1195"/>
    <w:rsid w:val="006E296C"/>
    <w:rsid w:val="006E4872"/>
    <w:rsid w:val="006E5472"/>
    <w:rsid w:val="006E6FB4"/>
    <w:rsid w:val="006F0E04"/>
    <w:rsid w:val="006F4510"/>
    <w:rsid w:val="006F7D7C"/>
    <w:rsid w:val="00700DC4"/>
    <w:rsid w:val="00701D8A"/>
    <w:rsid w:val="0070284A"/>
    <w:rsid w:val="00704A77"/>
    <w:rsid w:val="00711073"/>
    <w:rsid w:val="00713386"/>
    <w:rsid w:val="007148B0"/>
    <w:rsid w:val="00715C4A"/>
    <w:rsid w:val="007162E2"/>
    <w:rsid w:val="00722AF9"/>
    <w:rsid w:val="007240B7"/>
    <w:rsid w:val="00725262"/>
    <w:rsid w:val="00727619"/>
    <w:rsid w:val="00732817"/>
    <w:rsid w:val="00736EB0"/>
    <w:rsid w:val="00736FBD"/>
    <w:rsid w:val="00737446"/>
    <w:rsid w:val="00737C69"/>
    <w:rsid w:val="00741557"/>
    <w:rsid w:val="00741B3C"/>
    <w:rsid w:val="00743463"/>
    <w:rsid w:val="007475CF"/>
    <w:rsid w:val="007514D5"/>
    <w:rsid w:val="00752950"/>
    <w:rsid w:val="00756510"/>
    <w:rsid w:val="007608C6"/>
    <w:rsid w:val="00764DD2"/>
    <w:rsid w:val="00770577"/>
    <w:rsid w:val="007728BF"/>
    <w:rsid w:val="0077357D"/>
    <w:rsid w:val="0077401E"/>
    <w:rsid w:val="00776201"/>
    <w:rsid w:val="00776250"/>
    <w:rsid w:val="00776938"/>
    <w:rsid w:val="007772B1"/>
    <w:rsid w:val="00780A45"/>
    <w:rsid w:val="00781376"/>
    <w:rsid w:val="007822D3"/>
    <w:rsid w:val="00782393"/>
    <w:rsid w:val="00785D62"/>
    <w:rsid w:val="00790AC3"/>
    <w:rsid w:val="00792AE4"/>
    <w:rsid w:val="00793AE5"/>
    <w:rsid w:val="007952C3"/>
    <w:rsid w:val="00797132"/>
    <w:rsid w:val="007A27FD"/>
    <w:rsid w:val="007A2C96"/>
    <w:rsid w:val="007A6272"/>
    <w:rsid w:val="007A72A5"/>
    <w:rsid w:val="007B0A06"/>
    <w:rsid w:val="007B46E0"/>
    <w:rsid w:val="007B6BD0"/>
    <w:rsid w:val="007C0CDC"/>
    <w:rsid w:val="007C466E"/>
    <w:rsid w:val="007C7264"/>
    <w:rsid w:val="007D151F"/>
    <w:rsid w:val="007D799F"/>
    <w:rsid w:val="007E0503"/>
    <w:rsid w:val="007E11F5"/>
    <w:rsid w:val="007E3BD2"/>
    <w:rsid w:val="007E4BAF"/>
    <w:rsid w:val="007E5884"/>
    <w:rsid w:val="007F3D24"/>
    <w:rsid w:val="007F46C9"/>
    <w:rsid w:val="007F6368"/>
    <w:rsid w:val="007F6D0E"/>
    <w:rsid w:val="007F7855"/>
    <w:rsid w:val="0080073F"/>
    <w:rsid w:val="008018C8"/>
    <w:rsid w:val="00802DF1"/>
    <w:rsid w:val="00804BDD"/>
    <w:rsid w:val="00807FFD"/>
    <w:rsid w:val="008110A5"/>
    <w:rsid w:val="00814172"/>
    <w:rsid w:val="00814D99"/>
    <w:rsid w:val="00817B5F"/>
    <w:rsid w:val="0082126F"/>
    <w:rsid w:val="0082220E"/>
    <w:rsid w:val="00822B53"/>
    <w:rsid w:val="00823C67"/>
    <w:rsid w:val="00825774"/>
    <w:rsid w:val="008258DA"/>
    <w:rsid w:val="00825EC1"/>
    <w:rsid w:val="00826489"/>
    <w:rsid w:val="00830CA5"/>
    <w:rsid w:val="0083316F"/>
    <w:rsid w:val="00836B61"/>
    <w:rsid w:val="008414FD"/>
    <w:rsid w:val="008429B0"/>
    <w:rsid w:val="00842CAE"/>
    <w:rsid w:val="00845471"/>
    <w:rsid w:val="00846200"/>
    <w:rsid w:val="00846526"/>
    <w:rsid w:val="00847BC4"/>
    <w:rsid w:val="00847F15"/>
    <w:rsid w:val="00853B17"/>
    <w:rsid w:val="00854241"/>
    <w:rsid w:val="00854A40"/>
    <w:rsid w:val="00854CE8"/>
    <w:rsid w:val="00855B52"/>
    <w:rsid w:val="00856A76"/>
    <w:rsid w:val="008577EC"/>
    <w:rsid w:val="008604BB"/>
    <w:rsid w:val="00864AD0"/>
    <w:rsid w:val="008671EA"/>
    <w:rsid w:val="00870C35"/>
    <w:rsid w:val="008715E3"/>
    <w:rsid w:val="00872A2E"/>
    <w:rsid w:val="00872AF0"/>
    <w:rsid w:val="00873C36"/>
    <w:rsid w:val="008750FB"/>
    <w:rsid w:val="008751DD"/>
    <w:rsid w:val="00875A6B"/>
    <w:rsid w:val="008774BD"/>
    <w:rsid w:val="008774FF"/>
    <w:rsid w:val="00877C10"/>
    <w:rsid w:val="0088142C"/>
    <w:rsid w:val="00884415"/>
    <w:rsid w:val="0088589D"/>
    <w:rsid w:val="008963AA"/>
    <w:rsid w:val="00897890"/>
    <w:rsid w:val="008A2E4E"/>
    <w:rsid w:val="008A40FD"/>
    <w:rsid w:val="008A4CE0"/>
    <w:rsid w:val="008A790C"/>
    <w:rsid w:val="008A7F9A"/>
    <w:rsid w:val="008B01D0"/>
    <w:rsid w:val="008B0263"/>
    <w:rsid w:val="008B1504"/>
    <w:rsid w:val="008B31B3"/>
    <w:rsid w:val="008B78D3"/>
    <w:rsid w:val="008C2857"/>
    <w:rsid w:val="008C44FD"/>
    <w:rsid w:val="008C45FD"/>
    <w:rsid w:val="008C555F"/>
    <w:rsid w:val="008C56EA"/>
    <w:rsid w:val="008C6D9F"/>
    <w:rsid w:val="008C7BA4"/>
    <w:rsid w:val="008D1318"/>
    <w:rsid w:val="008D2A2E"/>
    <w:rsid w:val="008D2E31"/>
    <w:rsid w:val="008D34F4"/>
    <w:rsid w:val="008D3695"/>
    <w:rsid w:val="008D698E"/>
    <w:rsid w:val="008D7574"/>
    <w:rsid w:val="008E51BA"/>
    <w:rsid w:val="008E57D0"/>
    <w:rsid w:val="008E5817"/>
    <w:rsid w:val="008E5DCF"/>
    <w:rsid w:val="008F0555"/>
    <w:rsid w:val="008F1C2A"/>
    <w:rsid w:val="008F4A09"/>
    <w:rsid w:val="00904CC8"/>
    <w:rsid w:val="00904E3A"/>
    <w:rsid w:val="0090738D"/>
    <w:rsid w:val="0091072E"/>
    <w:rsid w:val="0091287E"/>
    <w:rsid w:val="00913990"/>
    <w:rsid w:val="0091445B"/>
    <w:rsid w:val="009178E3"/>
    <w:rsid w:val="009206EC"/>
    <w:rsid w:val="00921264"/>
    <w:rsid w:val="00921746"/>
    <w:rsid w:val="00921E33"/>
    <w:rsid w:val="0092438B"/>
    <w:rsid w:val="00924BEB"/>
    <w:rsid w:val="00924F54"/>
    <w:rsid w:val="00926386"/>
    <w:rsid w:val="0093108F"/>
    <w:rsid w:val="00931840"/>
    <w:rsid w:val="00935CA1"/>
    <w:rsid w:val="00941B52"/>
    <w:rsid w:val="00942AE1"/>
    <w:rsid w:val="00943070"/>
    <w:rsid w:val="0094459F"/>
    <w:rsid w:val="009465E2"/>
    <w:rsid w:val="00946DEA"/>
    <w:rsid w:val="00947BAC"/>
    <w:rsid w:val="0095010A"/>
    <w:rsid w:val="00950AB7"/>
    <w:rsid w:val="00953F36"/>
    <w:rsid w:val="009540A0"/>
    <w:rsid w:val="00954779"/>
    <w:rsid w:val="00955879"/>
    <w:rsid w:val="009564DB"/>
    <w:rsid w:val="009634EF"/>
    <w:rsid w:val="009642CE"/>
    <w:rsid w:val="0096591D"/>
    <w:rsid w:val="00965CBF"/>
    <w:rsid w:val="00975D09"/>
    <w:rsid w:val="00976614"/>
    <w:rsid w:val="00977B86"/>
    <w:rsid w:val="009809F7"/>
    <w:rsid w:val="0098505A"/>
    <w:rsid w:val="00985E42"/>
    <w:rsid w:val="00990D41"/>
    <w:rsid w:val="00991FA6"/>
    <w:rsid w:val="00993F58"/>
    <w:rsid w:val="00994BBF"/>
    <w:rsid w:val="009A4CA2"/>
    <w:rsid w:val="009A6D29"/>
    <w:rsid w:val="009A6E87"/>
    <w:rsid w:val="009A71BA"/>
    <w:rsid w:val="009A7A42"/>
    <w:rsid w:val="009B3706"/>
    <w:rsid w:val="009B6421"/>
    <w:rsid w:val="009B657E"/>
    <w:rsid w:val="009C423B"/>
    <w:rsid w:val="009C43EB"/>
    <w:rsid w:val="009C6C84"/>
    <w:rsid w:val="009C7F70"/>
    <w:rsid w:val="009D02C5"/>
    <w:rsid w:val="009D1632"/>
    <w:rsid w:val="009D1CEB"/>
    <w:rsid w:val="009D4162"/>
    <w:rsid w:val="009D5A39"/>
    <w:rsid w:val="009D6B1D"/>
    <w:rsid w:val="009E06B9"/>
    <w:rsid w:val="009E1CE1"/>
    <w:rsid w:val="009E56F5"/>
    <w:rsid w:val="009E5AD0"/>
    <w:rsid w:val="009E6BB0"/>
    <w:rsid w:val="009F09D5"/>
    <w:rsid w:val="009F24BD"/>
    <w:rsid w:val="009F45E3"/>
    <w:rsid w:val="009F5F11"/>
    <w:rsid w:val="009F71C0"/>
    <w:rsid w:val="00A01EA6"/>
    <w:rsid w:val="00A01FFC"/>
    <w:rsid w:val="00A035AA"/>
    <w:rsid w:val="00A037A5"/>
    <w:rsid w:val="00A06321"/>
    <w:rsid w:val="00A06531"/>
    <w:rsid w:val="00A113CC"/>
    <w:rsid w:val="00A1246E"/>
    <w:rsid w:val="00A14DF4"/>
    <w:rsid w:val="00A14FE0"/>
    <w:rsid w:val="00A153E2"/>
    <w:rsid w:val="00A16A93"/>
    <w:rsid w:val="00A217AF"/>
    <w:rsid w:val="00A2598B"/>
    <w:rsid w:val="00A27654"/>
    <w:rsid w:val="00A313F3"/>
    <w:rsid w:val="00A319A2"/>
    <w:rsid w:val="00A3481E"/>
    <w:rsid w:val="00A35C15"/>
    <w:rsid w:val="00A40586"/>
    <w:rsid w:val="00A42242"/>
    <w:rsid w:val="00A453A9"/>
    <w:rsid w:val="00A4594A"/>
    <w:rsid w:val="00A45B64"/>
    <w:rsid w:val="00A47DFB"/>
    <w:rsid w:val="00A513AE"/>
    <w:rsid w:val="00A51549"/>
    <w:rsid w:val="00A52B3C"/>
    <w:rsid w:val="00A54730"/>
    <w:rsid w:val="00A548C8"/>
    <w:rsid w:val="00A565DD"/>
    <w:rsid w:val="00A572E7"/>
    <w:rsid w:val="00A60AA1"/>
    <w:rsid w:val="00A628E5"/>
    <w:rsid w:val="00A64DB0"/>
    <w:rsid w:val="00A711AA"/>
    <w:rsid w:val="00A7175D"/>
    <w:rsid w:val="00A746E5"/>
    <w:rsid w:val="00A76FDC"/>
    <w:rsid w:val="00A775B1"/>
    <w:rsid w:val="00A77C1E"/>
    <w:rsid w:val="00A82BD7"/>
    <w:rsid w:val="00A85162"/>
    <w:rsid w:val="00A86265"/>
    <w:rsid w:val="00A87CFA"/>
    <w:rsid w:val="00A93653"/>
    <w:rsid w:val="00A93E19"/>
    <w:rsid w:val="00A95B26"/>
    <w:rsid w:val="00A97415"/>
    <w:rsid w:val="00AA047C"/>
    <w:rsid w:val="00AA1AC4"/>
    <w:rsid w:val="00AA39AA"/>
    <w:rsid w:val="00AA63F3"/>
    <w:rsid w:val="00AA6E9F"/>
    <w:rsid w:val="00AB1D47"/>
    <w:rsid w:val="00AB56F0"/>
    <w:rsid w:val="00AB6535"/>
    <w:rsid w:val="00AC1A02"/>
    <w:rsid w:val="00AC351B"/>
    <w:rsid w:val="00AC5A8F"/>
    <w:rsid w:val="00AC7087"/>
    <w:rsid w:val="00AC7214"/>
    <w:rsid w:val="00AD0602"/>
    <w:rsid w:val="00AD29F5"/>
    <w:rsid w:val="00AD3C4A"/>
    <w:rsid w:val="00AD41E6"/>
    <w:rsid w:val="00AD442F"/>
    <w:rsid w:val="00AD67DB"/>
    <w:rsid w:val="00AE2E7D"/>
    <w:rsid w:val="00AE3028"/>
    <w:rsid w:val="00AE39EB"/>
    <w:rsid w:val="00AE448D"/>
    <w:rsid w:val="00AE630A"/>
    <w:rsid w:val="00AE6511"/>
    <w:rsid w:val="00AF2496"/>
    <w:rsid w:val="00AF64CC"/>
    <w:rsid w:val="00AF653A"/>
    <w:rsid w:val="00AF7EB2"/>
    <w:rsid w:val="00B007DF"/>
    <w:rsid w:val="00B01123"/>
    <w:rsid w:val="00B01258"/>
    <w:rsid w:val="00B03361"/>
    <w:rsid w:val="00B0407F"/>
    <w:rsid w:val="00B05CFC"/>
    <w:rsid w:val="00B062B3"/>
    <w:rsid w:val="00B120BA"/>
    <w:rsid w:val="00B135B3"/>
    <w:rsid w:val="00B1655D"/>
    <w:rsid w:val="00B21DEF"/>
    <w:rsid w:val="00B22974"/>
    <w:rsid w:val="00B241EF"/>
    <w:rsid w:val="00B25A51"/>
    <w:rsid w:val="00B26F07"/>
    <w:rsid w:val="00B2733E"/>
    <w:rsid w:val="00B31082"/>
    <w:rsid w:val="00B31A85"/>
    <w:rsid w:val="00B401FF"/>
    <w:rsid w:val="00B42515"/>
    <w:rsid w:val="00B430E2"/>
    <w:rsid w:val="00B47D5E"/>
    <w:rsid w:val="00B504AA"/>
    <w:rsid w:val="00B5113F"/>
    <w:rsid w:val="00B5695C"/>
    <w:rsid w:val="00B62876"/>
    <w:rsid w:val="00B62E49"/>
    <w:rsid w:val="00B63014"/>
    <w:rsid w:val="00B6437F"/>
    <w:rsid w:val="00B648A3"/>
    <w:rsid w:val="00B67550"/>
    <w:rsid w:val="00B70C99"/>
    <w:rsid w:val="00B70E8B"/>
    <w:rsid w:val="00B73B21"/>
    <w:rsid w:val="00B75029"/>
    <w:rsid w:val="00B81916"/>
    <w:rsid w:val="00B82990"/>
    <w:rsid w:val="00B8628A"/>
    <w:rsid w:val="00B92982"/>
    <w:rsid w:val="00B93691"/>
    <w:rsid w:val="00BA0F20"/>
    <w:rsid w:val="00BA10F9"/>
    <w:rsid w:val="00BA69A6"/>
    <w:rsid w:val="00BB0563"/>
    <w:rsid w:val="00BB292F"/>
    <w:rsid w:val="00BB2B50"/>
    <w:rsid w:val="00BB3695"/>
    <w:rsid w:val="00BB43EB"/>
    <w:rsid w:val="00BB5885"/>
    <w:rsid w:val="00BB5A82"/>
    <w:rsid w:val="00BB6587"/>
    <w:rsid w:val="00BB7E4E"/>
    <w:rsid w:val="00BC006B"/>
    <w:rsid w:val="00BC02BF"/>
    <w:rsid w:val="00BC0A69"/>
    <w:rsid w:val="00BC2013"/>
    <w:rsid w:val="00BC240F"/>
    <w:rsid w:val="00BC3C09"/>
    <w:rsid w:val="00BC4840"/>
    <w:rsid w:val="00BC4ED6"/>
    <w:rsid w:val="00BD2343"/>
    <w:rsid w:val="00BD2F30"/>
    <w:rsid w:val="00BD461D"/>
    <w:rsid w:val="00BD7B53"/>
    <w:rsid w:val="00BD7DB2"/>
    <w:rsid w:val="00BE0CC8"/>
    <w:rsid w:val="00BE3328"/>
    <w:rsid w:val="00BE34C4"/>
    <w:rsid w:val="00BE38A5"/>
    <w:rsid w:val="00BE398A"/>
    <w:rsid w:val="00BE4966"/>
    <w:rsid w:val="00BE746C"/>
    <w:rsid w:val="00BF02B0"/>
    <w:rsid w:val="00BF168F"/>
    <w:rsid w:val="00BF3EFA"/>
    <w:rsid w:val="00BF4F03"/>
    <w:rsid w:val="00BF60B6"/>
    <w:rsid w:val="00BF7252"/>
    <w:rsid w:val="00C02FCB"/>
    <w:rsid w:val="00C0357E"/>
    <w:rsid w:val="00C07F2D"/>
    <w:rsid w:val="00C10119"/>
    <w:rsid w:val="00C11685"/>
    <w:rsid w:val="00C13FA7"/>
    <w:rsid w:val="00C15B35"/>
    <w:rsid w:val="00C170D9"/>
    <w:rsid w:val="00C205EC"/>
    <w:rsid w:val="00C220AD"/>
    <w:rsid w:val="00C2269A"/>
    <w:rsid w:val="00C23B03"/>
    <w:rsid w:val="00C270A4"/>
    <w:rsid w:val="00C304D6"/>
    <w:rsid w:val="00C31F7A"/>
    <w:rsid w:val="00C3325D"/>
    <w:rsid w:val="00C34E3C"/>
    <w:rsid w:val="00C36630"/>
    <w:rsid w:val="00C43C5E"/>
    <w:rsid w:val="00C4573A"/>
    <w:rsid w:val="00C60DB5"/>
    <w:rsid w:val="00C625F6"/>
    <w:rsid w:val="00C62A83"/>
    <w:rsid w:val="00C63A2E"/>
    <w:rsid w:val="00C65091"/>
    <w:rsid w:val="00C661C5"/>
    <w:rsid w:val="00C707B0"/>
    <w:rsid w:val="00C71EB5"/>
    <w:rsid w:val="00C73289"/>
    <w:rsid w:val="00C73317"/>
    <w:rsid w:val="00C74E36"/>
    <w:rsid w:val="00C758EE"/>
    <w:rsid w:val="00C829C6"/>
    <w:rsid w:val="00C84314"/>
    <w:rsid w:val="00C87707"/>
    <w:rsid w:val="00C905E9"/>
    <w:rsid w:val="00C94AF0"/>
    <w:rsid w:val="00CA0018"/>
    <w:rsid w:val="00CA0D34"/>
    <w:rsid w:val="00CA1CC3"/>
    <w:rsid w:val="00CA47F2"/>
    <w:rsid w:val="00CA494A"/>
    <w:rsid w:val="00CA4B69"/>
    <w:rsid w:val="00CA6461"/>
    <w:rsid w:val="00CA76EB"/>
    <w:rsid w:val="00CB0A8B"/>
    <w:rsid w:val="00CB52F7"/>
    <w:rsid w:val="00CB56AF"/>
    <w:rsid w:val="00CB5974"/>
    <w:rsid w:val="00CB77C2"/>
    <w:rsid w:val="00CB7E3A"/>
    <w:rsid w:val="00CC57DA"/>
    <w:rsid w:val="00CD18DF"/>
    <w:rsid w:val="00CD377A"/>
    <w:rsid w:val="00CD4BA7"/>
    <w:rsid w:val="00CD642A"/>
    <w:rsid w:val="00CD78F8"/>
    <w:rsid w:val="00CE03C4"/>
    <w:rsid w:val="00CE0F72"/>
    <w:rsid w:val="00CE3E9E"/>
    <w:rsid w:val="00CF0B99"/>
    <w:rsid w:val="00CF5045"/>
    <w:rsid w:val="00CF61FF"/>
    <w:rsid w:val="00CF7A70"/>
    <w:rsid w:val="00D01CA2"/>
    <w:rsid w:val="00D03F5E"/>
    <w:rsid w:val="00D05732"/>
    <w:rsid w:val="00D058CC"/>
    <w:rsid w:val="00D05E9D"/>
    <w:rsid w:val="00D12C9F"/>
    <w:rsid w:val="00D154C5"/>
    <w:rsid w:val="00D16742"/>
    <w:rsid w:val="00D256C0"/>
    <w:rsid w:val="00D257FB"/>
    <w:rsid w:val="00D2713F"/>
    <w:rsid w:val="00D308C1"/>
    <w:rsid w:val="00D31496"/>
    <w:rsid w:val="00D325DD"/>
    <w:rsid w:val="00D3520C"/>
    <w:rsid w:val="00D353DC"/>
    <w:rsid w:val="00D35CEE"/>
    <w:rsid w:val="00D41C49"/>
    <w:rsid w:val="00D41E8E"/>
    <w:rsid w:val="00D43D76"/>
    <w:rsid w:val="00D44442"/>
    <w:rsid w:val="00D45D6C"/>
    <w:rsid w:val="00D465AF"/>
    <w:rsid w:val="00D469E5"/>
    <w:rsid w:val="00D46E74"/>
    <w:rsid w:val="00D513E6"/>
    <w:rsid w:val="00D52917"/>
    <w:rsid w:val="00D536AF"/>
    <w:rsid w:val="00D559E4"/>
    <w:rsid w:val="00D55B96"/>
    <w:rsid w:val="00D56234"/>
    <w:rsid w:val="00D56F41"/>
    <w:rsid w:val="00D57D91"/>
    <w:rsid w:val="00D61D31"/>
    <w:rsid w:val="00D62D75"/>
    <w:rsid w:val="00D65EE2"/>
    <w:rsid w:val="00D66927"/>
    <w:rsid w:val="00D6736B"/>
    <w:rsid w:val="00D67DB4"/>
    <w:rsid w:val="00D7117C"/>
    <w:rsid w:val="00D71B77"/>
    <w:rsid w:val="00D73412"/>
    <w:rsid w:val="00D75014"/>
    <w:rsid w:val="00D761B4"/>
    <w:rsid w:val="00D77F59"/>
    <w:rsid w:val="00D8066F"/>
    <w:rsid w:val="00D8087B"/>
    <w:rsid w:val="00D82759"/>
    <w:rsid w:val="00D83984"/>
    <w:rsid w:val="00D84326"/>
    <w:rsid w:val="00D86ED1"/>
    <w:rsid w:val="00D8749C"/>
    <w:rsid w:val="00D94E27"/>
    <w:rsid w:val="00D95222"/>
    <w:rsid w:val="00D95B53"/>
    <w:rsid w:val="00D96446"/>
    <w:rsid w:val="00DA0E55"/>
    <w:rsid w:val="00DA0F65"/>
    <w:rsid w:val="00DA128A"/>
    <w:rsid w:val="00DA163C"/>
    <w:rsid w:val="00DA2078"/>
    <w:rsid w:val="00DA36D9"/>
    <w:rsid w:val="00DA3971"/>
    <w:rsid w:val="00DA4B27"/>
    <w:rsid w:val="00DB162A"/>
    <w:rsid w:val="00DB2A2E"/>
    <w:rsid w:val="00DB4402"/>
    <w:rsid w:val="00DB4DA9"/>
    <w:rsid w:val="00DB5508"/>
    <w:rsid w:val="00DB6161"/>
    <w:rsid w:val="00DC3EB8"/>
    <w:rsid w:val="00DC6529"/>
    <w:rsid w:val="00DC6623"/>
    <w:rsid w:val="00DC77B1"/>
    <w:rsid w:val="00DC77BF"/>
    <w:rsid w:val="00DD0D1C"/>
    <w:rsid w:val="00DD4A12"/>
    <w:rsid w:val="00DD6C6C"/>
    <w:rsid w:val="00DD7C31"/>
    <w:rsid w:val="00DE4EA1"/>
    <w:rsid w:val="00DE5319"/>
    <w:rsid w:val="00DE68FB"/>
    <w:rsid w:val="00DE6DCF"/>
    <w:rsid w:val="00DF0A23"/>
    <w:rsid w:val="00DF25A9"/>
    <w:rsid w:val="00DF463A"/>
    <w:rsid w:val="00DF5115"/>
    <w:rsid w:val="00E000FA"/>
    <w:rsid w:val="00E00912"/>
    <w:rsid w:val="00E00DB4"/>
    <w:rsid w:val="00E02350"/>
    <w:rsid w:val="00E03012"/>
    <w:rsid w:val="00E04983"/>
    <w:rsid w:val="00E067DC"/>
    <w:rsid w:val="00E0716E"/>
    <w:rsid w:val="00E075B7"/>
    <w:rsid w:val="00E12929"/>
    <w:rsid w:val="00E12B56"/>
    <w:rsid w:val="00E1596B"/>
    <w:rsid w:val="00E160AE"/>
    <w:rsid w:val="00E213DB"/>
    <w:rsid w:val="00E229D1"/>
    <w:rsid w:val="00E24F81"/>
    <w:rsid w:val="00E257C9"/>
    <w:rsid w:val="00E26CED"/>
    <w:rsid w:val="00E32B87"/>
    <w:rsid w:val="00E33BC0"/>
    <w:rsid w:val="00E36B98"/>
    <w:rsid w:val="00E413C4"/>
    <w:rsid w:val="00E42332"/>
    <w:rsid w:val="00E43785"/>
    <w:rsid w:val="00E47302"/>
    <w:rsid w:val="00E47C45"/>
    <w:rsid w:val="00E55892"/>
    <w:rsid w:val="00E57816"/>
    <w:rsid w:val="00E6153E"/>
    <w:rsid w:val="00E61AE2"/>
    <w:rsid w:val="00E61B74"/>
    <w:rsid w:val="00E6306A"/>
    <w:rsid w:val="00E66605"/>
    <w:rsid w:val="00E73C02"/>
    <w:rsid w:val="00E76095"/>
    <w:rsid w:val="00E80034"/>
    <w:rsid w:val="00E8576E"/>
    <w:rsid w:val="00E90A94"/>
    <w:rsid w:val="00E92089"/>
    <w:rsid w:val="00E95AAC"/>
    <w:rsid w:val="00E97412"/>
    <w:rsid w:val="00EA0C8F"/>
    <w:rsid w:val="00EA21BB"/>
    <w:rsid w:val="00EA6129"/>
    <w:rsid w:val="00EA68E0"/>
    <w:rsid w:val="00EB1101"/>
    <w:rsid w:val="00EB3EAF"/>
    <w:rsid w:val="00EB7EFE"/>
    <w:rsid w:val="00EC0DA9"/>
    <w:rsid w:val="00EC4CAF"/>
    <w:rsid w:val="00EC4F6C"/>
    <w:rsid w:val="00EC636F"/>
    <w:rsid w:val="00EC68D5"/>
    <w:rsid w:val="00ED07D0"/>
    <w:rsid w:val="00ED3BD7"/>
    <w:rsid w:val="00ED3C4C"/>
    <w:rsid w:val="00ED5903"/>
    <w:rsid w:val="00EE280F"/>
    <w:rsid w:val="00EE3DFB"/>
    <w:rsid w:val="00EE4B50"/>
    <w:rsid w:val="00EE71F2"/>
    <w:rsid w:val="00EF4389"/>
    <w:rsid w:val="00EF449B"/>
    <w:rsid w:val="00EF7902"/>
    <w:rsid w:val="00F002B3"/>
    <w:rsid w:val="00F01F93"/>
    <w:rsid w:val="00F0301A"/>
    <w:rsid w:val="00F0342C"/>
    <w:rsid w:val="00F06347"/>
    <w:rsid w:val="00F06B7A"/>
    <w:rsid w:val="00F10D08"/>
    <w:rsid w:val="00F1680B"/>
    <w:rsid w:val="00F16EFD"/>
    <w:rsid w:val="00F2129C"/>
    <w:rsid w:val="00F21EE3"/>
    <w:rsid w:val="00F251F1"/>
    <w:rsid w:val="00F276C3"/>
    <w:rsid w:val="00F30223"/>
    <w:rsid w:val="00F30E49"/>
    <w:rsid w:val="00F30F07"/>
    <w:rsid w:val="00F319AC"/>
    <w:rsid w:val="00F326FF"/>
    <w:rsid w:val="00F343F8"/>
    <w:rsid w:val="00F36B48"/>
    <w:rsid w:val="00F40F37"/>
    <w:rsid w:val="00F4256A"/>
    <w:rsid w:val="00F43AAE"/>
    <w:rsid w:val="00F54655"/>
    <w:rsid w:val="00F57DD5"/>
    <w:rsid w:val="00F57EEB"/>
    <w:rsid w:val="00F6032D"/>
    <w:rsid w:val="00F613F8"/>
    <w:rsid w:val="00F63215"/>
    <w:rsid w:val="00F63319"/>
    <w:rsid w:val="00F65072"/>
    <w:rsid w:val="00F67825"/>
    <w:rsid w:val="00F71C45"/>
    <w:rsid w:val="00F71F4E"/>
    <w:rsid w:val="00F7267C"/>
    <w:rsid w:val="00F80027"/>
    <w:rsid w:val="00F813E0"/>
    <w:rsid w:val="00F81C51"/>
    <w:rsid w:val="00F82A41"/>
    <w:rsid w:val="00F842C8"/>
    <w:rsid w:val="00F85783"/>
    <w:rsid w:val="00F92B64"/>
    <w:rsid w:val="00F95393"/>
    <w:rsid w:val="00F9599A"/>
    <w:rsid w:val="00F96189"/>
    <w:rsid w:val="00F96E78"/>
    <w:rsid w:val="00FA06A7"/>
    <w:rsid w:val="00FA16F3"/>
    <w:rsid w:val="00FA1ED6"/>
    <w:rsid w:val="00FB1555"/>
    <w:rsid w:val="00FB2C2C"/>
    <w:rsid w:val="00FB5004"/>
    <w:rsid w:val="00FB50EB"/>
    <w:rsid w:val="00FC05EF"/>
    <w:rsid w:val="00FC3BAD"/>
    <w:rsid w:val="00FC3EA1"/>
    <w:rsid w:val="00FD33FA"/>
    <w:rsid w:val="00FD444F"/>
    <w:rsid w:val="00FD4909"/>
    <w:rsid w:val="00FD4BC7"/>
    <w:rsid w:val="00FD69C6"/>
    <w:rsid w:val="00FE3A33"/>
    <w:rsid w:val="00FE626A"/>
    <w:rsid w:val="00FE642B"/>
    <w:rsid w:val="00FF01E0"/>
    <w:rsid w:val="00FF21B2"/>
    <w:rsid w:val="00FF638D"/>
  </w:rsids>
  <m:mathPr>
    <m:mathFont m:val="Cambria Math"/>
    <m:brkBin m:val="before"/>
    <m:brkBinSub m:val="--"/>
    <m:smallFrac m:val="0"/>
    <m:dispDef/>
    <m:lMargin m:val="0"/>
    <m:rMargin m:val="0"/>
    <m:defJc m:val="centerGroup"/>
    <m:wrapIndent m:val="1440"/>
    <m:intLim m:val="subSup"/>
    <m:naryLim m:val="undOvr"/>
  </m:mathPr>
  <w:themeFontLang w:val="sk-SK" w:eastAsia="ja-JP" w:bidi="lo-L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7FE9806"/>
  <w15:docId w15:val="{F60BC051-9176-4F37-9427-05E460CB11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sk-SK" w:eastAsia="en-US" w:bidi="ar-SA"/>
      </w:rPr>
    </w:rPrDefault>
    <w:pPrDefault>
      <w:pPr>
        <w:spacing w:line="360" w:lineRule="auto"/>
        <w:jc w:val="both"/>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y">
    <w:name w:val="Normal"/>
    <w:qFormat/>
    <w:rsid w:val="00976614"/>
    <w:pPr>
      <w:ind w:firstLine="680"/>
    </w:pPr>
    <w:rPr>
      <w:sz w:val="24"/>
      <w:szCs w:val="24"/>
    </w:rPr>
  </w:style>
  <w:style w:type="paragraph" w:styleId="Nadpis1">
    <w:name w:val="heading 1"/>
    <w:basedOn w:val="Normlny"/>
    <w:next w:val="Normlny"/>
    <w:link w:val="Nadpis1Char"/>
    <w:autoRedefine/>
    <w:qFormat/>
    <w:rsid w:val="004D5102"/>
    <w:pPr>
      <w:keepNext/>
      <w:numPr>
        <w:numId w:val="5"/>
      </w:numPr>
      <w:spacing w:after="240"/>
      <w:jc w:val="left"/>
      <w:outlineLvl w:val="0"/>
      <w:pPrChange w:id="0" w:author="Sinus" w:date="2024-02-11T20:04:00Z">
        <w:pPr>
          <w:keepNext/>
          <w:spacing w:after="240" w:line="360" w:lineRule="auto"/>
          <w:ind w:left="675" w:hanging="675"/>
          <w:outlineLvl w:val="0"/>
        </w:pPr>
      </w:pPrChange>
    </w:pPr>
    <w:rPr>
      <w:b/>
      <w:bCs/>
      <w:caps/>
      <w:kern w:val="32"/>
      <w:sz w:val="32"/>
      <w:rPrChange w:id="0" w:author="Sinus" w:date="2024-02-11T20:04:00Z">
        <w:rPr>
          <w:b/>
          <w:bCs/>
          <w:caps/>
          <w:kern w:val="32"/>
          <w:sz w:val="32"/>
          <w:szCs w:val="24"/>
          <w:lang w:val="sk-SK" w:eastAsia="en-US" w:bidi="ar-SA"/>
        </w:rPr>
      </w:rPrChange>
    </w:rPr>
  </w:style>
  <w:style w:type="paragraph" w:styleId="Nadpis2">
    <w:name w:val="heading 2"/>
    <w:basedOn w:val="Normlny"/>
    <w:next w:val="Normlny"/>
    <w:link w:val="Nadpis2Char"/>
    <w:autoRedefine/>
    <w:unhideWhenUsed/>
    <w:qFormat/>
    <w:rsid w:val="008A7F9A"/>
    <w:pPr>
      <w:keepNext/>
      <w:spacing w:before="120" w:after="120"/>
      <w:ind w:left="1065" w:hanging="705"/>
      <w:outlineLvl w:val="1"/>
    </w:pPr>
    <w:rPr>
      <w:b/>
      <w:bCs/>
      <w:iCs/>
      <w:caps/>
    </w:rPr>
  </w:style>
  <w:style w:type="paragraph" w:styleId="Nadpis3">
    <w:name w:val="heading 3"/>
    <w:basedOn w:val="Normlny"/>
    <w:next w:val="Normlny"/>
    <w:link w:val="Nadpis3Char"/>
    <w:autoRedefine/>
    <w:unhideWhenUsed/>
    <w:qFormat/>
    <w:rsid w:val="00782393"/>
    <w:pPr>
      <w:keepNext/>
      <w:numPr>
        <w:ilvl w:val="2"/>
        <w:numId w:val="17"/>
      </w:numPr>
      <w:spacing w:before="120" w:after="120"/>
      <w:outlineLvl w:val="2"/>
    </w:pPr>
    <w:rPr>
      <w:b/>
      <w:bCs/>
    </w:rPr>
  </w:style>
  <w:style w:type="paragraph" w:styleId="Nadpis4">
    <w:name w:val="heading 4"/>
    <w:basedOn w:val="Normlny"/>
    <w:next w:val="Normlny"/>
    <w:link w:val="Nadpis4Char"/>
    <w:semiHidden/>
    <w:unhideWhenUsed/>
    <w:qFormat/>
    <w:rsid w:val="00286479"/>
    <w:pPr>
      <w:keepNext/>
      <w:spacing w:before="240" w:after="60"/>
      <w:outlineLvl w:val="3"/>
    </w:pPr>
    <w:rPr>
      <w:rFonts w:ascii="Calibri" w:hAnsi="Calibri"/>
      <w:b/>
      <w:bCs/>
      <w:sz w:val="28"/>
      <w:szCs w:val="28"/>
    </w:rPr>
  </w:style>
  <w:style w:type="paragraph" w:styleId="Nadpis5">
    <w:name w:val="heading 5"/>
    <w:basedOn w:val="Normlny"/>
    <w:next w:val="Normlny"/>
    <w:link w:val="Nadpis5Char"/>
    <w:semiHidden/>
    <w:unhideWhenUsed/>
    <w:qFormat/>
    <w:rsid w:val="00286479"/>
    <w:pPr>
      <w:spacing w:before="240" w:after="60"/>
      <w:outlineLvl w:val="4"/>
    </w:pPr>
    <w:rPr>
      <w:rFonts w:ascii="Calibri" w:hAnsi="Calibri"/>
      <w:b/>
      <w:bCs/>
      <w:i/>
      <w:iCs/>
      <w:sz w:val="26"/>
      <w:szCs w:val="26"/>
    </w:rPr>
  </w:style>
  <w:style w:type="paragraph" w:styleId="Nadpis6">
    <w:name w:val="heading 6"/>
    <w:basedOn w:val="Normlny"/>
    <w:next w:val="Normlny"/>
    <w:link w:val="Nadpis6Char"/>
    <w:semiHidden/>
    <w:unhideWhenUsed/>
    <w:qFormat/>
    <w:rsid w:val="00286479"/>
    <w:pPr>
      <w:spacing w:before="240" w:after="60"/>
      <w:outlineLvl w:val="5"/>
    </w:pPr>
    <w:rPr>
      <w:rFonts w:ascii="Calibri" w:hAnsi="Calibri"/>
      <w:b/>
      <w:bCs/>
      <w:sz w:val="22"/>
      <w:szCs w:val="22"/>
    </w:rPr>
  </w:style>
  <w:style w:type="paragraph" w:styleId="Nadpis7">
    <w:name w:val="heading 7"/>
    <w:basedOn w:val="Normlny"/>
    <w:next w:val="Normlny"/>
    <w:link w:val="Nadpis7Char"/>
    <w:semiHidden/>
    <w:unhideWhenUsed/>
    <w:qFormat/>
    <w:rsid w:val="00286479"/>
    <w:pPr>
      <w:spacing w:before="240" w:after="60"/>
      <w:outlineLvl w:val="6"/>
    </w:pPr>
    <w:rPr>
      <w:rFonts w:ascii="Calibri" w:hAnsi="Calibri"/>
    </w:rPr>
  </w:style>
  <w:style w:type="paragraph" w:styleId="Nadpis8">
    <w:name w:val="heading 8"/>
    <w:basedOn w:val="Normlny"/>
    <w:next w:val="Normlny"/>
    <w:link w:val="Nadpis8Char"/>
    <w:semiHidden/>
    <w:unhideWhenUsed/>
    <w:qFormat/>
    <w:rsid w:val="00286479"/>
    <w:pPr>
      <w:spacing w:before="240" w:after="60"/>
      <w:outlineLvl w:val="7"/>
    </w:pPr>
    <w:rPr>
      <w:rFonts w:ascii="Calibri" w:hAnsi="Calibri"/>
      <w:i/>
      <w:iCs/>
    </w:rPr>
  </w:style>
  <w:style w:type="paragraph" w:styleId="Nadpis9">
    <w:name w:val="heading 9"/>
    <w:basedOn w:val="Normlny"/>
    <w:next w:val="Normlny"/>
    <w:link w:val="Nadpis9Char"/>
    <w:semiHidden/>
    <w:unhideWhenUsed/>
    <w:qFormat/>
    <w:rsid w:val="00286479"/>
    <w:pPr>
      <w:spacing w:before="240" w:after="60"/>
      <w:outlineLvl w:val="8"/>
    </w:pPr>
    <w:rPr>
      <w:rFonts w:ascii="Cambria" w:hAnsi="Cambria"/>
      <w:sz w:val="22"/>
      <w:szCs w:val="22"/>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slostrany">
    <w:name w:val="page number"/>
    <w:basedOn w:val="Predvolenpsmoodseku"/>
    <w:rsid w:val="009F5F11"/>
  </w:style>
  <w:style w:type="paragraph" w:styleId="Pta">
    <w:name w:val="footer"/>
    <w:basedOn w:val="Normlny"/>
    <w:link w:val="PtaChar"/>
    <w:uiPriority w:val="99"/>
    <w:rsid w:val="009F5F11"/>
    <w:pPr>
      <w:tabs>
        <w:tab w:val="center" w:pos="4536"/>
        <w:tab w:val="right" w:pos="9072"/>
      </w:tabs>
    </w:pPr>
  </w:style>
  <w:style w:type="character" w:customStyle="1" w:styleId="PtaChar">
    <w:name w:val="Päta Char"/>
    <w:link w:val="Pta"/>
    <w:uiPriority w:val="99"/>
    <w:rsid w:val="009F5F11"/>
    <w:rPr>
      <w:sz w:val="24"/>
      <w:szCs w:val="24"/>
      <w:lang w:val="sk-SK" w:eastAsia="sk-SK" w:bidi="ar-SA"/>
    </w:rPr>
  </w:style>
  <w:style w:type="paragraph" w:customStyle="1" w:styleId="Univerzita">
    <w:name w:val="Univerzita"/>
    <w:basedOn w:val="Normlny"/>
    <w:link w:val="UniverzitaChar"/>
    <w:rsid w:val="009F5F11"/>
    <w:pPr>
      <w:jc w:val="center"/>
    </w:pPr>
    <w:rPr>
      <w:b/>
      <w:sz w:val="36"/>
      <w:szCs w:val="32"/>
    </w:rPr>
  </w:style>
  <w:style w:type="paragraph" w:customStyle="1" w:styleId="Katedra">
    <w:name w:val="Katedra"/>
    <w:basedOn w:val="Univerzita"/>
    <w:link w:val="KatedraChar"/>
    <w:rsid w:val="009F5F11"/>
    <w:rPr>
      <w:sz w:val="28"/>
      <w:szCs w:val="28"/>
    </w:rPr>
  </w:style>
  <w:style w:type="paragraph" w:customStyle="1" w:styleId="Nazovprace">
    <w:name w:val="Nazov prace"/>
    <w:basedOn w:val="Nadpis1"/>
    <w:rsid w:val="00553653"/>
  </w:style>
  <w:style w:type="paragraph" w:customStyle="1" w:styleId="Autorprce">
    <w:name w:val="Autor práce"/>
    <w:basedOn w:val="Katedra"/>
    <w:rsid w:val="009F5F11"/>
  </w:style>
  <w:style w:type="paragraph" w:customStyle="1" w:styleId="Skolitel">
    <w:name w:val="Skolitel"/>
    <w:basedOn w:val="Normlny"/>
    <w:rsid w:val="009F5F11"/>
    <w:pPr>
      <w:tabs>
        <w:tab w:val="right" w:pos="8820"/>
      </w:tabs>
    </w:pPr>
    <w:rPr>
      <w:sz w:val="28"/>
      <w:szCs w:val="28"/>
    </w:rPr>
  </w:style>
  <w:style w:type="paragraph" w:customStyle="1" w:styleId="Fakulta">
    <w:name w:val="Fakulta"/>
    <w:basedOn w:val="Univerzita"/>
    <w:rsid w:val="009F5F11"/>
    <w:rPr>
      <w:sz w:val="32"/>
    </w:rPr>
  </w:style>
  <w:style w:type="paragraph" w:customStyle="1" w:styleId="Necislovanynazov">
    <w:name w:val="Necislovany nazov"/>
    <w:basedOn w:val="Katedra"/>
    <w:link w:val="NecislovanynazovCharChar"/>
    <w:rsid w:val="009F5F11"/>
    <w:pPr>
      <w:jc w:val="left"/>
    </w:pPr>
  </w:style>
  <w:style w:type="character" w:customStyle="1" w:styleId="UniverzitaChar">
    <w:name w:val="Univerzita Char"/>
    <w:link w:val="Univerzita"/>
    <w:rsid w:val="009F5F11"/>
    <w:rPr>
      <w:b/>
      <w:sz w:val="36"/>
      <w:szCs w:val="32"/>
      <w:lang w:val="sk-SK" w:eastAsia="sk-SK" w:bidi="ar-SA"/>
    </w:rPr>
  </w:style>
  <w:style w:type="character" w:customStyle="1" w:styleId="KatedraChar">
    <w:name w:val="Katedra Char"/>
    <w:link w:val="Katedra"/>
    <w:rsid w:val="009F5F11"/>
    <w:rPr>
      <w:b/>
      <w:sz w:val="28"/>
      <w:szCs w:val="28"/>
      <w:lang w:val="sk-SK" w:eastAsia="sk-SK" w:bidi="ar-SA"/>
    </w:rPr>
  </w:style>
  <w:style w:type="character" w:customStyle="1" w:styleId="NecislovanynazovCharChar">
    <w:name w:val="Necislovany nazov Char Char"/>
    <w:basedOn w:val="KatedraChar"/>
    <w:link w:val="Necislovanynazov"/>
    <w:rsid w:val="009F5F11"/>
    <w:rPr>
      <w:b/>
      <w:sz w:val="28"/>
      <w:szCs w:val="28"/>
      <w:lang w:val="sk-SK" w:eastAsia="sk-SK" w:bidi="ar-SA"/>
    </w:rPr>
  </w:style>
  <w:style w:type="paragraph" w:customStyle="1" w:styleId="Kapitola">
    <w:name w:val="Kapitola"/>
    <w:basedOn w:val="Normlny"/>
    <w:next w:val="Normlny"/>
    <w:rsid w:val="009F5F11"/>
    <w:pPr>
      <w:numPr>
        <w:numId w:val="1"/>
      </w:numPr>
      <w:spacing w:after="240"/>
    </w:pPr>
    <w:rPr>
      <w:b/>
      <w:sz w:val="28"/>
      <w:szCs w:val="28"/>
    </w:rPr>
  </w:style>
  <w:style w:type="paragraph" w:styleId="Obsah1">
    <w:name w:val="toc 1"/>
    <w:basedOn w:val="Normlny"/>
    <w:next w:val="Normlny"/>
    <w:autoRedefine/>
    <w:uiPriority w:val="39"/>
    <w:qFormat/>
    <w:rsid w:val="00D465AF"/>
    <w:pPr>
      <w:tabs>
        <w:tab w:val="left" w:pos="567"/>
        <w:tab w:val="right" w:leader="dot" w:pos="8505"/>
      </w:tabs>
      <w:ind w:left="567" w:hanging="567"/>
      <w:jc w:val="left"/>
    </w:pPr>
    <w:rPr>
      <w:rFonts w:cstheme="minorHAnsi"/>
      <w:b/>
      <w:bCs/>
      <w:noProof/>
      <w:szCs w:val="20"/>
    </w:rPr>
  </w:style>
  <w:style w:type="character" w:styleId="Hypertextovprepojenie">
    <w:name w:val="Hyperlink"/>
    <w:uiPriority w:val="99"/>
    <w:rsid w:val="009F5F11"/>
    <w:rPr>
      <w:color w:val="0000FF"/>
      <w:u w:val="single"/>
    </w:rPr>
  </w:style>
  <w:style w:type="character" w:customStyle="1" w:styleId="Nadpis1Char">
    <w:name w:val="Nadpis 1 Char"/>
    <w:link w:val="Nadpis1"/>
    <w:rsid w:val="004D5102"/>
    <w:rPr>
      <w:b/>
      <w:bCs/>
      <w:caps/>
      <w:kern w:val="32"/>
      <w:sz w:val="32"/>
      <w:szCs w:val="24"/>
    </w:rPr>
  </w:style>
  <w:style w:type="paragraph" w:styleId="Podtitul">
    <w:name w:val="Subtitle"/>
    <w:basedOn w:val="Normlny"/>
    <w:next w:val="Normlny"/>
    <w:link w:val="PodtitulChar"/>
    <w:autoRedefine/>
    <w:rsid w:val="007772B1"/>
    <w:pPr>
      <w:spacing w:after="60"/>
      <w:jc w:val="center"/>
      <w:outlineLvl w:val="1"/>
    </w:pPr>
    <w:rPr>
      <w:b/>
      <w:caps/>
      <w:sz w:val="32"/>
    </w:rPr>
  </w:style>
  <w:style w:type="character" w:customStyle="1" w:styleId="PodtitulChar">
    <w:name w:val="Podtitul Char"/>
    <w:link w:val="Podtitul"/>
    <w:rsid w:val="007772B1"/>
    <w:rPr>
      <w:rFonts w:eastAsia="Times New Roman" w:cs="Times New Roman"/>
      <w:b/>
      <w:caps/>
      <w:sz w:val="32"/>
      <w:szCs w:val="24"/>
    </w:rPr>
  </w:style>
  <w:style w:type="character" w:customStyle="1" w:styleId="Nadpis2Char">
    <w:name w:val="Nadpis 2 Char"/>
    <w:link w:val="Nadpis2"/>
    <w:rsid w:val="008A7F9A"/>
    <w:rPr>
      <w:b/>
      <w:bCs/>
      <w:iCs/>
      <w:caps/>
      <w:sz w:val="24"/>
      <w:szCs w:val="24"/>
    </w:rPr>
  </w:style>
  <w:style w:type="character" w:customStyle="1" w:styleId="Nadpis3Char">
    <w:name w:val="Nadpis 3 Char"/>
    <w:link w:val="Nadpis3"/>
    <w:rsid w:val="00782393"/>
    <w:rPr>
      <w:b/>
      <w:bCs/>
      <w:sz w:val="24"/>
      <w:szCs w:val="24"/>
    </w:rPr>
  </w:style>
  <w:style w:type="character" w:customStyle="1" w:styleId="Nadpis4Char">
    <w:name w:val="Nadpis 4 Char"/>
    <w:link w:val="Nadpis4"/>
    <w:semiHidden/>
    <w:rsid w:val="00286479"/>
    <w:rPr>
      <w:rFonts w:ascii="Calibri" w:eastAsia="Times New Roman" w:hAnsi="Calibri" w:cs="Times New Roman"/>
      <w:b/>
      <w:bCs/>
      <w:sz w:val="28"/>
      <w:szCs w:val="28"/>
    </w:rPr>
  </w:style>
  <w:style w:type="character" w:customStyle="1" w:styleId="Nadpis5Char">
    <w:name w:val="Nadpis 5 Char"/>
    <w:link w:val="Nadpis5"/>
    <w:semiHidden/>
    <w:rsid w:val="00286479"/>
    <w:rPr>
      <w:rFonts w:ascii="Calibri" w:eastAsia="Times New Roman" w:hAnsi="Calibri" w:cs="Times New Roman"/>
      <w:b/>
      <w:bCs/>
      <w:i/>
      <w:iCs/>
      <w:sz w:val="26"/>
      <w:szCs w:val="26"/>
    </w:rPr>
  </w:style>
  <w:style w:type="character" w:customStyle="1" w:styleId="Nadpis6Char">
    <w:name w:val="Nadpis 6 Char"/>
    <w:link w:val="Nadpis6"/>
    <w:semiHidden/>
    <w:rsid w:val="00286479"/>
    <w:rPr>
      <w:rFonts w:ascii="Calibri" w:eastAsia="Times New Roman" w:hAnsi="Calibri" w:cs="Times New Roman"/>
      <w:b/>
      <w:bCs/>
      <w:sz w:val="22"/>
      <w:szCs w:val="22"/>
    </w:rPr>
  </w:style>
  <w:style w:type="character" w:customStyle="1" w:styleId="Nadpis7Char">
    <w:name w:val="Nadpis 7 Char"/>
    <w:link w:val="Nadpis7"/>
    <w:semiHidden/>
    <w:rsid w:val="00286479"/>
    <w:rPr>
      <w:rFonts w:ascii="Calibri" w:eastAsia="Times New Roman" w:hAnsi="Calibri" w:cs="Times New Roman"/>
      <w:sz w:val="24"/>
      <w:szCs w:val="24"/>
    </w:rPr>
  </w:style>
  <w:style w:type="character" w:customStyle="1" w:styleId="Nadpis8Char">
    <w:name w:val="Nadpis 8 Char"/>
    <w:link w:val="Nadpis8"/>
    <w:semiHidden/>
    <w:rsid w:val="00286479"/>
    <w:rPr>
      <w:rFonts w:ascii="Calibri" w:eastAsia="Times New Roman" w:hAnsi="Calibri" w:cs="Times New Roman"/>
      <w:i/>
      <w:iCs/>
      <w:sz w:val="24"/>
      <w:szCs w:val="24"/>
    </w:rPr>
  </w:style>
  <w:style w:type="character" w:customStyle="1" w:styleId="Nadpis9Char">
    <w:name w:val="Nadpis 9 Char"/>
    <w:link w:val="Nadpis9"/>
    <w:semiHidden/>
    <w:rsid w:val="00286479"/>
    <w:rPr>
      <w:rFonts w:ascii="Cambria" w:eastAsia="Times New Roman" w:hAnsi="Cambria" w:cs="Times New Roman"/>
      <w:sz w:val="22"/>
      <w:szCs w:val="22"/>
    </w:rPr>
  </w:style>
  <w:style w:type="paragraph" w:styleId="Popis">
    <w:name w:val="caption"/>
    <w:basedOn w:val="Normlny"/>
    <w:next w:val="Normlny"/>
    <w:autoRedefine/>
    <w:unhideWhenUsed/>
    <w:qFormat/>
    <w:rsid w:val="005A7671"/>
    <w:pPr>
      <w:spacing w:before="120" w:after="120"/>
      <w:ind w:firstLine="0"/>
      <w:jc w:val="center"/>
    </w:pPr>
    <w:rPr>
      <w:bCs/>
      <w:i/>
      <w:sz w:val="22"/>
      <w:szCs w:val="20"/>
    </w:rPr>
  </w:style>
  <w:style w:type="paragraph" w:styleId="Nzov">
    <w:name w:val="Title"/>
    <w:aliases w:val="Názov práce"/>
    <w:basedOn w:val="Nazovprace"/>
    <w:next w:val="Normlny"/>
    <w:link w:val="NzovChar"/>
    <w:autoRedefine/>
    <w:qFormat/>
    <w:rsid w:val="002629F6"/>
    <w:pPr>
      <w:spacing w:after="120"/>
      <w:ind w:left="0" w:firstLine="0"/>
      <w:jc w:val="center"/>
    </w:pPr>
    <w:rPr>
      <w:bCs w:val="0"/>
      <w:kern w:val="28"/>
    </w:rPr>
  </w:style>
  <w:style w:type="character" w:customStyle="1" w:styleId="NzovChar">
    <w:name w:val="Názov Char"/>
    <w:aliases w:val="Názov práce Char"/>
    <w:link w:val="Nzov"/>
    <w:rsid w:val="002629F6"/>
    <w:rPr>
      <w:b/>
      <w:caps/>
      <w:kern w:val="28"/>
      <w:sz w:val="32"/>
      <w:szCs w:val="32"/>
    </w:rPr>
  </w:style>
  <w:style w:type="character" w:styleId="Vrazn">
    <w:name w:val="Strong"/>
    <w:uiPriority w:val="22"/>
    <w:qFormat/>
    <w:rsid w:val="00286479"/>
    <w:rPr>
      <w:b/>
      <w:bCs/>
    </w:rPr>
  </w:style>
  <w:style w:type="character" w:styleId="Zvraznenie">
    <w:name w:val="Emphasis"/>
    <w:uiPriority w:val="20"/>
    <w:qFormat/>
    <w:rsid w:val="00286479"/>
    <w:rPr>
      <w:i/>
      <w:iCs/>
    </w:rPr>
  </w:style>
  <w:style w:type="paragraph" w:styleId="Bezriadkovania">
    <w:name w:val="No Spacing"/>
    <w:basedOn w:val="Normlny"/>
    <w:next w:val="Normlny"/>
    <w:uiPriority w:val="1"/>
    <w:qFormat/>
    <w:rsid w:val="00286479"/>
    <w:pPr>
      <w:spacing w:line="240" w:lineRule="auto"/>
    </w:pPr>
  </w:style>
  <w:style w:type="paragraph" w:styleId="Odsekzoznamu">
    <w:name w:val="List Paragraph"/>
    <w:basedOn w:val="Zoznamsodrkami"/>
    <w:autoRedefine/>
    <w:uiPriority w:val="34"/>
    <w:qFormat/>
    <w:rsid w:val="00BF4F03"/>
    <w:pPr>
      <w:numPr>
        <w:numId w:val="31"/>
      </w:numPr>
      <w:jc w:val="left"/>
      <w:pPrChange w:id="1" w:author="Sinus" w:date="2024-02-11T20:05:00Z">
        <w:pPr>
          <w:numPr>
            <w:numId w:val="25"/>
          </w:numPr>
          <w:spacing w:line="360" w:lineRule="auto"/>
          <w:ind w:left="720" w:hanging="360"/>
          <w:contextualSpacing/>
        </w:pPr>
      </w:pPrChange>
    </w:pPr>
    <w:rPr>
      <w:rPrChange w:id="1" w:author="Sinus" w:date="2024-02-11T20:05:00Z">
        <w:rPr>
          <w:sz w:val="24"/>
          <w:szCs w:val="24"/>
          <w:lang w:val="sk-SK" w:eastAsia="en-US" w:bidi="ar-SA"/>
        </w:rPr>
      </w:rPrChange>
    </w:rPr>
  </w:style>
  <w:style w:type="paragraph" w:styleId="Citcia">
    <w:name w:val="Quote"/>
    <w:basedOn w:val="Normlny"/>
    <w:next w:val="Normlny"/>
    <w:link w:val="CitciaChar"/>
    <w:uiPriority w:val="29"/>
    <w:qFormat/>
    <w:rsid w:val="00286479"/>
    <w:rPr>
      <w:i/>
      <w:iCs/>
      <w:color w:val="000000"/>
    </w:rPr>
  </w:style>
  <w:style w:type="character" w:customStyle="1" w:styleId="CitciaChar">
    <w:name w:val="Citácia Char"/>
    <w:link w:val="Citcia"/>
    <w:uiPriority w:val="29"/>
    <w:rsid w:val="00286479"/>
    <w:rPr>
      <w:i/>
      <w:iCs/>
      <w:color w:val="000000"/>
      <w:sz w:val="24"/>
      <w:szCs w:val="24"/>
    </w:rPr>
  </w:style>
  <w:style w:type="paragraph" w:styleId="Zvraznencitcia">
    <w:name w:val="Intense Quote"/>
    <w:basedOn w:val="Normlny"/>
    <w:next w:val="Normlny"/>
    <w:link w:val="ZvraznencitciaChar"/>
    <w:uiPriority w:val="30"/>
    <w:qFormat/>
    <w:rsid w:val="00286479"/>
    <w:pPr>
      <w:pBdr>
        <w:bottom w:val="single" w:sz="4" w:space="4" w:color="4F81BD"/>
      </w:pBdr>
      <w:spacing w:before="200" w:after="280"/>
      <w:ind w:left="936" w:right="936"/>
    </w:pPr>
    <w:rPr>
      <w:b/>
      <w:bCs/>
      <w:i/>
      <w:iCs/>
      <w:color w:val="4F81BD"/>
    </w:rPr>
  </w:style>
  <w:style w:type="character" w:customStyle="1" w:styleId="ZvraznencitciaChar">
    <w:name w:val="Zvýraznená citácia Char"/>
    <w:link w:val="Zvraznencitcia"/>
    <w:uiPriority w:val="30"/>
    <w:rsid w:val="00286479"/>
    <w:rPr>
      <w:rFonts w:eastAsia="Times New Roman" w:cs="Times New Roman"/>
      <w:b/>
      <w:bCs/>
      <w:i/>
      <w:iCs/>
      <w:color w:val="4F81BD"/>
      <w:sz w:val="24"/>
      <w:szCs w:val="24"/>
    </w:rPr>
  </w:style>
  <w:style w:type="character" w:styleId="Jemnzvraznenie">
    <w:name w:val="Subtle Emphasis"/>
    <w:uiPriority w:val="19"/>
    <w:qFormat/>
    <w:rsid w:val="00286479"/>
    <w:rPr>
      <w:i/>
      <w:iCs/>
      <w:color w:val="808080"/>
    </w:rPr>
  </w:style>
  <w:style w:type="character" w:styleId="Intenzvnezvraznenie">
    <w:name w:val="Intense Emphasis"/>
    <w:uiPriority w:val="21"/>
    <w:qFormat/>
    <w:rsid w:val="00286479"/>
    <w:rPr>
      <w:b/>
      <w:bCs/>
      <w:i/>
      <w:iCs/>
      <w:color w:val="4F81BD"/>
    </w:rPr>
  </w:style>
  <w:style w:type="character" w:styleId="Jemnodkaz">
    <w:name w:val="Subtle Reference"/>
    <w:uiPriority w:val="31"/>
    <w:qFormat/>
    <w:rsid w:val="00286479"/>
    <w:rPr>
      <w:smallCaps/>
      <w:color w:val="C0504D"/>
      <w:u w:val="single"/>
    </w:rPr>
  </w:style>
  <w:style w:type="character" w:styleId="Zvraznenodkaz">
    <w:name w:val="Intense Reference"/>
    <w:uiPriority w:val="32"/>
    <w:qFormat/>
    <w:rsid w:val="00286479"/>
    <w:rPr>
      <w:b/>
      <w:bCs/>
      <w:smallCaps/>
      <w:color w:val="C0504D"/>
      <w:spacing w:val="5"/>
      <w:u w:val="single"/>
    </w:rPr>
  </w:style>
  <w:style w:type="character" w:styleId="Nzovknihy">
    <w:name w:val="Book Title"/>
    <w:aliases w:val="Prílohy"/>
    <w:uiPriority w:val="33"/>
    <w:qFormat/>
    <w:rsid w:val="00B6437F"/>
    <w:rPr>
      <w:rFonts w:ascii="Times New Roman" w:hAnsi="Times New Roman"/>
      <w:b/>
      <w:bCs/>
      <w:smallCaps/>
      <w:spacing w:val="5"/>
      <w:sz w:val="36"/>
    </w:rPr>
  </w:style>
  <w:style w:type="paragraph" w:styleId="Hlavikaobsahu">
    <w:name w:val="TOC Heading"/>
    <w:basedOn w:val="Nadpis1"/>
    <w:next w:val="Normlny"/>
    <w:uiPriority w:val="39"/>
    <w:unhideWhenUsed/>
    <w:qFormat/>
    <w:rsid w:val="00286479"/>
    <w:pPr>
      <w:ind w:firstLine="454"/>
      <w:outlineLvl w:val="9"/>
    </w:pPr>
    <w:rPr>
      <w:rFonts w:ascii="Cambria" w:hAnsi="Cambria"/>
      <w:caps w:val="0"/>
    </w:rPr>
  </w:style>
  <w:style w:type="paragraph" w:customStyle="1" w:styleId="Nzovuniverzity">
    <w:name w:val="Názov univerzity"/>
    <w:autoRedefine/>
    <w:qFormat/>
    <w:rsid w:val="006327E6"/>
    <w:pPr>
      <w:spacing w:before="120" w:after="120"/>
      <w:jc w:val="center"/>
    </w:pPr>
    <w:rPr>
      <w:b/>
      <w:sz w:val="32"/>
      <w:szCs w:val="24"/>
    </w:rPr>
  </w:style>
  <w:style w:type="paragraph" w:customStyle="1" w:styleId="Nzovfakulty">
    <w:name w:val="Názov fakulty"/>
    <w:autoRedefine/>
    <w:qFormat/>
    <w:rsid w:val="006327E6"/>
    <w:pPr>
      <w:spacing w:before="120"/>
      <w:jc w:val="center"/>
    </w:pPr>
    <w:rPr>
      <w:b/>
      <w:sz w:val="32"/>
      <w:szCs w:val="24"/>
    </w:rPr>
  </w:style>
  <w:style w:type="paragraph" w:customStyle="1" w:styleId="Typprce">
    <w:name w:val="Typ práce"/>
    <w:autoRedefine/>
    <w:qFormat/>
    <w:rsid w:val="006243C0"/>
    <w:pPr>
      <w:spacing w:before="120" w:after="120"/>
      <w:jc w:val="center"/>
    </w:pPr>
    <w:rPr>
      <w:rFonts w:asciiTheme="minorHAnsi" w:hAnsiTheme="minorHAnsi"/>
      <w:b/>
      <w:caps/>
      <w:sz w:val="28"/>
      <w:szCs w:val="24"/>
    </w:rPr>
  </w:style>
  <w:style w:type="paragraph" w:styleId="Hlavika">
    <w:name w:val="header"/>
    <w:basedOn w:val="Normlny"/>
    <w:link w:val="HlavikaChar"/>
    <w:rsid w:val="001D429D"/>
    <w:pPr>
      <w:tabs>
        <w:tab w:val="center" w:pos="4536"/>
        <w:tab w:val="right" w:pos="9072"/>
      </w:tabs>
    </w:pPr>
  </w:style>
  <w:style w:type="character" w:customStyle="1" w:styleId="HlavikaChar">
    <w:name w:val="Hlavička Char"/>
    <w:link w:val="Hlavika"/>
    <w:rsid w:val="001D429D"/>
    <w:rPr>
      <w:sz w:val="24"/>
      <w:szCs w:val="24"/>
    </w:rPr>
  </w:style>
  <w:style w:type="paragraph" w:styleId="Normlnywebov">
    <w:name w:val="Normal (Web)"/>
    <w:basedOn w:val="Normlny"/>
    <w:link w:val="NormlnywebovChar"/>
    <w:uiPriority w:val="99"/>
    <w:unhideWhenUsed/>
    <w:rsid w:val="004A6373"/>
    <w:pPr>
      <w:spacing w:before="100" w:beforeAutospacing="1" w:after="100" w:afterAutospacing="1" w:line="240" w:lineRule="auto"/>
      <w:jc w:val="left"/>
    </w:pPr>
  </w:style>
  <w:style w:type="character" w:customStyle="1" w:styleId="shorttext">
    <w:name w:val="short_text"/>
    <w:basedOn w:val="Predvolenpsmoodseku"/>
    <w:rsid w:val="00DF463A"/>
  </w:style>
  <w:style w:type="character" w:customStyle="1" w:styleId="hps">
    <w:name w:val="hps"/>
    <w:basedOn w:val="Predvolenpsmoodseku"/>
    <w:rsid w:val="00DF463A"/>
  </w:style>
  <w:style w:type="paragraph" w:styleId="Obsah2">
    <w:name w:val="toc 2"/>
    <w:basedOn w:val="Normlny"/>
    <w:next w:val="Normlny"/>
    <w:autoRedefine/>
    <w:uiPriority w:val="39"/>
    <w:rsid w:val="00A93E19"/>
    <w:pPr>
      <w:tabs>
        <w:tab w:val="left" w:pos="1200"/>
        <w:tab w:val="right" w:leader="dot" w:pos="8505"/>
      </w:tabs>
      <w:jc w:val="left"/>
    </w:pPr>
    <w:rPr>
      <w:noProof/>
      <w:sz w:val="22"/>
      <w:szCs w:val="20"/>
    </w:rPr>
  </w:style>
  <w:style w:type="paragraph" w:styleId="Obsah3">
    <w:name w:val="toc 3"/>
    <w:basedOn w:val="Normlny"/>
    <w:next w:val="Normlny"/>
    <w:autoRedefine/>
    <w:uiPriority w:val="39"/>
    <w:rsid w:val="00A93E19"/>
    <w:pPr>
      <w:tabs>
        <w:tab w:val="left" w:pos="1246"/>
        <w:tab w:val="right" w:leader="dot" w:pos="8505"/>
      </w:tabs>
      <w:jc w:val="left"/>
    </w:pPr>
    <w:rPr>
      <w:iCs/>
      <w:noProof/>
      <w:sz w:val="22"/>
      <w:szCs w:val="20"/>
    </w:rPr>
  </w:style>
  <w:style w:type="paragraph" w:customStyle="1" w:styleId="PrlohaBP">
    <w:name w:val="Príloha BP"/>
    <w:basedOn w:val="Normlny"/>
    <w:next w:val="Obyajntext"/>
    <w:link w:val="PrlohaBPChar"/>
    <w:autoRedefine/>
    <w:qFormat/>
    <w:rsid w:val="00274B7E"/>
    <w:pPr>
      <w:ind w:firstLine="0"/>
      <w:jc w:val="center"/>
    </w:pPr>
    <w:rPr>
      <w:rFonts w:asciiTheme="minorHAnsi" w:hAnsiTheme="minorHAnsi"/>
      <w:caps/>
      <w:sz w:val="32"/>
    </w:rPr>
  </w:style>
  <w:style w:type="paragraph" w:styleId="Obyajntext">
    <w:name w:val="Plain Text"/>
    <w:basedOn w:val="Normlny"/>
    <w:link w:val="ObyajntextChar"/>
    <w:rsid w:val="00B6437F"/>
    <w:rPr>
      <w:rFonts w:ascii="Courier New" w:hAnsi="Courier New" w:cs="Courier New"/>
      <w:sz w:val="20"/>
      <w:szCs w:val="20"/>
    </w:rPr>
  </w:style>
  <w:style w:type="character" w:customStyle="1" w:styleId="ObyajntextChar">
    <w:name w:val="Obyčajný text Char"/>
    <w:basedOn w:val="Predvolenpsmoodseku"/>
    <w:link w:val="Obyajntext"/>
    <w:rsid w:val="00B6437F"/>
    <w:rPr>
      <w:rFonts w:ascii="Courier New" w:hAnsi="Courier New" w:cs="Courier New"/>
    </w:rPr>
  </w:style>
  <w:style w:type="character" w:customStyle="1" w:styleId="PrlohaBPChar">
    <w:name w:val="Príloha BP Char"/>
    <w:basedOn w:val="Predvolenpsmoodseku"/>
    <w:link w:val="PrlohaBP"/>
    <w:rsid w:val="00274B7E"/>
    <w:rPr>
      <w:rFonts w:asciiTheme="minorHAnsi" w:hAnsiTheme="minorHAnsi"/>
      <w:caps/>
      <w:sz w:val="32"/>
      <w:szCs w:val="24"/>
    </w:rPr>
  </w:style>
  <w:style w:type="character" w:customStyle="1" w:styleId="ZPNormalnyTextCharChar">
    <w:name w:val="ZP_NormalnyText Char Char"/>
    <w:basedOn w:val="Predvolenpsmoodseku"/>
    <w:link w:val="ZPNormalnyText"/>
    <w:locked/>
    <w:rsid w:val="000002CD"/>
    <w:rPr>
      <w:rFonts w:eastAsia="SimSun"/>
      <w:bCs/>
      <w:position w:val="2"/>
      <w:sz w:val="24"/>
      <w:szCs w:val="24"/>
    </w:rPr>
  </w:style>
  <w:style w:type="paragraph" w:customStyle="1" w:styleId="ZPNormalnyText">
    <w:name w:val="ZP_NormalnyText"/>
    <w:link w:val="ZPNormalnyTextCharChar"/>
    <w:autoRedefine/>
    <w:rsid w:val="000002CD"/>
    <w:pPr>
      <w:spacing w:before="60" w:line="276" w:lineRule="auto"/>
    </w:pPr>
    <w:rPr>
      <w:rFonts w:eastAsia="SimSun"/>
      <w:bCs/>
      <w:position w:val="2"/>
      <w:sz w:val="24"/>
      <w:szCs w:val="24"/>
    </w:rPr>
  </w:style>
  <w:style w:type="paragraph" w:styleId="Zoznamobrzkov">
    <w:name w:val="table of figures"/>
    <w:basedOn w:val="ZPNormalnyText"/>
    <w:next w:val="ZPNormalnyText"/>
    <w:autoRedefine/>
    <w:rsid w:val="00654982"/>
    <w:pPr>
      <w:tabs>
        <w:tab w:val="left" w:pos="709"/>
        <w:tab w:val="right" w:leader="dot" w:pos="8505"/>
      </w:tabs>
      <w:spacing w:before="0"/>
      <w:ind w:right="567"/>
    </w:pPr>
    <w:rPr>
      <w:noProof/>
    </w:rPr>
  </w:style>
  <w:style w:type="paragraph" w:styleId="Zkladntext2">
    <w:name w:val="Body Text 2"/>
    <w:basedOn w:val="Normlny"/>
    <w:link w:val="Zkladntext2Char"/>
    <w:rsid w:val="00D03F5E"/>
    <w:pPr>
      <w:spacing w:before="60" w:after="120" w:line="480" w:lineRule="auto"/>
    </w:pPr>
  </w:style>
  <w:style w:type="character" w:customStyle="1" w:styleId="Zkladntext2Char">
    <w:name w:val="Základný text 2 Char"/>
    <w:basedOn w:val="Predvolenpsmoodseku"/>
    <w:link w:val="Zkladntext2"/>
    <w:rsid w:val="00D03F5E"/>
    <w:rPr>
      <w:sz w:val="24"/>
      <w:szCs w:val="24"/>
      <w:lang w:eastAsia="en-US"/>
    </w:rPr>
  </w:style>
  <w:style w:type="paragraph" w:styleId="Textbubliny">
    <w:name w:val="Balloon Text"/>
    <w:basedOn w:val="Normlny"/>
    <w:link w:val="TextbublinyChar"/>
    <w:rsid w:val="009D02C5"/>
    <w:pPr>
      <w:spacing w:line="240" w:lineRule="auto"/>
    </w:pPr>
    <w:rPr>
      <w:rFonts w:ascii="Tahoma" w:hAnsi="Tahoma" w:cs="Tahoma"/>
      <w:sz w:val="16"/>
      <w:szCs w:val="16"/>
    </w:rPr>
  </w:style>
  <w:style w:type="character" w:customStyle="1" w:styleId="TextbublinyChar">
    <w:name w:val="Text bubliny Char"/>
    <w:basedOn w:val="Predvolenpsmoodseku"/>
    <w:link w:val="Textbubliny"/>
    <w:rsid w:val="009D02C5"/>
    <w:rPr>
      <w:rFonts w:ascii="Tahoma" w:hAnsi="Tahoma" w:cs="Tahoma"/>
      <w:sz w:val="16"/>
      <w:szCs w:val="16"/>
    </w:rPr>
  </w:style>
  <w:style w:type="paragraph" w:styleId="Obsah4">
    <w:name w:val="toc 4"/>
    <w:basedOn w:val="Normlny"/>
    <w:next w:val="Normlny"/>
    <w:autoRedefine/>
    <w:rsid w:val="00351CC3"/>
    <w:pPr>
      <w:ind w:left="720"/>
      <w:jc w:val="left"/>
    </w:pPr>
    <w:rPr>
      <w:rFonts w:asciiTheme="minorHAnsi" w:hAnsiTheme="minorHAnsi" w:cstheme="minorHAnsi"/>
      <w:sz w:val="18"/>
      <w:szCs w:val="18"/>
    </w:rPr>
  </w:style>
  <w:style w:type="paragraph" w:styleId="Obsah5">
    <w:name w:val="toc 5"/>
    <w:basedOn w:val="Normlny"/>
    <w:next w:val="Normlny"/>
    <w:autoRedefine/>
    <w:rsid w:val="00351CC3"/>
    <w:pPr>
      <w:ind w:left="960"/>
      <w:jc w:val="left"/>
    </w:pPr>
    <w:rPr>
      <w:rFonts w:asciiTheme="minorHAnsi" w:hAnsiTheme="minorHAnsi" w:cstheme="minorHAnsi"/>
      <w:sz w:val="18"/>
      <w:szCs w:val="18"/>
    </w:rPr>
  </w:style>
  <w:style w:type="paragraph" w:styleId="Obsah6">
    <w:name w:val="toc 6"/>
    <w:basedOn w:val="Normlny"/>
    <w:next w:val="Normlny"/>
    <w:autoRedefine/>
    <w:rsid w:val="00351CC3"/>
    <w:pPr>
      <w:ind w:left="1200"/>
      <w:jc w:val="left"/>
    </w:pPr>
    <w:rPr>
      <w:rFonts w:asciiTheme="minorHAnsi" w:hAnsiTheme="minorHAnsi" w:cstheme="minorHAnsi"/>
      <w:sz w:val="18"/>
      <w:szCs w:val="18"/>
    </w:rPr>
  </w:style>
  <w:style w:type="paragraph" w:styleId="Obsah7">
    <w:name w:val="toc 7"/>
    <w:basedOn w:val="Normlny"/>
    <w:next w:val="Normlny"/>
    <w:autoRedefine/>
    <w:rsid w:val="00351CC3"/>
    <w:pPr>
      <w:ind w:left="1440"/>
      <w:jc w:val="left"/>
    </w:pPr>
    <w:rPr>
      <w:rFonts w:asciiTheme="minorHAnsi" w:hAnsiTheme="minorHAnsi" w:cstheme="minorHAnsi"/>
      <w:sz w:val="18"/>
      <w:szCs w:val="18"/>
    </w:rPr>
  </w:style>
  <w:style w:type="paragraph" w:styleId="Obsah8">
    <w:name w:val="toc 8"/>
    <w:basedOn w:val="Normlny"/>
    <w:next w:val="Normlny"/>
    <w:autoRedefine/>
    <w:rsid w:val="00351CC3"/>
    <w:pPr>
      <w:ind w:left="1680"/>
      <w:jc w:val="left"/>
    </w:pPr>
    <w:rPr>
      <w:rFonts w:asciiTheme="minorHAnsi" w:hAnsiTheme="minorHAnsi" w:cstheme="minorHAnsi"/>
      <w:sz w:val="18"/>
      <w:szCs w:val="18"/>
    </w:rPr>
  </w:style>
  <w:style w:type="paragraph" w:styleId="Obsah9">
    <w:name w:val="toc 9"/>
    <w:basedOn w:val="Normlny"/>
    <w:next w:val="Normlny"/>
    <w:autoRedefine/>
    <w:rsid w:val="00351CC3"/>
    <w:pPr>
      <w:ind w:left="1920"/>
      <w:jc w:val="left"/>
    </w:pPr>
    <w:rPr>
      <w:rFonts w:asciiTheme="minorHAnsi" w:hAnsiTheme="minorHAnsi" w:cstheme="minorHAnsi"/>
      <w:sz w:val="18"/>
      <w:szCs w:val="18"/>
    </w:rPr>
  </w:style>
  <w:style w:type="table" w:styleId="Mriekatabuky">
    <w:name w:val="Table Grid"/>
    <w:basedOn w:val="Normlnatabuka"/>
    <w:rsid w:val="00C60D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kladntext">
    <w:name w:val="Body Text"/>
    <w:basedOn w:val="Normlny"/>
    <w:link w:val="ZkladntextChar"/>
    <w:rsid w:val="00EA21BB"/>
    <w:pPr>
      <w:spacing w:after="120"/>
    </w:pPr>
  </w:style>
  <w:style w:type="character" w:customStyle="1" w:styleId="ZkladntextChar">
    <w:name w:val="Základný text Char"/>
    <w:basedOn w:val="Predvolenpsmoodseku"/>
    <w:link w:val="Zkladntext"/>
    <w:rsid w:val="00EA21BB"/>
    <w:rPr>
      <w:sz w:val="24"/>
      <w:szCs w:val="24"/>
    </w:rPr>
  </w:style>
  <w:style w:type="paragraph" w:styleId="Zoznamsodrkami">
    <w:name w:val="List Bullet"/>
    <w:basedOn w:val="Normlny"/>
    <w:rsid w:val="00FE626A"/>
    <w:pPr>
      <w:numPr>
        <w:numId w:val="2"/>
      </w:numPr>
      <w:contextualSpacing/>
    </w:pPr>
  </w:style>
  <w:style w:type="paragraph" w:styleId="Textpoznmkypodiarou">
    <w:name w:val="footnote text"/>
    <w:basedOn w:val="Normlny"/>
    <w:link w:val="TextpoznmkypodiarouChar"/>
    <w:rsid w:val="00D465AF"/>
    <w:pPr>
      <w:spacing w:line="240" w:lineRule="auto"/>
    </w:pPr>
    <w:rPr>
      <w:sz w:val="20"/>
      <w:szCs w:val="20"/>
    </w:rPr>
  </w:style>
  <w:style w:type="character" w:customStyle="1" w:styleId="TextpoznmkypodiarouChar">
    <w:name w:val="Text poznámky pod čiarou Char"/>
    <w:basedOn w:val="Predvolenpsmoodseku"/>
    <w:link w:val="Textpoznmkypodiarou"/>
    <w:rsid w:val="00D465AF"/>
  </w:style>
  <w:style w:type="character" w:styleId="Odkaznapoznmkupodiarou">
    <w:name w:val="footnote reference"/>
    <w:basedOn w:val="Predvolenpsmoodseku"/>
    <w:rsid w:val="00D465AF"/>
    <w:rPr>
      <w:vertAlign w:val="superscript"/>
    </w:rPr>
  </w:style>
  <w:style w:type="character" w:styleId="Zstupntext">
    <w:name w:val="Placeholder Text"/>
    <w:basedOn w:val="Predvolenpsmoodseku"/>
    <w:uiPriority w:val="99"/>
    <w:semiHidden/>
    <w:rsid w:val="00A35C15"/>
    <w:rPr>
      <w:color w:val="808080"/>
    </w:rPr>
  </w:style>
  <w:style w:type="paragraph" w:customStyle="1" w:styleId="Default">
    <w:name w:val="Default"/>
    <w:rsid w:val="00AB6535"/>
    <w:pPr>
      <w:autoSpaceDE w:val="0"/>
      <w:autoSpaceDN w:val="0"/>
      <w:adjustRightInd w:val="0"/>
      <w:spacing w:line="240" w:lineRule="auto"/>
      <w:jc w:val="left"/>
    </w:pPr>
    <w:rPr>
      <w:color w:val="000000"/>
      <w:sz w:val="24"/>
      <w:szCs w:val="24"/>
    </w:rPr>
  </w:style>
  <w:style w:type="paragraph" w:customStyle="1" w:styleId="Odrazky">
    <w:name w:val="Odrazky"/>
    <w:basedOn w:val="Normlnywebov"/>
    <w:link w:val="OdrazkyChar"/>
    <w:qFormat/>
    <w:rsid w:val="00032E44"/>
    <w:pPr>
      <w:numPr>
        <w:numId w:val="3"/>
      </w:numPr>
      <w:spacing w:before="0" w:beforeAutospacing="0" w:after="0" w:afterAutospacing="0" w:line="360" w:lineRule="auto"/>
    </w:pPr>
  </w:style>
  <w:style w:type="paragraph" w:customStyle="1" w:styleId="Nazovpracetitulka">
    <w:name w:val="Nazov prace titulka"/>
    <w:basedOn w:val="Normlny"/>
    <w:link w:val="NazovpracetitulkaChar"/>
    <w:qFormat/>
    <w:rsid w:val="009F24BD"/>
    <w:pPr>
      <w:ind w:firstLine="0"/>
      <w:jc w:val="center"/>
    </w:pPr>
    <w:rPr>
      <w:b/>
      <w:bCs/>
      <w:sz w:val="36"/>
      <w:szCs w:val="36"/>
    </w:rPr>
  </w:style>
  <w:style w:type="character" w:customStyle="1" w:styleId="NormlnywebovChar">
    <w:name w:val="Normálny (webový) Char"/>
    <w:basedOn w:val="Predvolenpsmoodseku"/>
    <w:link w:val="Normlnywebov"/>
    <w:uiPriority w:val="99"/>
    <w:rsid w:val="00FD33FA"/>
    <w:rPr>
      <w:sz w:val="24"/>
      <w:szCs w:val="24"/>
    </w:rPr>
  </w:style>
  <w:style w:type="character" w:customStyle="1" w:styleId="OdrazkyChar">
    <w:name w:val="Odrazky Char"/>
    <w:basedOn w:val="NormlnywebovChar"/>
    <w:link w:val="Odrazky"/>
    <w:rsid w:val="00032E44"/>
    <w:rPr>
      <w:sz w:val="24"/>
      <w:szCs w:val="24"/>
    </w:rPr>
  </w:style>
  <w:style w:type="character" w:styleId="Nevyrieenzmienka">
    <w:name w:val="Unresolved Mention"/>
    <w:basedOn w:val="Predvolenpsmoodseku"/>
    <w:uiPriority w:val="99"/>
    <w:semiHidden/>
    <w:unhideWhenUsed/>
    <w:rsid w:val="0063602C"/>
    <w:rPr>
      <w:color w:val="605E5C"/>
      <w:shd w:val="clear" w:color="auto" w:fill="E1DFDD"/>
    </w:rPr>
  </w:style>
  <w:style w:type="character" w:customStyle="1" w:styleId="NazovpracetitulkaChar">
    <w:name w:val="Nazov prace titulka Char"/>
    <w:basedOn w:val="Predvolenpsmoodseku"/>
    <w:link w:val="Nazovpracetitulka"/>
    <w:rsid w:val="009F24BD"/>
    <w:rPr>
      <w:b/>
      <w:bCs/>
      <w:sz w:val="36"/>
      <w:szCs w:val="36"/>
    </w:rPr>
  </w:style>
  <w:style w:type="character" w:styleId="Odkaznakomentr">
    <w:name w:val="annotation reference"/>
    <w:basedOn w:val="Predvolenpsmoodseku"/>
    <w:semiHidden/>
    <w:unhideWhenUsed/>
    <w:rsid w:val="00D8087B"/>
    <w:rPr>
      <w:sz w:val="16"/>
      <w:szCs w:val="16"/>
    </w:rPr>
  </w:style>
  <w:style w:type="paragraph" w:styleId="Textkomentra">
    <w:name w:val="annotation text"/>
    <w:basedOn w:val="Normlny"/>
    <w:link w:val="TextkomentraChar"/>
    <w:unhideWhenUsed/>
    <w:rsid w:val="00D8087B"/>
    <w:pPr>
      <w:spacing w:line="240" w:lineRule="auto"/>
    </w:pPr>
    <w:rPr>
      <w:sz w:val="20"/>
      <w:szCs w:val="20"/>
    </w:rPr>
  </w:style>
  <w:style w:type="character" w:customStyle="1" w:styleId="TextkomentraChar">
    <w:name w:val="Text komentára Char"/>
    <w:basedOn w:val="Predvolenpsmoodseku"/>
    <w:link w:val="Textkomentra"/>
    <w:rsid w:val="00D8087B"/>
  </w:style>
  <w:style w:type="paragraph" w:styleId="Predmetkomentra">
    <w:name w:val="annotation subject"/>
    <w:basedOn w:val="Textkomentra"/>
    <w:next w:val="Textkomentra"/>
    <w:link w:val="PredmetkomentraChar"/>
    <w:semiHidden/>
    <w:unhideWhenUsed/>
    <w:rsid w:val="00D8087B"/>
    <w:rPr>
      <w:b/>
      <w:bCs/>
    </w:rPr>
  </w:style>
  <w:style w:type="character" w:customStyle="1" w:styleId="PredmetkomentraChar">
    <w:name w:val="Predmet komentára Char"/>
    <w:basedOn w:val="TextkomentraChar"/>
    <w:link w:val="Predmetkomentra"/>
    <w:semiHidden/>
    <w:rsid w:val="00D8087B"/>
    <w:rPr>
      <w:b/>
      <w:bCs/>
    </w:rPr>
  </w:style>
  <w:style w:type="paragraph" w:customStyle="1" w:styleId="Popistabulka">
    <w:name w:val="Popis tabulka"/>
    <w:basedOn w:val="Normlny"/>
    <w:link w:val="PopistabulkaChar"/>
    <w:qFormat/>
    <w:rsid w:val="00055597"/>
    <w:pPr>
      <w:ind w:firstLine="0"/>
    </w:pPr>
    <w:rPr>
      <w:i/>
      <w:iCs/>
      <w:sz w:val="22"/>
      <w:szCs w:val="22"/>
    </w:rPr>
  </w:style>
  <w:style w:type="character" w:customStyle="1" w:styleId="PopistabulkaChar">
    <w:name w:val="Popis tabulka Char"/>
    <w:basedOn w:val="Predvolenpsmoodseku"/>
    <w:link w:val="Popistabulka"/>
    <w:rsid w:val="00055597"/>
    <w:rPr>
      <w:i/>
      <w:iCs/>
      <w:sz w:val="22"/>
      <w:szCs w:val="22"/>
    </w:rPr>
  </w:style>
  <w:style w:type="paragraph" w:styleId="PredformtovanHTML">
    <w:name w:val="HTML Preformatted"/>
    <w:basedOn w:val="Normlny"/>
    <w:link w:val="PredformtovanHTMLChar"/>
    <w:uiPriority w:val="99"/>
    <w:unhideWhenUsed/>
    <w:rsid w:val="00781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lang w:val="en-US"/>
    </w:rPr>
  </w:style>
  <w:style w:type="character" w:customStyle="1" w:styleId="PredformtovanHTMLChar">
    <w:name w:val="Predformátované HTML Char"/>
    <w:basedOn w:val="Predvolenpsmoodseku"/>
    <w:link w:val="PredformtovanHTML"/>
    <w:uiPriority w:val="99"/>
    <w:rsid w:val="00781376"/>
    <w:rPr>
      <w:rFonts w:ascii="Courier New" w:hAnsi="Courier New" w:cs="Courier New"/>
      <w:lang w:val="en-US"/>
    </w:rPr>
  </w:style>
  <w:style w:type="character" w:customStyle="1" w:styleId="y2iqfc">
    <w:name w:val="y2iqfc"/>
    <w:basedOn w:val="Predvolenpsmoodseku"/>
    <w:rsid w:val="00781376"/>
  </w:style>
  <w:style w:type="character" w:styleId="PouitHypertextovPrepojenie">
    <w:name w:val="FollowedHyperlink"/>
    <w:basedOn w:val="Predvolenpsmoodseku"/>
    <w:semiHidden/>
    <w:unhideWhenUsed/>
    <w:rsid w:val="007E0503"/>
    <w:rPr>
      <w:color w:val="800080" w:themeColor="followedHyperlink"/>
      <w:u w:val="single"/>
    </w:rPr>
  </w:style>
  <w:style w:type="paragraph" w:customStyle="1" w:styleId="nova-legacy-e-listitem">
    <w:name w:val="nova-legacy-e-list__item"/>
    <w:basedOn w:val="Normlny"/>
    <w:rsid w:val="00B82990"/>
    <w:pPr>
      <w:spacing w:before="100" w:beforeAutospacing="1" w:after="100" w:afterAutospacing="1" w:line="240" w:lineRule="auto"/>
      <w:ind w:firstLine="0"/>
      <w:jc w:val="left"/>
    </w:pPr>
    <w:rPr>
      <w:lang w:eastAsia="sk-SK"/>
    </w:rPr>
  </w:style>
  <w:style w:type="character" w:customStyle="1" w:styleId="so-metadata-label">
    <w:name w:val="so-metadata-label"/>
    <w:basedOn w:val="Predvolenpsmoodseku"/>
    <w:rsid w:val="00B82990"/>
  </w:style>
  <w:style w:type="paragraph" w:styleId="Revzia">
    <w:name w:val="Revision"/>
    <w:hidden/>
    <w:uiPriority w:val="99"/>
    <w:semiHidden/>
    <w:rsid w:val="004D5102"/>
    <w:pPr>
      <w:spacing w:line="240" w:lineRule="auto"/>
      <w:jc w:val="left"/>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459771">
      <w:bodyDiv w:val="1"/>
      <w:marLeft w:val="0"/>
      <w:marRight w:val="0"/>
      <w:marTop w:val="0"/>
      <w:marBottom w:val="0"/>
      <w:divBdr>
        <w:top w:val="none" w:sz="0" w:space="0" w:color="auto"/>
        <w:left w:val="none" w:sz="0" w:space="0" w:color="auto"/>
        <w:bottom w:val="none" w:sz="0" w:space="0" w:color="auto"/>
        <w:right w:val="none" w:sz="0" w:space="0" w:color="auto"/>
      </w:divBdr>
    </w:div>
    <w:div w:id="15233947">
      <w:bodyDiv w:val="1"/>
      <w:marLeft w:val="0"/>
      <w:marRight w:val="0"/>
      <w:marTop w:val="0"/>
      <w:marBottom w:val="0"/>
      <w:divBdr>
        <w:top w:val="none" w:sz="0" w:space="0" w:color="auto"/>
        <w:left w:val="none" w:sz="0" w:space="0" w:color="auto"/>
        <w:bottom w:val="none" w:sz="0" w:space="0" w:color="auto"/>
        <w:right w:val="none" w:sz="0" w:space="0" w:color="auto"/>
      </w:divBdr>
      <w:divsChild>
        <w:div w:id="1011878619">
          <w:marLeft w:val="0"/>
          <w:marRight w:val="0"/>
          <w:marTop w:val="0"/>
          <w:marBottom w:val="0"/>
          <w:divBdr>
            <w:top w:val="none" w:sz="0" w:space="0" w:color="auto"/>
            <w:left w:val="none" w:sz="0" w:space="0" w:color="auto"/>
            <w:bottom w:val="none" w:sz="0" w:space="0" w:color="auto"/>
            <w:right w:val="none" w:sz="0" w:space="0" w:color="auto"/>
          </w:divBdr>
          <w:divsChild>
            <w:div w:id="1242712720">
              <w:marLeft w:val="0"/>
              <w:marRight w:val="0"/>
              <w:marTop w:val="0"/>
              <w:marBottom w:val="0"/>
              <w:divBdr>
                <w:top w:val="none" w:sz="0" w:space="0" w:color="auto"/>
                <w:left w:val="none" w:sz="0" w:space="0" w:color="auto"/>
                <w:bottom w:val="none" w:sz="0" w:space="0" w:color="auto"/>
                <w:right w:val="none" w:sz="0" w:space="0" w:color="auto"/>
              </w:divBdr>
            </w:div>
            <w:div w:id="158425786">
              <w:marLeft w:val="0"/>
              <w:marRight w:val="0"/>
              <w:marTop w:val="0"/>
              <w:marBottom w:val="0"/>
              <w:divBdr>
                <w:top w:val="none" w:sz="0" w:space="0" w:color="auto"/>
                <w:left w:val="none" w:sz="0" w:space="0" w:color="auto"/>
                <w:bottom w:val="none" w:sz="0" w:space="0" w:color="auto"/>
                <w:right w:val="none" w:sz="0" w:space="0" w:color="auto"/>
              </w:divBdr>
            </w:div>
          </w:divsChild>
        </w:div>
        <w:div w:id="75440537">
          <w:marLeft w:val="0"/>
          <w:marRight w:val="0"/>
          <w:marTop w:val="0"/>
          <w:marBottom w:val="0"/>
          <w:divBdr>
            <w:top w:val="none" w:sz="0" w:space="0" w:color="auto"/>
            <w:left w:val="none" w:sz="0" w:space="0" w:color="auto"/>
            <w:bottom w:val="none" w:sz="0" w:space="0" w:color="auto"/>
            <w:right w:val="none" w:sz="0" w:space="0" w:color="auto"/>
          </w:divBdr>
        </w:div>
        <w:div w:id="1917856646">
          <w:marLeft w:val="0"/>
          <w:marRight w:val="0"/>
          <w:marTop w:val="0"/>
          <w:marBottom w:val="0"/>
          <w:divBdr>
            <w:top w:val="none" w:sz="0" w:space="0" w:color="auto"/>
            <w:left w:val="none" w:sz="0" w:space="0" w:color="auto"/>
            <w:bottom w:val="none" w:sz="0" w:space="0" w:color="auto"/>
            <w:right w:val="none" w:sz="0" w:space="0" w:color="auto"/>
          </w:divBdr>
        </w:div>
        <w:div w:id="1335380957">
          <w:marLeft w:val="0"/>
          <w:marRight w:val="0"/>
          <w:marTop w:val="0"/>
          <w:marBottom w:val="0"/>
          <w:divBdr>
            <w:top w:val="none" w:sz="0" w:space="0" w:color="auto"/>
            <w:left w:val="none" w:sz="0" w:space="0" w:color="auto"/>
            <w:bottom w:val="none" w:sz="0" w:space="0" w:color="auto"/>
            <w:right w:val="none" w:sz="0" w:space="0" w:color="auto"/>
          </w:divBdr>
        </w:div>
        <w:div w:id="1833328760">
          <w:marLeft w:val="0"/>
          <w:marRight w:val="0"/>
          <w:marTop w:val="0"/>
          <w:marBottom w:val="0"/>
          <w:divBdr>
            <w:top w:val="none" w:sz="0" w:space="0" w:color="auto"/>
            <w:left w:val="none" w:sz="0" w:space="0" w:color="auto"/>
            <w:bottom w:val="none" w:sz="0" w:space="0" w:color="auto"/>
            <w:right w:val="none" w:sz="0" w:space="0" w:color="auto"/>
          </w:divBdr>
        </w:div>
      </w:divsChild>
    </w:div>
    <w:div w:id="54593777">
      <w:bodyDiv w:val="1"/>
      <w:marLeft w:val="0"/>
      <w:marRight w:val="0"/>
      <w:marTop w:val="0"/>
      <w:marBottom w:val="0"/>
      <w:divBdr>
        <w:top w:val="none" w:sz="0" w:space="0" w:color="auto"/>
        <w:left w:val="none" w:sz="0" w:space="0" w:color="auto"/>
        <w:bottom w:val="none" w:sz="0" w:space="0" w:color="auto"/>
        <w:right w:val="none" w:sz="0" w:space="0" w:color="auto"/>
      </w:divBdr>
    </w:div>
    <w:div w:id="56704821">
      <w:bodyDiv w:val="1"/>
      <w:marLeft w:val="0"/>
      <w:marRight w:val="0"/>
      <w:marTop w:val="0"/>
      <w:marBottom w:val="0"/>
      <w:divBdr>
        <w:top w:val="none" w:sz="0" w:space="0" w:color="auto"/>
        <w:left w:val="none" w:sz="0" w:space="0" w:color="auto"/>
        <w:bottom w:val="none" w:sz="0" w:space="0" w:color="auto"/>
        <w:right w:val="none" w:sz="0" w:space="0" w:color="auto"/>
      </w:divBdr>
      <w:divsChild>
        <w:div w:id="252667619">
          <w:marLeft w:val="0"/>
          <w:marRight w:val="0"/>
          <w:marTop w:val="0"/>
          <w:marBottom w:val="445"/>
          <w:divBdr>
            <w:top w:val="none" w:sz="0" w:space="0" w:color="auto"/>
            <w:left w:val="none" w:sz="0" w:space="0" w:color="auto"/>
            <w:bottom w:val="none" w:sz="0" w:space="0" w:color="auto"/>
            <w:right w:val="none" w:sz="0" w:space="0" w:color="auto"/>
          </w:divBdr>
          <w:divsChild>
            <w:div w:id="809833741">
              <w:marLeft w:val="0"/>
              <w:marRight w:val="0"/>
              <w:marTop w:val="0"/>
              <w:marBottom w:val="0"/>
              <w:divBdr>
                <w:top w:val="none" w:sz="0" w:space="0" w:color="auto"/>
                <w:left w:val="none" w:sz="0" w:space="0" w:color="auto"/>
                <w:bottom w:val="none" w:sz="0" w:space="0" w:color="auto"/>
                <w:right w:val="none" w:sz="0" w:space="0" w:color="auto"/>
              </w:divBdr>
            </w:div>
          </w:divsChild>
        </w:div>
        <w:div w:id="1208760210">
          <w:marLeft w:val="225"/>
          <w:marRight w:val="0"/>
          <w:marTop w:val="0"/>
          <w:marBottom w:val="445"/>
          <w:divBdr>
            <w:top w:val="none" w:sz="0" w:space="0" w:color="auto"/>
            <w:left w:val="none" w:sz="0" w:space="0" w:color="auto"/>
            <w:bottom w:val="none" w:sz="0" w:space="0" w:color="auto"/>
            <w:right w:val="none" w:sz="0" w:space="0" w:color="auto"/>
          </w:divBdr>
          <w:divsChild>
            <w:div w:id="108818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05225">
      <w:bodyDiv w:val="1"/>
      <w:marLeft w:val="0"/>
      <w:marRight w:val="0"/>
      <w:marTop w:val="0"/>
      <w:marBottom w:val="0"/>
      <w:divBdr>
        <w:top w:val="none" w:sz="0" w:space="0" w:color="auto"/>
        <w:left w:val="none" w:sz="0" w:space="0" w:color="auto"/>
        <w:bottom w:val="none" w:sz="0" w:space="0" w:color="auto"/>
        <w:right w:val="none" w:sz="0" w:space="0" w:color="auto"/>
      </w:divBdr>
      <w:divsChild>
        <w:div w:id="1998996114">
          <w:marLeft w:val="0"/>
          <w:marRight w:val="0"/>
          <w:marTop w:val="0"/>
          <w:marBottom w:val="0"/>
          <w:divBdr>
            <w:top w:val="none" w:sz="0" w:space="0" w:color="auto"/>
            <w:left w:val="none" w:sz="0" w:space="0" w:color="auto"/>
            <w:bottom w:val="none" w:sz="0" w:space="0" w:color="auto"/>
            <w:right w:val="none" w:sz="0" w:space="0" w:color="auto"/>
          </w:divBdr>
          <w:divsChild>
            <w:div w:id="589968481">
              <w:marLeft w:val="0"/>
              <w:marRight w:val="0"/>
              <w:marTop w:val="100"/>
              <w:marBottom w:val="100"/>
              <w:divBdr>
                <w:top w:val="single" w:sz="2" w:space="0" w:color="D9D9E3"/>
                <w:left w:val="single" w:sz="2" w:space="0" w:color="D9D9E3"/>
                <w:bottom w:val="single" w:sz="2" w:space="0" w:color="D9D9E3"/>
                <w:right w:val="single" w:sz="2" w:space="0" w:color="D9D9E3"/>
              </w:divBdr>
              <w:divsChild>
                <w:div w:id="1330906830">
                  <w:marLeft w:val="0"/>
                  <w:marRight w:val="0"/>
                  <w:marTop w:val="0"/>
                  <w:marBottom w:val="0"/>
                  <w:divBdr>
                    <w:top w:val="single" w:sz="2" w:space="0" w:color="D9D9E3"/>
                    <w:left w:val="single" w:sz="2" w:space="0" w:color="D9D9E3"/>
                    <w:bottom w:val="single" w:sz="2" w:space="0" w:color="D9D9E3"/>
                    <w:right w:val="single" w:sz="2" w:space="0" w:color="D9D9E3"/>
                  </w:divBdr>
                  <w:divsChild>
                    <w:div w:id="368259815">
                      <w:marLeft w:val="0"/>
                      <w:marRight w:val="0"/>
                      <w:marTop w:val="0"/>
                      <w:marBottom w:val="0"/>
                      <w:divBdr>
                        <w:top w:val="single" w:sz="2" w:space="0" w:color="D9D9E3"/>
                        <w:left w:val="single" w:sz="2" w:space="0" w:color="D9D9E3"/>
                        <w:bottom w:val="single" w:sz="2" w:space="0" w:color="D9D9E3"/>
                        <w:right w:val="single" w:sz="2" w:space="0" w:color="D9D9E3"/>
                      </w:divBdr>
                      <w:divsChild>
                        <w:div w:id="2138444795">
                          <w:marLeft w:val="0"/>
                          <w:marRight w:val="0"/>
                          <w:marTop w:val="0"/>
                          <w:marBottom w:val="0"/>
                          <w:divBdr>
                            <w:top w:val="single" w:sz="2" w:space="0" w:color="D9D9E3"/>
                            <w:left w:val="single" w:sz="2" w:space="0" w:color="D9D9E3"/>
                            <w:bottom w:val="single" w:sz="2" w:space="0" w:color="D9D9E3"/>
                            <w:right w:val="single" w:sz="2" w:space="0" w:color="D9D9E3"/>
                          </w:divBdr>
                          <w:divsChild>
                            <w:div w:id="1547377602">
                              <w:marLeft w:val="0"/>
                              <w:marRight w:val="0"/>
                              <w:marTop w:val="0"/>
                              <w:marBottom w:val="0"/>
                              <w:divBdr>
                                <w:top w:val="single" w:sz="2" w:space="0" w:color="D9D9E3"/>
                                <w:left w:val="single" w:sz="2" w:space="0" w:color="D9D9E3"/>
                                <w:bottom w:val="single" w:sz="2" w:space="0" w:color="D9D9E3"/>
                                <w:right w:val="single" w:sz="2" w:space="0" w:color="D9D9E3"/>
                              </w:divBdr>
                              <w:divsChild>
                                <w:div w:id="1439985441">
                                  <w:marLeft w:val="0"/>
                                  <w:marRight w:val="0"/>
                                  <w:marTop w:val="0"/>
                                  <w:marBottom w:val="0"/>
                                  <w:divBdr>
                                    <w:top w:val="single" w:sz="2" w:space="0" w:color="D9D9E3"/>
                                    <w:left w:val="single" w:sz="2" w:space="0" w:color="D9D9E3"/>
                                    <w:bottom w:val="single" w:sz="2" w:space="0" w:color="D9D9E3"/>
                                    <w:right w:val="single" w:sz="2" w:space="0" w:color="D9D9E3"/>
                                  </w:divBdr>
                                  <w:divsChild>
                                    <w:div w:id="7430673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96413477">
      <w:bodyDiv w:val="1"/>
      <w:marLeft w:val="0"/>
      <w:marRight w:val="0"/>
      <w:marTop w:val="0"/>
      <w:marBottom w:val="0"/>
      <w:divBdr>
        <w:top w:val="none" w:sz="0" w:space="0" w:color="auto"/>
        <w:left w:val="none" w:sz="0" w:space="0" w:color="auto"/>
        <w:bottom w:val="none" w:sz="0" w:space="0" w:color="auto"/>
        <w:right w:val="none" w:sz="0" w:space="0" w:color="auto"/>
      </w:divBdr>
    </w:div>
    <w:div w:id="125047577">
      <w:bodyDiv w:val="1"/>
      <w:marLeft w:val="0"/>
      <w:marRight w:val="0"/>
      <w:marTop w:val="0"/>
      <w:marBottom w:val="0"/>
      <w:divBdr>
        <w:top w:val="none" w:sz="0" w:space="0" w:color="auto"/>
        <w:left w:val="none" w:sz="0" w:space="0" w:color="auto"/>
        <w:bottom w:val="none" w:sz="0" w:space="0" w:color="auto"/>
        <w:right w:val="none" w:sz="0" w:space="0" w:color="auto"/>
      </w:divBdr>
      <w:divsChild>
        <w:div w:id="1916697128">
          <w:marLeft w:val="0"/>
          <w:marRight w:val="0"/>
          <w:marTop w:val="0"/>
          <w:marBottom w:val="0"/>
          <w:divBdr>
            <w:top w:val="none" w:sz="0" w:space="0" w:color="auto"/>
            <w:left w:val="none" w:sz="0" w:space="0" w:color="auto"/>
            <w:bottom w:val="none" w:sz="0" w:space="0" w:color="auto"/>
            <w:right w:val="none" w:sz="0" w:space="0" w:color="auto"/>
          </w:divBdr>
        </w:div>
      </w:divsChild>
    </w:div>
    <w:div w:id="226115142">
      <w:bodyDiv w:val="1"/>
      <w:marLeft w:val="0"/>
      <w:marRight w:val="0"/>
      <w:marTop w:val="0"/>
      <w:marBottom w:val="0"/>
      <w:divBdr>
        <w:top w:val="none" w:sz="0" w:space="0" w:color="auto"/>
        <w:left w:val="none" w:sz="0" w:space="0" w:color="auto"/>
        <w:bottom w:val="none" w:sz="0" w:space="0" w:color="auto"/>
        <w:right w:val="none" w:sz="0" w:space="0" w:color="auto"/>
      </w:divBdr>
    </w:div>
    <w:div w:id="228538374">
      <w:bodyDiv w:val="1"/>
      <w:marLeft w:val="0"/>
      <w:marRight w:val="0"/>
      <w:marTop w:val="0"/>
      <w:marBottom w:val="0"/>
      <w:divBdr>
        <w:top w:val="none" w:sz="0" w:space="0" w:color="auto"/>
        <w:left w:val="none" w:sz="0" w:space="0" w:color="auto"/>
        <w:bottom w:val="none" w:sz="0" w:space="0" w:color="auto"/>
        <w:right w:val="none" w:sz="0" w:space="0" w:color="auto"/>
      </w:divBdr>
    </w:div>
    <w:div w:id="237718849">
      <w:bodyDiv w:val="1"/>
      <w:marLeft w:val="0"/>
      <w:marRight w:val="0"/>
      <w:marTop w:val="0"/>
      <w:marBottom w:val="0"/>
      <w:divBdr>
        <w:top w:val="none" w:sz="0" w:space="0" w:color="auto"/>
        <w:left w:val="none" w:sz="0" w:space="0" w:color="auto"/>
        <w:bottom w:val="none" w:sz="0" w:space="0" w:color="auto"/>
        <w:right w:val="none" w:sz="0" w:space="0" w:color="auto"/>
      </w:divBdr>
    </w:div>
    <w:div w:id="248120785">
      <w:bodyDiv w:val="1"/>
      <w:marLeft w:val="0"/>
      <w:marRight w:val="0"/>
      <w:marTop w:val="0"/>
      <w:marBottom w:val="0"/>
      <w:divBdr>
        <w:top w:val="none" w:sz="0" w:space="0" w:color="auto"/>
        <w:left w:val="none" w:sz="0" w:space="0" w:color="auto"/>
        <w:bottom w:val="none" w:sz="0" w:space="0" w:color="auto"/>
        <w:right w:val="none" w:sz="0" w:space="0" w:color="auto"/>
      </w:divBdr>
    </w:div>
    <w:div w:id="291789631">
      <w:bodyDiv w:val="1"/>
      <w:marLeft w:val="0"/>
      <w:marRight w:val="0"/>
      <w:marTop w:val="0"/>
      <w:marBottom w:val="0"/>
      <w:divBdr>
        <w:top w:val="none" w:sz="0" w:space="0" w:color="auto"/>
        <w:left w:val="none" w:sz="0" w:space="0" w:color="auto"/>
        <w:bottom w:val="none" w:sz="0" w:space="0" w:color="auto"/>
        <w:right w:val="none" w:sz="0" w:space="0" w:color="auto"/>
      </w:divBdr>
      <w:divsChild>
        <w:div w:id="676881108">
          <w:marLeft w:val="0"/>
          <w:marRight w:val="0"/>
          <w:marTop w:val="0"/>
          <w:marBottom w:val="0"/>
          <w:divBdr>
            <w:top w:val="none" w:sz="0" w:space="0" w:color="auto"/>
            <w:left w:val="none" w:sz="0" w:space="0" w:color="auto"/>
            <w:bottom w:val="none" w:sz="0" w:space="0" w:color="auto"/>
            <w:right w:val="none" w:sz="0" w:space="0" w:color="auto"/>
          </w:divBdr>
        </w:div>
        <w:div w:id="104689806">
          <w:marLeft w:val="0"/>
          <w:marRight w:val="0"/>
          <w:marTop w:val="0"/>
          <w:marBottom w:val="0"/>
          <w:divBdr>
            <w:top w:val="none" w:sz="0" w:space="0" w:color="auto"/>
            <w:left w:val="none" w:sz="0" w:space="0" w:color="auto"/>
            <w:bottom w:val="none" w:sz="0" w:space="0" w:color="auto"/>
            <w:right w:val="none" w:sz="0" w:space="0" w:color="auto"/>
          </w:divBdr>
        </w:div>
        <w:div w:id="641471263">
          <w:marLeft w:val="0"/>
          <w:marRight w:val="0"/>
          <w:marTop w:val="0"/>
          <w:marBottom w:val="0"/>
          <w:divBdr>
            <w:top w:val="none" w:sz="0" w:space="0" w:color="auto"/>
            <w:left w:val="none" w:sz="0" w:space="0" w:color="auto"/>
            <w:bottom w:val="none" w:sz="0" w:space="0" w:color="auto"/>
            <w:right w:val="none" w:sz="0" w:space="0" w:color="auto"/>
          </w:divBdr>
        </w:div>
        <w:div w:id="210850735">
          <w:marLeft w:val="0"/>
          <w:marRight w:val="0"/>
          <w:marTop w:val="0"/>
          <w:marBottom w:val="0"/>
          <w:divBdr>
            <w:top w:val="none" w:sz="0" w:space="0" w:color="auto"/>
            <w:left w:val="none" w:sz="0" w:space="0" w:color="auto"/>
            <w:bottom w:val="none" w:sz="0" w:space="0" w:color="auto"/>
            <w:right w:val="none" w:sz="0" w:space="0" w:color="auto"/>
          </w:divBdr>
        </w:div>
        <w:div w:id="2138375279">
          <w:marLeft w:val="0"/>
          <w:marRight w:val="0"/>
          <w:marTop w:val="0"/>
          <w:marBottom w:val="0"/>
          <w:divBdr>
            <w:top w:val="none" w:sz="0" w:space="0" w:color="auto"/>
            <w:left w:val="none" w:sz="0" w:space="0" w:color="auto"/>
            <w:bottom w:val="none" w:sz="0" w:space="0" w:color="auto"/>
            <w:right w:val="none" w:sz="0" w:space="0" w:color="auto"/>
          </w:divBdr>
        </w:div>
        <w:div w:id="508181895">
          <w:marLeft w:val="0"/>
          <w:marRight w:val="0"/>
          <w:marTop w:val="0"/>
          <w:marBottom w:val="0"/>
          <w:divBdr>
            <w:top w:val="none" w:sz="0" w:space="0" w:color="auto"/>
            <w:left w:val="none" w:sz="0" w:space="0" w:color="auto"/>
            <w:bottom w:val="none" w:sz="0" w:space="0" w:color="auto"/>
            <w:right w:val="none" w:sz="0" w:space="0" w:color="auto"/>
          </w:divBdr>
        </w:div>
        <w:div w:id="1897084482">
          <w:marLeft w:val="0"/>
          <w:marRight w:val="0"/>
          <w:marTop w:val="0"/>
          <w:marBottom w:val="0"/>
          <w:divBdr>
            <w:top w:val="none" w:sz="0" w:space="0" w:color="auto"/>
            <w:left w:val="none" w:sz="0" w:space="0" w:color="auto"/>
            <w:bottom w:val="none" w:sz="0" w:space="0" w:color="auto"/>
            <w:right w:val="none" w:sz="0" w:space="0" w:color="auto"/>
          </w:divBdr>
        </w:div>
        <w:div w:id="526792789">
          <w:marLeft w:val="0"/>
          <w:marRight w:val="0"/>
          <w:marTop w:val="0"/>
          <w:marBottom w:val="0"/>
          <w:divBdr>
            <w:top w:val="none" w:sz="0" w:space="0" w:color="auto"/>
            <w:left w:val="none" w:sz="0" w:space="0" w:color="auto"/>
            <w:bottom w:val="none" w:sz="0" w:space="0" w:color="auto"/>
            <w:right w:val="none" w:sz="0" w:space="0" w:color="auto"/>
          </w:divBdr>
        </w:div>
        <w:div w:id="906190581">
          <w:marLeft w:val="0"/>
          <w:marRight w:val="0"/>
          <w:marTop w:val="0"/>
          <w:marBottom w:val="0"/>
          <w:divBdr>
            <w:top w:val="none" w:sz="0" w:space="0" w:color="auto"/>
            <w:left w:val="none" w:sz="0" w:space="0" w:color="auto"/>
            <w:bottom w:val="none" w:sz="0" w:space="0" w:color="auto"/>
            <w:right w:val="none" w:sz="0" w:space="0" w:color="auto"/>
          </w:divBdr>
        </w:div>
        <w:div w:id="318384004">
          <w:marLeft w:val="0"/>
          <w:marRight w:val="0"/>
          <w:marTop w:val="0"/>
          <w:marBottom w:val="0"/>
          <w:divBdr>
            <w:top w:val="none" w:sz="0" w:space="0" w:color="auto"/>
            <w:left w:val="none" w:sz="0" w:space="0" w:color="auto"/>
            <w:bottom w:val="none" w:sz="0" w:space="0" w:color="auto"/>
            <w:right w:val="none" w:sz="0" w:space="0" w:color="auto"/>
          </w:divBdr>
        </w:div>
        <w:div w:id="253783213">
          <w:marLeft w:val="0"/>
          <w:marRight w:val="0"/>
          <w:marTop w:val="0"/>
          <w:marBottom w:val="0"/>
          <w:divBdr>
            <w:top w:val="none" w:sz="0" w:space="0" w:color="auto"/>
            <w:left w:val="none" w:sz="0" w:space="0" w:color="auto"/>
            <w:bottom w:val="none" w:sz="0" w:space="0" w:color="auto"/>
            <w:right w:val="none" w:sz="0" w:space="0" w:color="auto"/>
          </w:divBdr>
        </w:div>
        <w:div w:id="1555698164">
          <w:marLeft w:val="0"/>
          <w:marRight w:val="0"/>
          <w:marTop w:val="0"/>
          <w:marBottom w:val="0"/>
          <w:divBdr>
            <w:top w:val="none" w:sz="0" w:space="0" w:color="auto"/>
            <w:left w:val="none" w:sz="0" w:space="0" w:color="auto"/>
            <w:bottom w:val="none" w:sz="0" w:space="0" w:color="auto"/>
            <w:right w:val="none" w:sz="0" w:space="0" w:color="auto"/>
          </w:divBdr>
        </w:div>
        <w:div w:id="997226413">
          <w:marLeft w:val="0"/>
          <w:marRight w:val="0"/>
          <w:marTop w:val="0"/>
          <w:marBottom w:val="0"/>
          <w:divBdr>
            <w:top w:val="none" w:sz="0" w:space="0" w:color="auto"/>
            <w:left w:val="none" w:sz="0" w:space="0" w:color="auto"/>
            <w:bottom w:val="none" w:sz="0" w:space="0" w:color="auto"/>
            <w:right w:val="none" w:sz="0" w:space="0" w:color="auto"/>
          </w:divBdr>
        </w:div>
        <w:div w:id="1157721966">
          <w:marLeft w:val="0"/>
          <w:marRight w:val="0"/>
          <w:marTop w:val="0"/>
          <w:marBottom w:val="0"/>
          <w:divBdr>
            <w:top w:val="none" w:sz="0" w:space="0" w:color="auto"/>
            <w:left w:val="none" w:sz="0" w:space="0" w:color="auto"/>
            <w:bottom w:val="none" w:sz="0" w:space="0" w:color="auto"/>
            <w:right w:val="none" w:sz="0" w:space="0" w:color="auto"/>
          </w:divBdr>
        </w:div>
        <w:div w:id="1695496019">
          <w:marLeft w:val="0"/>
          <w:marRight w:val="0"/>
          <w:marTop w:val="0"/>
          <w:marBottom w:val="0"/>
          <w:divBdr>
            <w:top w:val="none" w:sz="0" w:space="0" w:color="auto"/>
            <w:left w:val="none" w:sz="0" w:space="0" w:color="auto"/>
            <w:bottom w:val="none" w:sz="0" w:space="0" w:color="auto"/>
            <w:right w:val="none" w:sz="0" w:space="0" w:color="auto"/>
          </w:divBdr>
        </w:div>
        <w:div w:id="2141338924">
          <w:marLeft w:val="0"/>
          <w:marRight w:val="0"/>
          <w:marTop w:val="0"/>
          <w:marBottom w:val="0"/>
          <w:divBdr>
            <w:top w:val="none" w:sz="0" w:space="0" w:color="auto"/>
            <w:left w:val="none" w:sz="0" w:space="0" w:color="auto"/>
            <w:bottom w:val="none" w:sz="0" w:space="0" w:color="auto"/>
            <w:right w:val="none" w:sz="0" w:space="0" w:color="auto"/>
          </w:divBdr>
        </w:div>
        <w:div w:id="1756630908">
          <w:marLeft w:val="0"/>
          <w:marRight w:val="0"/>
          <w:marTop w:val="0"/>
          <w:marBottom w:val="0"/>
          <w:divBdr>
            <w:top w:val="none" w:sz="0" w:space="0" w:color="auto"/>
            <w:left w:val="none" w:sz="0" w:space="0" w:color="auto"/>
            <w:bottom w:val="none" w:sz="0" w:space="0" w:color="auto"/>
            <w:right w:val="none" w:sz="0" w:space="0" w:color="auto"/>
          </w:divBdr>
        </w:div>
        <w:div w:id="372315837">
          <w:marLeft w:val="0"/>
          <w:marRight w:val="0"/>
          <w:marTop w:val="0"/>
          <w:marBottom w:val="0"/>
          <w:divBdr>
            <w:top w:val="none" w:sz="0" w:space="0" w:color="auto"/>
            <w:left w:val="none" w:sz="0" w:space="0" w:color="auto"/>
            <w:bottom w:val="none" w:sz="0" w:space="0" w:color="auto"/>
            <w:right w:val="none" w:sz="0" w:space="0" w:color="auto"/>
          </w:divBdr>
        </w:div>
        <w:div w:id="1869367578">
          <w:marLeft w:val="0"/>
          <w:marRight w:val="0"/>
          <w:marTop w:val="0"/>
          <w:marBottom w:val="0"/>
          <w:divBdr>
            <w:top w:val="none" w:sz="0" w:space="0" w:color="auto"/>
            <w:left w:val="none" w:sz="0" w:space="0" w:color="auto"/>
            <w:bottom w:val="none" w:sz="0" w:space="0" w:color="auto"/>
            <w:right w:val="none" w:sz="0" w:space="0" w:color="auto"/>
          </w:divBdr>
        </w:div>
        <w:div w:id="218325111">
          <w:marLeft w:val="0"/>
          <w:marRight w:val="0"/>
          <w:marTop w:val="0"/>
          <w:marBottom w:val="0"/>
          <w:divBdr>
            <w:top w:val="none" w:sz="0" w:space="0" w:color="auto"/>
            <w:left w:val="none" w:sz="0" w:space="0" w:color="auto"/>
            <w:bottom w:val="none" w:sz="0" w:space="0" w:color="auto"/>
            <w:right w:val="none" w:sz="0" w:space="0" w:color="auto"/>
          </w:divBdr>
        </w:div>
        <w:div w:id="1770586205">
          <w:marLeft w:val="0"/>
          <w:marRight w:val="0"/>
          <w:marTop w:val="0"/>
          <w:marBottom w:val="0"/>
          <w:divBdr>
            <w:top w:val="none" w:sz="0" w:space="0" w:color="auto"/>
            <w:left w:val="none" w:sz="0" w:space="0" w:color="auto"/>
            <w:bottom w:val="none" w:sz="0" w:space="0" w:color="auto"/>
            <w:right w:val="none" w:sz="0" w:space="0" w:color="auto"/>
          </w:divBdr>
        </w:div>
        <w:div w:id="1852527322">
          <w:marLeft w:val="0"/>
          <w:marRight w:val="0"/>
          <w:marTop w:val="0"/>
          <w:marBottom w:val="0"/>
          <w:divBdr>
            <w:top w:val="none" w:sz="0" w:space="0" w:color="auto"/>
            <w:left w:val="none" w:sz="0" w:space="0" w:color="auto"/>
            <w:bottom w:val="none" w:sz="0" w:space="0" w:color="auto"/>
            <w:right w:val="none" w:sz="0" w:space="0" w:color="auto"/>
          </w:divBdr>
        </w:div>
        <w:div w:id="380328385">
          <w:marLeft w:val="0"/>
          <w:marRight w:val="0"/>
          <w:marTop w:val="0"/>
          <w:marBottom w:val="0"/>
          <w:divBdr>
            <w:top w:val="none" w:sz="0" w:space="0" w:color="auto"/>
            <w:left w:val="none" w:sz="0" w:space="0" w:color="auto"/>
            <w:bottom w:val="none" w:sz="0" w:space="0" w:color="auto"/>
            <w:right w:val="none" w:sz="0" w:space="0" w:color="auto"/>
          </w:divBdr>
        </w:div>
        <w:div w:id="1456560400">
          <w:marLeft w:val="0"/>
          <w:marRight w:val="0"/>
          <w:marTop w:val="0"/>
          <w:marBottom w:val="0"/>
          <w:divBdr>
            <w:top w:val="none" w:sz="0" w:space="0" w:color="auto"/>
            <w:left w:val="none" w:sz="0" w:space="0" w:color="auto"/>
            <w:bottom w:val="none" w:sz="0" w:space="0" w:color="auto"/>
            <w:right w:val="none" w:sz="0" w:space="0" w:color="auto"/>
          </w:divBdr>
        </w:div>
        <w:div w:id="1715305359">
          <w:marLeft w:val="0"/>
          <w:marRight w:val="0"/>
          <w:marTop w:val="0"/>
          <w:marBottom w:val="0"/>
          <w:divBdr>
            <w:top w:val="none" w:sz="0" w:space="0" w:color="auto"/>
            <w:left w:val="none" w:sz="0" w:space="0" w:color="auto"/>
            <w:bottom w:val="none" w:sz="0" w:space="0" w:color="auto"/>
            <w:right w:val="none" w:sz="0" w:space="0" w:color="auto"/>
          </w:divBdr>
        </w:div>
        <w:div w:id="1522014490">
          <w:marLeft w:val="0"/>
          <w:marRight w:val="0"/>
          <w:marTop w:val="0"/>
          <w:marBottom w:val="0"/>
          <w:divBdr>
            <w:top w:val="none" w:sz="0" w:space="0" w:color="auto"/>
            <w:left w:val="none" w:sz="0" w:space="0" w:color="auto"/>
            <w:bottom w:val="none" w:sz="0" w:space="0" w:color="auto"/>
            <w:right w:val="none" w:sz="0" w:space="0" w:color="auto"/>
          </w:divBdr>
        </w:div>
      </w:divsChild>
    </w:div>
    <w:div w:id="312220256">
      <w:bodyDiv w:val="1"/>
      <w:marLeft w:val="0"/>
      <w:marRight w:val="0"/>
      <w:marTop w:val="0"/>
      <w:marBottom w:val="0"/>
      <w:divBdr>
        <w:top w:val="none" w:sz="0" w:space="0" w:color="auto"/>
        <w:left w:val="none" w:sz="0" w:space="0" w:color="auto"/>
        <w:bottom w:val="none" w:sz="0" w:space="0" w:color="auto"/>
        <w:right w:val="none" w:sz="0" w:space="0" w:color="auto"/>
      </w:divBdr>
    </w:div>
    <w:div w:id="366833852">
      <w:bodyDiv w:val="1"/>
      <w:marLeft w:val="0"/>
      <w:marRight w:val="0"/>
      <w:marTop w:val="0"/>
      <w:marBottom w:val="0"/>
      <w:divBdr>
        <w:top w:val="none" w:sz="0" w:space="0" w:color="auto"/>
        <w:left w:val="none" w:sz="0" w:space="0" w:color="auto"/>
        <w:bottom w:val="none" w:sz="0" w:space="0" w:color="auto"/>
        <w:right w:val="none" w:sz="0" w:space="0" w:color="auto"/>
      </w:divBdr>
    </w:div>
    <w:div w:id="381439409">
      <w:bodyDiv w:val="1"/>
      <w:marLeft w:val="0"/>
      <w:marRight w:val="0"/>
      <w:marTop w:val="0"/>
      <w:marBottom w:val="0"/>
      <w:divBdr>
        <w:top w:val="none" w:sz="0" w:space="0" w:color="auto"/>
        <w:left w:val="none" w:sz="0" w:space="0" w:color="auto"/>
        <w:bottom w:val="none" w:sz="0" w:space="0" w:color="auto"/>
        <w:right w:val="none" w:sz="0" w:space="0" w:color="auto"/>
      </w:divBdr>
      <w:divsChild>
        <w:div w:id="1454061264">
          <w:marLeft w:val="0"/>
          <w:marRight w:val="0"/>
          <w:marTop w:val="0"/>
          <w:marBottom w:val="0"/>
          <w:divBdr>
            <w:top w:val="none" w:sz="0" w:space="0" w:color="auto"/>
            <w:left w:val="none" w:sz="0" w:space="0" w:color="auto"/>
            <w:bottom w:val="none" w:sz="0" w:space="0" w:color="auto"/>
            <w:right w:val="none" w:sz="0" w:space="0" w:color="auto"/>
          </w:divBdr>
        </w:div>
        <w:div w:id="1623729841">
          <w:marLeft w:val="0"/>
          <w:marRight w:val="0"/>
          <w:marTop w:val="0"/>
          <w:marBottom w:val="0"/>
          <w:divBdr>
            <w:top w:val="none" w:sz="0" w:space="0" w:color="auto"/>
            <w:left w:val="none" w:sz="0" w:space="0" w:color="auto"/>
            <w:bottom w:val="none" w:sz="0" w:space="0" w:color="auto"/>
            <w:right w:val="none" w:sz="0" w:space="0" w:color="auto"/>
          </w:divBdr>
        </w:div>
        <w:div w:id="1800805061">
          <w:marLeft w:val="0"/>
          <w:marRight w:val="0"/>
          <w:marTop w:val="0"/>
          <w:marBottom w:val="0"/>
          <w:divBdr>
            <w:top w:val="none" w:sz="0" w:space="0" w:color="auto"/>
            <w:left w:val="none" w:sz="0" w:space="0" w:color="auto"/>
            <w:bottom w:val="none" w:sz="0" w:space="0" w:color="auto"/>
            <w:right w:val="none" w:sz="0" w:space="0" w:color="auto"/>
          </w:divBdr>
        </w:div>
        <w:div w:id="2006202416">
          <w:marLeft w:val="0"/>
          <w:marRight w:val="0"/>
          <w:marTop w:val="0"/>
          <w:marBottom w:val="0"/>
          <w:divBdr>
            <w:top w:val="none" w:sz="0" w:space="0" w:color="auto"/>
            <w:left w:val="none" w:sz="0" w:space="0" w:color="auto"/>
            <w:bottom w:val="none" w:sz="0" w:space="0" w:color="auto"/>
            <w:right w:val="none" w:sz="0" w:space="0" w:color="auto"/>
          </w:divBdr>
        </w:div>
        <w:div w:id="834956418">
          <w:marLeft w:val="0"/>
          <w:marRight w:val="0"/>
          <w:marTop w:val="0"/>
          <w:marBottom w:val="0"/>
          <w:divBdr>
            <w:top w:val="none" w:sz="0" w:space="0" w:color="auto"/>
            <w:left w:val="none" w:sz="0" w:space="0" w:color="auto"/>
            <w:bottom w:val="none" w:sz="0" w:space="0" w:color="auto"/>
            <w:right w:val="none" w:sz="0" w:space="0" w:color="auto"/>
          </w:divBdr>
        </w:div>
        <w:div w:id="1881435294">
          <w:marLeft w:val="0"/>
          <w:marRight w:val="0"/>
          <w:marTop w:val="0"/>
          <w:marBottom w:val="0"/>
          <w:divBdr>
            <w:top w:val="none" w:sz="0" w:space="0" w:color="auto"/>
            <w:left w:val="none" w:sz="0" w:space="0" w:color="auto"/>
            <w:bottom w:val="none" w:sz="0" w:space="0" w:color="auto"/>
            <w:right w:val="none" w:sz="0" w:space="0" w:color="auto"/>
          </w:divBdr>
        </w:div>
        <w:div w:id="15158165">
          <w:marLeft w:val="0"/>
          <w:marRight w:val="0"/>
          <w:marTop w:val="0"/>
          <w:marBottom w:val="0"/>
          <w:divBdr>
            <w:top w:val="none" w:sz="0" w:space="0" w:color="auto"/>
            <w:left w:val="none" w:sz="0" w:space="0" w:color="auto"/>
            <w:bottom w:val="none" w:sz="0" w:space="0" w:color="auto"/>
            <w:right w:val="none" w:sz="0" w:space="0" w:color="auto"/>
          </w:divBdr>
        </w:div>
        <w:div w:id="922447160">
          <w:marLeft w:val="0"/>
          <w:marRight w:val="0"/>
          <w:marTop w:val="0"/>
          <w:marBottom w:val="0"/>
          <w:divBdr>
            <w:top w:val="none" w:sz="0" w:space="0" w:color="auto"/>
            <w:left w:val="none" w:sz="0" w:space="0" w:color="auto"/>
            <w:bottom w:val="none" w:sz="0" w:space="0" w:color="auto"/>
            <w:right w:val="none" w:sz="0" w:space="0" w:color="auto"/>
          </w:divBdr>
        </w:div>
        <w:div w:id="622345751">
          <w:marLeft w:val="0"/>
          <w:marRight w:val="0"/>
          <w:marTop w:val="0"/>
          <w:marBottom w:val="0"/>
          <w:divBdr>
            <w:top w:val="none" w:sz="0" w:space="0" w:color="auto"/>
            <w:left w:val="none" w:sz="0" w:space="0" w:color="auto"/>
            <w:bottom w:val="none" w:sz="0" w:space="0" w:color="auto"/>
            <w:right w:val="none" w:sz="0" w:space="0" w:color="auto"/>
          </w:divBdr>
        </w:div>
        <w:div w:id="173224397">
          <w:marLeft w:val="0"/>
          <w:marRight w:val="0"/>
          <w:marTop w:val="0"/>
          <w:marBottom w:val="0"/>
          <w:divBdr>
            <w:top w:val="none" w:sz="0" w:space="0" w:color="auto"/>
            <w:left w:val="none" w:sz="0" w:space="0" w:color="auto"/>
            <w:bottom w:val="none" w:sz="0" w:space="0" w:color="auto"/>
            <w:right w:val="none" w:sz="0" w:space="0" w:color="auto"/>
          </w:divBdr>
        </w:div>
        <w:div w:id="526410788">
          <w:marLeft w:val="0"/>
          <w:marRight w:val="0"/>
          <w:marTop w:val="0"/>
          <w:marBottom w:val="0"/>
          <w:divBdr>
            <w:top w:val="none" w:sz="0" w:space="0" w:color="auto"/>
            <w:left w:val="none" w:sz="0" w:space="0" w:color="auto"/>
            <w:bottom w:val="none" w:sz="0" w:space="0" w:color="auto"/>
            <w:right w:val="none" w:sz="0" w:space="0" w:color="auto"/>
          </w:divBdr>
        </w:div>
        <w:div w:id="1312372346">
          <w:marLeft w:val="0"/>
          <w:marRight w:val="0"/>
          <w:marTop w:val="0"/>
          <w:marBottom w:val="0"/>
          <w:divBdr>
            <w:top w:val="none" w:sz="0" w:space="0" w:color="auto"/>
            <w:left w:val="none" w:sz="0" w:space="0" w:color="auto"/>
            <w:bottom w:val="none" w:sz="0" w:space="0" w:color="auto"/>
            <w:right w:val="none" w:sz="0" w:space="0" w:color="auto"/>
          </w:divBdr>
        </w:div>
        <w:div w:id="2042389613">
          <w:marLeft w:val="0"/>
          <w:marRight w:val="0"/>
          <w:marTop w:val="0"/>
          <w:marBottom w:val="0"/>
          <w:divBdr>
            <w:top w:val="none" w:sz="0" w:space="0" w:color="auto"/>
            <w:left w:val="none" w:sz="0" w:space="0" w:color="auto"/>
            <w:bottom w:val="none" w:sz="0" w:space="0" w:color="auto"/>
            <w:right w:val="none" w:sz="0" w:space="0" w:color="auto"/>
          </w:divBdr>
        </w:div>
        <w:div w:id="1155295533">
          <w:marLeft w:val="0"/>
          <w:marRight w:val="0"/>
          <w:marTop w:val="0"/>
          <w:marBottom w:val="0"/>
          <w:divBdr>
            <w:top w:val="none" w:sz="0" w:space="0" w:color="auto"/>
            <w:left w:val="none" w:sz="0" w:space="0" w:color="auto"/>
            <w:bottom w:val="none" w:sz="0" w:space="0" w:color="auto"/>
            <w:right w:val="none" w:sz="0" w:space="0" w:color="auto"/>
          </w:divBdr>
        </w:div>
        <w:div w:id="211424739">
          <w:marLeft w:val="0"/>
          <w:marRight w:val="0"/>
          <w:marTop w:val="0"/>
          <w:marBottom w:val="0"/>
          <w:divBdr>
            <w:top w:val="none" w:sz="0" w:space="0" w:color="auto"/>
            <w:left w:val="none" w:sz="0" w:space="0" w:color="auto"/>
            <w:bottom w:val="none" w:sz="0" w:space="0" w:color="auto"/>
            <w:right w:val="none" w:sz="0" w:space="0" w:color="auto"/>
          </w:divBdr>
        </w:div>
        <w:div w:id="859663606">
          <w:marLeft w:val="0"/>
          <w:marRight w:val="0"/>
          <w:marTop w:val="0"/>
          <w:marBottom w:val="0"/>
          <w:divBdr>
            <w:top w:val="none" w:sz="0" w:space="0" w:color="auto"/>
            <w:left w:val="none" w:sz="0" w:space="0" w:color="auto"/>
            <w:bottom w:val="none" w:sz="0" w:space="0" w:color="auto"/>
            <w:right w:val="none" w:sz="0" w:space="0" w:color="auto"/>
          </w:divBdr>
        </w:div>
        <w:div w:id="1218861858">
          <w:marLeft w:val="0"/>
          <w:marRight w:val="0"/>
          <w:marTop w:val="0"/>
          <w:marBottom w:val="0"/>
          <w:divBdr>
            <w:top w:val="none" w:sz="0" w:space="0" w:color="auto"/>
            <w:left w:val="none" w:sz="0" w:space="0" w:color="auto"/>
            <w:bottom w:val="none" w:sz="0" w:space="0" w:color="auto"/>
            <w:right w:val="none" w:sz="0" w:space="0" w:color="auto"/>
          </w:divBdr>
        </w:div>
        <w:div w:id="1065100940">
          <w:marLeft w:val="0"/>
          <w:marRight w:val="0"/>
          <w:marTop w:val="0"/>
          <w:marBottom w:val="0"/>
          <w:divBdr>
            <w:top w:val="none" w:sz="0" w:space="0" w:color="auto"/>
            <w:left w:val="none" w:sz="0" w:space="0" w:color="auto"/>
            <w:bottom w:val="none" w:sz="0" w:space="0" w:color="auto"/>
            <w:right w:val="none" w:sz="0" w:space="0" w:color="auto"/>
          </w:divBdr>
        </w:div>
        <w:div w:id="1632009182">
          <w:marLeft w:val="0"/>
          <w:marRight w:val="0"/>
          <w:marTop w:val="0"/>
          <w:marBottom w:val="0"/>
          <w:divBdr>
            <w:top w:val="none" w:sz="0" w:space="0" w:color="auto"/>
            <w:left w:val="none" w:sz="0" w:space="0" w:color="auto"/>
            <w:bottom w:val="none" w:sz="0" w:space="0" w:color="auto"/>
            <w:right w:val="none" w:sz="0" w:space="0" w:color="auto"/>
          </w:divBdr>
        </w:div>
        <w:div w:id="605430558">
          <w:marLeft w:val="0"/>
          <w:marRight w:val="0"/>
          <w:marTop w:val="0"/>
          <w:marBottom w:val="0"/>
          <w:divBdr>
            <w:top w:val="none" w:sz="0" w:space="0" w:color="auto"/>
            <w:left w:val="none" w:sz="0" w:space="0" w:color="auto"/>
            <w:bottom w:val="none" w:sz="0" w:space="0" w:color="auto"/>
            <w:right w:val="none" w:sz="0" w:space="0" w:color="auto"/>
          </w:divBdr>
        </w:div>
        <w:div w:id="946547488">
          <w:marLeft w:val="0"/>
          <w:marRight w:val="0"/>
          <w:marTop w:val="0"/>
          <w:marBottom w:val="0"/>
          <w:divBdr>
            <w:top w:val="none" w:sz="0" w:space="0" w:color="auto"/>
            <w:left w:val="none" w:sz="0" w:space="0" w:color="auto"/>
            <w:bottom w:val="none" w:sz="0" w:space="0" w:color="auto"/>
            <w:right w:val="none" w:sz="0" w:space="0" w:color="auto"/>
          </w:divBdr>
        </w:div>
        <w:div w:id="8215792">
          <w:marLeft w:val="0"/>
          <w:marRight w:val="0"/>
          <w:marTop w:val="0"/>
          <w:marBottom w:val="0"/>
          <w:divBdr>
            <w:top w:val="none" w:sz="0" w:space="0" w:color="auto"/>
            <w:left w:val="none" w:sz="0" w:space="0" w:color="auto"/>
            <w:bottom w:val="none" w:sz="0" w:space="0" w:color="auto"/>
            <w:right w:val="none" w:sz="0" w:space="0" w:color="auto"/>
          </w:divBdr>
        </w:div>
        <w:div w:id="175267944">
          <w:marLeft w:val="0"/>
          <w:marRight w:val="0"/>
          <w:marTop w:val="0"/>
          <w:marBottom w:val="0"/>
          <w:divBdr>
            <w:top w:val="none" w:sz="0" w:space="0" w:color="auto"/>
            <w:left w:val="none" w:sz="0" w:space="0" w:color="auto"/>
            <w:bottom w:val="none" w:sz="0" w:space="0" w:color="auto"/>
            <w:right w:val="none" w:sz="0" w:space="0" w:color="auto"/>
          </w:divBdr>
        </w:div>
        <w:div w:id="230964917">
          <w:marLeft w:val="0"/>
          <w:marRight w:val="0"/>
          <w:marTop w:val="0"/>
          <w:marBottom w:val="0"/>
          <w:divBdr>
            <w:top w:val="none" w:sz="0" w:space="0" w:color="auto"/>
            <w:left w:val="none" w:sz="0" w:space="0" w:color="auto"/>
            <w:bottom w:val="none" w:sz="0" w:space="0" w:color="auto"/>
            <w:right w:val="none" w:sz="0" w:space="0" w:color="auto"/>
          </w:divBdr>
        </w:div>
        <w:div w:id="928851023">
          <w:marLeft w:val="0"/>
          <w:marRight w:val="0"/>
          <w:marTop w:val="0"/>
          <w:marBottom w:val="0"/>
          <w:divBdr>
            <w:top w:val="none" w:sz="0" w:space="0" w:color="auto"/>
            <w:left w:val="none" w:sz="0" w:space="0" w:color="auto"/>
            <w:bottom w:val="none" w:sz="0" w:space="0" w:color="auto"/>
            <w:right w:val="none" w:sz="0" w:space="0" w:color="auto"/>
          </w:divBdr>
        </w:div>
        <w:div w:id="1904483444">
          <w:marLeft w:val="0"/>
          <w:marRight w:val="0"/>
          <w:marTop w:val="0"/>
          <w:marBottom w:val="0"/>
          <w:divBdr>
            <w:top w:val="none" w:sz="0" w:space="0" w:color="auto"/>
            <w:left w:val="none" w:sz="0" w:space="0" w:color="auto"/>
            <w:bottom w:val="none" w:sz="0" w:space="0" w:color="auto"/>
            <w:right w:val="none" w:sz="0" w:space="0" w:color="auto"/>
          </w:divBdr>
        </w:div>
      </w:divsChild>
    </w:div>
    <w:div w:id="389427885">
      <w:bodyDiv w:val="1"/>
      <w:marLeft w:val="0"/>
      <w:marRight w:val="0"/>
      <w:marTop w:val="0"/>
      <w:marBottom w:val="0"/>
      <w:divBdr>
        <w:top w:val="none" w:sz="0" w:space="0" w:color="auto"/>
        <w:left w:val="none" w:sz="0" w:space="0" w:color="auto"/>
        <w:bottom w:val="none" w:sz="0" w:space="0" w:color="auto"/>
        <w:right w:val="none" w:sz="0" w:space="0" w:color="auto"/>
      </w:divBdr>
    </w:div>
    <w:div w:id="436759942">
      <w:bodyDiv w:val="1"/>
      <w:marLeft w:val="0"/>
      <w:marRight w:val="0"/>
      <w:marTop w:val="0"/>
      <w:marBottom w:val="0"/>
      <w:divBdr>
        <w:top w:val="none" w:sz="0" w:space="0" w:color="auto"/>
        <w:left w:val="none" w:sz="0" w:space="0" w:color="auto"/>
        <w:bottom w:val="none" w:sz="0" w:space="0" w:color="auto"/>
        <w:right w:val="none" w:sz="0" w:space="0" w:color="auto"/>
      </w:divBdr>
      <w:divsChild>
        <w:div w:id="982462862">
          <w:marLeft w:val="0"/>
          <w:marRight w:val="0"/>
          <w:marTop w:val="0"/>
          <w:marBottom w:val="0"/>
          <w:divBdr>
            <w:top w:val="none" w:sz="0" w:space="0" w:color="auto"/>
            <w:left w:val="none" w:sz="0" w:space="0" w:color="auto"/>
            <w:bottom w:val="none" w:sz="0" w:space="0" w:color="auto"/>
            <w:right w:val="none" w:sz="0" w:space="0" w:color="auto"/>
          </w:divBdr>
        </w:div>
      </w:divsChild>
    </w:div>
    <w:div w:id="469447874">
      <w:bodyDiv w:val="1"/>
      <w:marLeft w:val="0"/>
      <w:marRight w:val="0"/>
      <w:marTop w:val="0"/>
      <w:marBottom w:val="0"/>
      <w:divBdr>
        <w:top w:val="none" w:sz="0" w:space="0" w:color="auto"/>
        <w:left w:val="none" w:sz="0" w:space="0" w:color="auto"/>
        <w:bottom w:val="none" w:sz="0" w:space="0" w:color="auto"/>
        <w:right w:val="none" w:sz="0" w:space="0" w:color="auto"/>
      </w:divBdr>
    </w:div>
    <w:div w:id="476000743">
      <w:bodyDiv w:val="1"/>
      <w:marLeft w:val="0"/>
      <w:marRight w:val="0"/>
      <w:marTop w:val="0"/>
      <w:marBottom w:val="0"/>
      <w:divBdr>
        <w:top w:val="none" w:sz="0" w:space="0" w:color="auto"/>
        <w:left w:val="none" w:sz="0" w:space="0" w:color="auto"/>
        <w:bottom w:val="none" w:sz="0" w:space="0" w:color="auto"/>
        <w:right w:val="none" w:sz="0" w:space="0" w:color="auto"/>
      </w:divBdr>
      <w:divsChild>
        <w:div w:id="2080324756">
          <w:marLeft w:val="0"/>
          <w:marRight w:val="0"/>
          <w:marTop w:val="0"/>
          <w:marBottom w:val="0"/>
          <w:divBdr>
            <w:top w:val="single" w:sz="2" w:space="0" w:color="E3E3E3"/>
            <w:left w:val="single" w:sz="2" w:space="0" w:color="E3E3E3"/>
            <w:bottom w:val="single" w:sz="2" w:space="0" w:color="E3E3E3"/>
            <w:right w:val="single" w:sz="2" w:space="0" w:color="E3E3E3"/>
          </w:divBdr>
          <w:divsChild>
            <w:div w:id="1166018479">
              <w:marLeft w:val="0"/>
              <w:marRight w:val="0"/>
              <w:marTop w:val="0"/>
              <w:marBottom w:val="0"/>
              <w:divBdr>
                <w:top w:val="single" w:sz="2" w:space="0" w:color="E3E3E3"/>
                <w:left w:val="single" w:sz="2" w:space="0" w:color="E3E3E3"/>
                <w:bottom w:val="single" w:sz="2" w:space="0" w:color="E3E3E3"/>
                <w:right w:val="single" w:sz="2" w:space="0" w:color="E3E3E3"/>
              </w:divBdr>
            </w:div>
            <w:div w:id="10301105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76067734">
          <w:marLeft w:val="0"/>
          <w:marRight w:val="0"/>
          <w:marTop w:val="0"/>
          <w:marBottom w:val="0"/>
          <w:divBdr>
            <w:top w:val="single" w:sz="2" w:space="0" w:color="E3E3E3"/>
            <w:left w:val="single" w:sz="2" w:space="0" w:color="E3E3E3"/>
            <w:bottom w:val="single" w:sz="2" w:space="0" w:color="E3E3E3"/>
            <w:right w:val="single" w:sz="2" w:space="0" w:color="E3E3E3"/>
          </w:divBdr>
          <w:divsChild>
            <w:div w:id="261841103">
              <w:marLeft w:val="0"/>
              <w:marRight w:val="0"/>
              <w:marTop w:val="0"/>
              <w:marBottom w:val="0"/>
              <w:divBdr>
                <w:top w:val="single" w:sz="2" w:space="0" w:color="E3E3E3"/>
                <w:left w:val="single" w:sz="2" w:space="0" w:color="E3E3E3"/>
                <w:bottom w:val="single" w:sz="2" w:space="0" w:color="E3E3E3"/>
                <w:right w:val="single" w:sz="2" w:space="0" w:color="E3E3E3"/>
              </w:divBdr>
            </w:div>
            <w:div w:id="1590111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482088840">
      <w:bodyDiv w:val="1"/>
      <w:marLeft w:val="0"/>
      <w:marRight w:val="0"/>
      <w:marTop w:val="0"/>
      <w:marBottom w:val="0"/>
      <w:divBdr>
        <w:top w:val="none" w:sz="0" w:space="0" w:color="auto"/>
        <w:left w:val="none" w:sz="0" w:space="0" w:color="auto"/>
        <w:bottom w:val="none" w:sz="0" w:space="0" w:color="auto"/>
        <w:right w:val="none" w:sz="0" w:space="0" w:color="auto"/>
      </w:divBdr>
    </w:div>
    <w:div w:id="506679484">
      <w:bodyDiv w:val="1"/>
      <w:marLeft w:val="0"/>
      <w:marRight w:val="0"/>
      <w:marTop w:val="0"/>
      <w:marBottom w:val="0"/>
      <w:divBdr>
        <w:top w:val="none" w:sz="0" w:space="0" w:color="auto"/>
        <w:left w:val="none" w:sz="0" w:space="0" w:color="auto"/>
        <w:bottom w:val="none" w:sz="0" w:space="0" w:color="auto"/>
        <w:right w:val="none" w:sz="0" w:space="0" w:color="auto"/>
      </w:divBdr>
    </w:div>
    <w:div w:id="531382176">
      <w:bodyDiv w:val="1"/>
      <w:marLeft w:val="0"/>
      <w:marRight w:val="0"/>
      <w:marTop w:val="0"/>
      <w:marBottom w:val="0"/>
      <w:divBdr>
        <w:top w:val="none" w:sz="0" w:space="0" w:color="auto"/>
        <w:left w:val="none" w:sz="0" w:space="0" w:color="auto"/>
        <w:bottom w:val="none" w:sz="0" w:space="0" w:color="auto"/>
        <w:right w:val="none" w:sz="0" w:space="0" w:color="auto"/>
      </w:divBdr>
      <w:divsChild>
        <w:div w:id="579103675">
          <w:marLeft w:val="0"/>
          <w:marRight w:val="0"/>
          <w:marTop w:val="0"/>
          <w:marBottom w:val="0"/>
          <w:divBdr>
            <w:top w:val="none" w:sz="0" w:space="0" w:color="auto"/>
            <w:left w:val="none" w:sz="0" w:space="0" w:color="auto"/>
            <w:bottom w:val="none" w:sz="0" w:space="0" w:color="auto"/>
            <w:right w:val="none" w:sz="0" w:space="0" w:color="auto"/>
          </w:divBdr>
        </w:div>
      </w:divsChild>
    </w:div>
    <w:div w:id="569657737">
      <w:bodyDiv w:val="1"/>
      <w:marLeft w:val="0"/>
      <w:marRight w:val="0"/>
      <w:marTop w:val="0"/>
      <w:marBottom w:val="0"/>
      <w:divBdr>
        <w:top w:val="none" w:sz="0" w:space="0" w:color="auto"/>
        <w:left w:val="none" w:sz="0" w:space="0" w:color="auto"/>
        <w:bottom w:val="none" w:sz="0" w:space="0" w:color="auto"/>
        <w:right w:val="none" w:sz="0" w:space="0" w:color="auto"/>
      </w:divBdr>
    </w:div>
    <w:div w:id="737896992">
      <w:bodyDiv w:val="1"/>
      <w:marLeft w:val="0"/>
      <w:marRight w:val="0"/>
      <w:marTop w:val="0"/>
      <w:marBottom w:val="0"/>
      <w:divBdr>
        <w:top w:val="none" w:sz="0" w:space="0" w:color="auto"/>
        <w:left w:val="none" w:sz="0" w:space="0" w:color="auto"/>
        <w:bottom w:val="none" w:sz="0" w:space="0" w:color="auto"/>
        <w:right w:val="none" w:sz="0" w:space="0" w:color="auto"/>
      </w:divBdr>
    </w:div>
    <w:div w:id="742221036">
      <w:bodyDiv w:val="1"/>
      <w:marLeft w:val="0"/>
      <w:marRight w:val="0"/>
      <w:marTop w:val="0"/>
      <w:marBottom w:val="0"/>
      <w:divBdr>
        <w:top w:val="none" w:sz="0" w:space="0" w:color="auto"/>
        <w:left w:val="none" w:sz="0" w:space="0" w:color="auto"/>
        <w:bottom w:val="none" w:sz="0" w:space="0" w:color="auto"/>
        <w:right w:val="none" w:sz="0" w:space="0" w:color="auto"/>
      </w:divBdr>
    </w:div>
    <w:div w:id="859778888">
      <w:bodyDiv w:val="1"/>
      <w:marLeft w:val="0"/>
      <w:marRight w:val="0"/>
      <w:marTop w:val="0"/>
      <w:marBottom w:val="0"/>
      <w:divBdr>
        <w:top w:val="none" w:sz="0" w:space="0" w:color="auto"/>
        <w:left w:val="none" w:sz="0" w:space="0" w:color="auto"/>
        <w:bottom w:val="none" w:sz="0" w:space="0" w:color="auto"/>
        <w:right w:val="none" w:sz="0" w:space="0" w:color="auto"/>
      </w:divBdr>
      <w:divsChild>
        <w:div w:id="873618576">
          <w:marLeft w:val="0"/>
          <w:marRight w:val="0"/>
          <w:marTop w:val="0"/>
          <w:marBottom w:val="0"/>
          <w:divBdr>
            <w:top w:val="none" w:sz="0" w:space="0" w:color="auto"/>
            <w:left w:val="none" w:sz="0" w:space="0" w:color="auto"/>
            <w:bottom w:val="none" w:sz="0" w:space="0" w:color="auto"/>
            <w:right w:val="none" w:sz="0" w:space="0" w:color="auto"/>
          </w:divBdr>
        </w:div>
      </w:divsChild>
    </w:div>
    <w:div w:id="897983102">
      <w:bodyDiv w:val="1"/>
      <w:marLeft w:val="0"/>
      <w:marRight w:val="0"/>
      <w:marTop w:val="0"/>
      <w:marBottom w:val="0"/>
      <w:divBdr>
        <w:top w:val="none" w:sz="0" w:space="0" w:color="auto"/>
        <w:left w:val="none" w:sz="0" w:space="0" w:color="auto"/>
        <w:bottom w:val="none" w:sz="0" w:space="0" w:color="auto"/>
        <w:right w:val="none" w:sz="0" w:space="0" w:color="auto"/>
      </w:divBdr>
      <w:divsChild>
        <w:div w:id="2055885618">
          <w:marLeft w:val="0"/>
          <w:marRight w:val="0"/>
          <w:marTop w:val="0"/>
          <w:marBottom w:val="0"/>
          <w:divBdr>
            <w:top w:val="none" w:sz="0" w:space="0" w:color="auto"/>
            <w:left w:val="none" w:sz="0" w:space="0" w:color="auto"/>
            <w:bottom w:val="none" w:sz="0" w:space="0" w:color="auto"/>
            <w:right w:val="none" w:sz="0" w:space="0" w:color="auto"/>
          </w:divBdr>
        </w:div>
      </w:divsChild>
    </w:div>
    <w:div w:id="1004626438">
      <w:bodyDiv w:val="1"/>
      <w:marLeft w:val="0"/>
      <w:marRight w:val="0"/>
      <w:marTop w:val="0"/>
      <w:marBottom w:val="0"/>
      <w:divBdr>
        <w:top w:val="none" w:sz="0" w:space="0" w:color="auto"/>
        <w:left w:val="none" w:sz="0" w:space="0" w:color="auto"/>
        <w:bottom w:val="none" w:sz="0" w:space="0" w:color="auto"/>
        <w:right w:val="none" w:sz="0" w:space="0" w:color="auto"/>
      </w:divBdr>
    </w:div>
    <w:div w:id="1005283060">
      <w:bodyDiv w:val="1"/>
      <w:marLeft w:val="0"/>
      <w:marRight w:val="0"/>
      <w:marTop w:val="0"/>
      <w:marBottom w:val="0"/>
      <w:divBdr>
        <w:top w:val="none" w:sz="0" w:space="0" w:color="auto"/>
        <w:left w:val="none" w:sz="0" w:space="0" w:color="auto"/>
        <w:bottom w:val="none" w:sz="0" w:space="0" w:color="auto"/>
        <w:right w:val="none" w:sz="0" w:space="0" w:color="auto"/>
      </w:divBdr>
    </w:div>
    <w:div w:id="1050763517">
      <w:bodyDiv w:val="1"/>
      <w:marLeft w:val="0"/>
      <w:marRight w:val="0"/>
      <w:marTop w:val="0"/>
      <w:marBottom w:val="0"/>
      <w:divBdr>
        <w:top w:val="none" w:sz="0" w:space="0" w:color="auto"/>
        <w:left w:val="none" w:sz="0" w:space="0" w:color="auto"/>
        <w:bottom w:val="none" w:sz="0" w:space="0" w:color="auto"/>
        <w:right w:val="none" w:sz="0" w:space="0" w:color="auto"/>
      </w:divBdr>
    </w:div>
    <w:div w:id="1076590124">
      <w:bodyDiv w:val="1"/>
      <w:marLeft w:val="0"/>
      <w:marRight w:val="0"/>
      <w:marTop w:val="0"/>
      <w:marBottom w:val="0"/>
      <w:divBdr>
        <w:top w:val="none" w:sz="0" w:space="0" w:color="auto"/>
        <w:left w:val="none" w:sz="0" w:space="0" w:color="auto"/>
        <w:bottom w:val="none" w:sz="0" w:space="0" w:color="auto"/>
        <w:right w:val="none" w:sz="0" w:space="0" w:color="auto"/>
      </w:divBdr>
    </w:div>
    <w:div w:id="1134175529">
      <w:bodyDiv w:val="1"/>
      <w:marLeft w:val="0"/>
      <w:marRight w:val="0"/>
      <w:marTop w:val="0"/>
      <w:marBottom w:val="0"/>
      <w:divBdr>
        <w:top w:val="none" w:sz="0" w:space="0" w:color="auto"/>
        <w:left w:val="none" w:sz="0" w:space="0" w:color="auto"/>
        <w:bottom w:val="none" w:sz="0" w:space="0" w:color="auto"/>
        <w:right w:val="none" w:sz="0" w:space="0" w:color="auto"/>
      </w:divBdr>
      <w:divsChild>
        <w:div w:id="1049036967">
          <w:marLeft w:val="0"/>
          <w:marRight w:val="0"/>
          <w:marTop w:val="0"/>
          <w:marBottom w:val="0"/>
          <w:divBdr>
            <w:top w:val="none" w:sz="0" w:space="0" w:color="auto"/>
            <w:left w:val="none" w:sz="0" w:space="0" w:color="auto"/>
            <w:bottom w:val="none" w:sz="0" w:space="0" w:color="auto"/>
            <w:right w:val="none" w:sz="0" w:space="0" w:color="auto"/>
          </w:divBdr>
        </w:div>
        <w:div w:id="1939410959">
          <w:marLeft w:val="0"/>
          <w:marRight w:val="0"/>
          <w:marTop w:val="0"/>
          <w:marBottom w:val="0"/>
          <w:divBdr>
            <w:top w:val="none" w:sz="0" w:space="0" w:color="auto"/>
            <w:left w:val="none" w:sz="0" w:space="0" w:color="auto"/>
            <w:bottom w:val="none" w:sz="0" w:space="0" w:color="auto"/>
            <w:right w:val="none" w:sz="0" w:space="0" w:color="auto"/>
          </w:divBdr>
        </w:div>
        <w:div w:id="166557405">
          <w:marLeft w:val="0"/>
          <w:marRight w:val="0"/>
          <w:marTop w:val="0"/>
          <w:marBottom w:val="0"/>
          <w:divBdr>
            <w:top w:val="none" w:sz="0" w:space="0" w:color="auto"/>
            <w:left w:val="none" w:sz="0" w:space="0" w:color="auto"/>
            <w:bottom w:val="none" w:sz="0" w:space="0" w:color="auto"/>
            <w:right w:val="none" w:sz="0" w:space="0" w:color="auto"/>
          </w:divBdr>
        </w:div>
        <w:div w:id="774905334">
          <w:marLeft w:val="0"/>
          <w:marRight w:val="0"/>
          <w:marTop w:val="0"/>
          <w:marBottom w:val="0"/>
          <w:divBdr>
            <w:top w:val="none" w:sz="0" w:space="0" w:color="auto"/>
            <w:left w:val="none" w:sz="0" w:space="0" w:color="auto"/>
            <w:bottom w:val="none" w:sz="0" w:space="0" w:color="auto"/>
            <w:right w:val="none" w:sz="0" w:space="0" w:color="auto"/>
          </w:divBdr>
        </w:div>
        <w:div w:id="2045472447">
          <w:marLeft w:val="0"/>
          <w:marRight w:val="0"/>
          <w:marTop w:val="0"/>
          <w:marBottom w:val="0"/>
          <w:divBdr>
            <w:top w:val="none" w:sz="0" w:space="0" w:color="auto"/>
            <w:left w:val="none" w:sz="0" w:space="0" w:color="auto"/>
            <w:bottom w:val="none" w:sz="0" w:space="0" w:color="auto"/>
            <w:right w:val="none" w:sz="0" w:space="0" w:color="auto"/>
          </w:divBdr>
        </w:div>
        <w:div w:id="1056899685">
          <w:marLeft w:val="0"/>
          <w:marRight w:val="0"/>
          <w:marTop w:val="0"/>
          <w:marBottom w:val="0"/>
          <w:divBdr>
            <w:top w:val="none" w:sz="0" w:space="0" w:color="auto"/>
            <w:left w:val="none" w:sz="0" w:space="0" w:color="auto"/>
            <w:bottom w:val="none" w:sz="0" w:space="0" w:color="auto"/>
            <w:right w:val="none" w:sz="0" w:space="0" w:color="auto"/>
          </w:divBdr>
        </w:div>
        <w:div w:id="1466510373">
          <w:marLeft w:val="0"/>
          <w:marRight w:val="0"/>
          <w:marTop w:val="0"/>
          <w:marBottom w:val="0"/>
          <w:divBdr>
            <w:top w:val="none" w:sz="0" w:space="0" w:color="auto"/>
            <w:left w:val="none" w:sz="0" w:space="0" w:color="auto"/>
            <w:bottom w:val="none" w:sz="0" w:space="0" w:color="auto"/>
            <w:right w:val="none" w:sz="0" w:space="0" w:color="auto"/>
          </w:divBdr>
        </w:div>
        <w:div w:id="220799014">
          <w:marLeft w:val="0"/>
          <w:marRight w:val="0"/>
          <w:marTop w:val="0"/>
          <w:marBottom w:val="0"/>
          <w:divBdr>
            <w:top w:val="none" w:sz="0" w:space="0" w:color="auto"/>
            <w:left w:val="none" w:sz="0" w:space="0" w:color="auto"/>
            <w:bottom w:val="none" w:sz="0" w:space="0" w:color="auto"/>
            <w:right w:val="none" w:sz="0" w:space="0" w:color="auto"/>
          </w:divBdr>
        </w:div>
        <w:div w:id="1349719033">
          <w:marLeft w:val="0"/>
          <w:marRight w:val="0"/>
          <w:marTop w:val="0"/>
          <w:marBottom w:val="0"/>
          <w:divBdr>
            <w:top w:val="none" w:sz="0" w:space="0" w:color="auto"/>
            <w:left w:val="none" w:sz="0" w:space="0" w:color="auto"/>
            <w:bottom w:val="none" w:sz="0" w:space="0" w:color="auto"/>
            <w:right w:val="none" w:sz="0" w:space="0" w:color="auto"/>
          </w:divBdr>
        </w:div>
        <w:div w:id="1075130420">
          <w:marLeft w:val="0"/>
          <w:marRight w:val="0"/>
          <w:marTop w:val="0"/>
          <w:marBottom w:val="0"/>
          <w:divBdr>
            <w:top w:val="none" w:sz="0" w:space="0" w:color="auto"/>
            <w:left w:val="none" w:sz="0" w:space="0" w:color="auto"/>
            <w:bottom w:val="none" w:sz="0" w:space="0" w:color="auto"/>
            <w:right w:val="none" w:sz="0" w:space="0" w:color="auto"/>
          </w:divBdr>
        </w:div>
        <w:div w:id="1599219066">
          <w:marLeft w:val="0"/>
          <w:marRight w:val="0"/>
          <w:marTop w:val="0"/>
          <w:marBottom w:val="0"/>
          <w:divBdr>
            <w:top w:val="none" w:sz="0" w:space="0" w:color="auto"/>
            <w:left w:val="none" w:sz="0" w:space="0" w:color="auto"/>
            <w:bottom w:val="none" w:sz="0" w:space="0" w:color="auto"/>
            <w:right w:val="none" w:sz="0" w:space="0" w:color="auto"/>
          </w:divBdr>
        </w:div>
        <w:div w:id="1238517661">
          <w:marLeft w:val="0"/>
          <w:marRight w:val="0"/>
          <w:marTop w:val="0"/>
          <w:marBottom w:val="0"/>
          <w:divBdr>
            <w:top w:val="none" w:sz="0" w:space="0" w:color="auto"/>
            <w:left w:val="none" w:sz="0" w:space="0" w:color="auto"/>
            <w:bottom w:val="none" w:sz="0" w:space="0" w:color="auto"/>
            <w:right w:val="none" w:sz="0" w:space="0" w:color="auto"/>
          </w:divBdr>
        </w:div>
        <w:div w:id="1926188237">
          <w:marLeft w:val="0"/>
          <w:marRight w:val="0"/>
          <w:marTop w:val="0"/>
          <w:marBottom w:val="0"/>
          <w:divBdr>
            <w:top w:val="none" w:sz="0" w:space="0" w:color="auto"/>
            <w:left w:val="none" w:sz="0" w:space="0" w:color="auto"/>
            <w:bottom w:val="none" w:sz="0" w:space="0" w:color="auto"/>
            <w:right w:val="none" w:sz="0" w:space="0" w:color="auto"/>
          </w:divBdr>
        </w:div>
        <w:div w:id="68230261">
          <w:marLeft w:val="0"/>
          <w:marRight w:val="0"/>
          <w:marTop w:val="0"/>
          <w:marBottom w:val="0"/>
          <w:divBdr>
            <w:top w:val="none" w:sz="0" w:space="0" w:color="auto"/>
            <w:left w:val="none" w:sz="0" w:space="0" w:color="auto"/>
            <w:bottom w:val="none" w:sz="0" w:space="0" w:color="auto"/>
            <w:right w:val="none" w:sz="0" w:space="0" w:color="auto"/>
          </w:divBdr>
        </w:div>
        <w:div w:id="1043871842">
          <w:marLeft w:val="0"/>
          <w:marRight w:val="0"/>
          <w:marTop w:val="0"/>
          <w:marBottom w:val="0"/>
          <w:divBdr>
            <w:top w:val="none" w:sz="0" w:space="0" w:color="auto"/>
            <w:left w:val="none" w:sz="0" w:space="0" w:color="auto"/>
            <w:bottom w:val="none" w:sz="0" w:space="0" w:color="auto"/>
            <w:right w:val="none" w:sz="0" w:space="0" w:color="auto"/>
          </w:divBdr>
        </w:div>
        <w:div w:id="604576727">
          <w:marLeft w:val="0"/>
          <w:marRight w:val="0"/>
          <w:marTop w:val="0"/>
          <w:marBottom w:val="0"/>
          <w:divBdr>
            <w:top w:val="none" w:sz="0" w:space="0" w:color="auto"/>
            <w:left w:val="none" w:sz="0" w:space="0" w:color="auto"/>
            <w:bottom w:val="none" w:sz="0" w:space="0" w:color="auto"/>
            <w:right w:val="none" w:sz="0" w:space="0" w:color="auto"/>
          </w:divBdr>
        </w:div>
        <w:div w:id="79060812">
          <w:marLeft w:val="0"/>
          <w:marRight w:val="0"/>
          <w:marTop w:val="0"/>
          <w:marBottom w:val="0"/>
          <w:divBdr>
            <w:top w:val="none" w:sz="0" w:space="0" w:color="auto"/>
            <w:left w:val="none" w:sz="0" w:space="0" w:color="auto"/>
            <w:bottom w:val="none" w:sz="0" w:space="0" w:color="auto"/>
            <w:right w:val="none" w:sz="0" w:space="0" w:color="auto"/>
          </w:divBdr>
        </w:div>
        <w:div w:id="2048584">
          <w:marLeft w:val="0"/>
          <w:marRight w:val="0"/>
          <w:marTop w:val="0"/>
          <w:marBottom w:val="0"/>
          <w:divBdr>
            <w:top w:val="none" w:sz="0" w:space="0" w:color="auto"/>
            <w:left w:val="none" w:sz="0" w:space="0" w:color="auto"/>
            <w:bottom w:val="none" w:sz="0" w:space="0" w:color="auto"/>
            <w:right w:val="none" w:sz="0" w:space="0" w:color="auto"/>
          </w:divBdr>
        </w:div>
        <w:div w:id="1318265358">
          <w:marLeft w:val="0"/>
          <w:marRight w:val="0"/>
          <w:marTop w:val="0"/>
          <w:marBottom w:val="0"/>
          <w:divBdr>
            <w:top w:val="none" w:sz="0" w:space="0" w:color="auto"/>
            <w:left w:val="none" w:sz="0" w:space="0" w:color="auto"/>
            <w:bottom w:val="none" w:sz="0" w:space="0" w:color="auto"/>
            <w:right w:val="none" w:sz="0" w:space="0" w:color="auto"/>
          </w:divBdr>
        </w:div>
        <w:div w:id="131290337">
          <w:marLeft w:val="0"/>
          <w:marRight w:val="0"/>
          <w:marTop w:val="0"/>
          <w:marBottom w:val="0"/>
          <w:divBdr>
            <w:top w:val="none" w:sz="0" w:space="0" w:color="auto"/>
            <w:left w:val="none" w:sz="0" w:space="0" w:color="auto"/>
            <w:bottom w:val="none" w:sz="0" w:space="0" w:color="auto"/>
            <w:right w:val="none" w:sz="0" w:space="0" w:color="auto"/>
          </w:divBdr>
        </w:div>
        <w:div w:id="1837959608">
          <w:marLeft w:val="0"/>
          <w:marRight w:val="0"/>
          <w:marTop w:val="0"/>
          <w:marBottom w:val="0"/>
          <w:divBdr>
            <w:top w:val="none" w:sz="0" w:space="0" w:color="auto"/>
            <w:left w:val="none" w:sz="0" w:space="0" w:color="auto"/>
            <w:bottom w:val="none" w:sz="0" w:space="0" w:color="auto"/>
            <w:right w:val="none" w:sz="0" w:space="0" w:color="auto"/>
          </w:divBdr>
        </w:div>
        <w:div w:id="1366827395">
          <w:marLeft w:val="0"/>
          <w:marRight w:val="0"/>
          <w:marTop w:val="0"/>
          <w:marBottom w:val="0"/>
          <w:divBdr>
            <w:top w:val="none" w:sz="0" w:space="0" w:color="auto"/>
            <w:left w:val="none" w:sz="0" w:space="0" w:color="auto"/>
            <w:bottom w:val="none" w:sz="0" w:space="0" w:color="auto"/>
            <w:right w:val="none" w:sz="0" w:space="0" w:color="auto"/>
          </w:divBdr>
        </w:div>
        <w:div w:id="716706892">
          <w:marLeft w:val="0"/>
          <w:marRight w:val="0"/>
          <w:marTop w:val="0"/>
          <w:marBottom w:val="0"/>
          <w:divBdr>
            <w:top w:val="none" w:sz="0" w:space="0" w:color="auto"/>
            <w:left w:val="none" w:sz="0" w:space="0" w:color="auto"/>
            <w:bottom w:val="none" w:sz="0" w:space="0" w:color="auto"/>
            <w:right w:val="none" w:sz="0" w:space="0" w:color="auto"/>
          </w:divBdr>
        </w:div>
        <w:div w:id="1135835756">
          <w:marLeft w:val="0"/>
          <w:marRight w:val="0"/>
          <w:marTop w:val="0"/>
          <w:marBottom w:val="0"/>
          <w:divBdr>
            <w:top w:val="none" w:sz="0" w:space="0" w:color="auto"/>
            <w:left w:val="none" w:sz="0" w:space="0" w:color="auto"/>
            <w:bottom w:val="none" w:sz="0" w:space="0" w:color="auto"/>
            <w:right w:val="none" w:sz="0" w:space="0" w:color="auto"/>
          </w:divBdr>
        </w:div>
        <w:div w:id="859465427">
          <w:marLeft w:val="0"/>
          <w:marRight w:val="0"/>
          <w:marTop w:val="0"/>
          <w:marBottom w:val="0"/>
          <w:divBdr>
            <w:top w:val="none" w:sz="0" w:space="0" w:color="auto"/>
            <w:left w:val="none" w:sz="0" w:space="0" w:color="auto"/>
            <w:bottom w:val="none" w:sz="0" w:space="0" w:color="auto"/>
            <w:right w:val="none" w:sz="0" w:space="0" w:color="auto"/>
          </w:divBdr>
        </w:div>
        <w:div w:id="1335646313">
          <w:marLeft w:val="0"/>
          <w:marRight w:val="0"/>
          <w:marTop w:val="0"/>
          <w:marBottom w:val="0"/>
          <w:divBdr>
            <w:top w:val="none" w:sz="0" w:space="0" w:color="auto"/>
            <w:left w:val="none" w:sz="0" w:space="0" w:color="auto"/>
            <w:bottom w:val="none" w:sz="0" w:space="0" w:color="auto"/>
            <w:right w:val="none" w:sz="0" w:space="0" w:color="auto"/>
          </w:divBdr>
        </w:div>
      </w:divsChild>
    </w:div>
    <w:div w:id="1158808177">
      <w:bodyDiv w:val="1"/>
      <w:marLeft w:val="0"/>
      <w:marRight w:val="0"/>
      <w:marTop w:val="0"/>
      <w:marBottom w:val="0"/>
      <w:divBdr>
        <w:top w:val="none" w:sz="0" w:space="0" w:color="auto"/>
        <w:left w:val="none" w:sz="0" w:space="0" w:color="auto"/>
        <w:bottom w:val="none" w:sz="0" w:space="0" w:color="auto"/>
        <w:right w:val="none" w:sz="0" w:space="0" w:color="auto"/>
      </w:divBdr>
      <w:divsChild>
        <w:div w:id="1552576748">
          <w:marLeft w:val="0"/>
          <w:marRight w:val="0"/>
          <w:marTop w:val="0"/>
          <w:marBottom w:val="0"/>
          <w:divBdr>
            <w:top w:val="none" w:sz="0" w:space="0" w:color="auto"/>
            <w:left w:val="none" w:sz="0" w:space="0" w:color="auto"/>
            <w:bottom w:val="none" w:sz="0" w:space="0" w:color="auto"/>
            <w:right w:val="none" w:sz="0" w:space="0" w:color="auto"/>
          </w:divBdr>
        </w:div>
        <w:div w:id="1087268212">
          <w:marLeft w:val="0"/>
          <w:marRight w:val="0"/>
          <w:marTop w:val="0"/>
          <w:marBottom w:val="0"/>
          <w:divBdr>
            <w:top w:val="none" w:sz="0" w:space="0" w:color="auto"/>
            <w:left w:val="none" w:sz="0" w:space="0" w:color="auto"/>
            <w:bottom w:val="none" w:sz="0" w:space="0" w:color="auto"/>
            <w:right w:val="none" w:sz="0" w:space="0" w:color="auto"/>
          </w:divBdr>
        </w:div>
        <w:div w:id="1021126885">
          <w:marLeft w:val="0"/>
          <w:marRight w:val="0"/>
          <w:marTop w:val="0"/>
          <w:marBottom w:val="0"/>
          <w:divBdr>
            <w:top w:val="none" w:sz="0" w:space="0" w:color="auto"/>
            <w:left w:val="none" w:sz="0" w:space="0" w:color="auto"/>
            <w:bottom w:val="none" w:sz="0" w:space="0" w:color="auto"/>
            <w:right w:val="none" w:sz="0" w:space="0" w:color="auto"/>
          </w:divBdr>
        </w:div>
        <w:div w:id="1821262841">
          <w:marLeft w:val="0"/>
          <w:marRight w:val="0"/>
          <w:marTop w:val="0"/>
          <w:marBottom w:val="0"/>
          <w:divBdr>
            <w:top w:val="none" w:sz="0" w:space="0" w:color="auto"/>
            <w:left w:val="none" w:sz="0" w:space="0" w:color="auto"/>
            <w:bottom w:val="none" w:sz="0" w:space="0" w:color="auto"/>
            <w:right w:val="none" w:sz="0" w:space="0" w:color="auto"/>
          </w:divBdr>
        </w:div>
      </w:divsChild>
    </w:div>
    <w:div w:id="1162620652">
      <w:bodyDiv w:val="1"/>
      <w:marLeft w:val="0"/>
      <w:marRight w:val="0"/>
      <w:marTop w:val="0"/>
      <w:marBottom w:val="0"/>
      <w:divBdr>
        <w:top w:val="none" w:sz="0" w:space="0" w:color="auto"/>
        <w:left w:val="none" w:sz="0" w:space="0" w:color="auto"/>
        <w:bottom w:val="none" w:sz="0" w:space="0" w:color="auto"/>
        <w:right w:val="none" w:sz="0" w:space="0" w:color="auto"/>
      </w:divBdr>
    </w:div>
    <w:div w:id="1243565707">
      <w:bodyDiv w:val="1"/>
      <w:marLeft w:val="0"/>
      <w:marRight w:val="0"/>
      <w:marTop w:val="0"/>
      <w:marBottom w:val="0"/>
      <w:divBdr>
        <w:top w:val="none" w:sz="0" w:space="0" w:color="auto"/>
        <w:left w:val="none" w:sz="0" w:space="0" w:color="auto"/>
        <w:bottom w:val="none" w:sz="0" w:space="0" w:color="auto"/>
        <w:right w:val="none" w:sz="0" w:space="0" w:color="auto"/>
      </w:divBdr>
      <w:divsChild>
        <w:div w:id="1188106109">
          <w:marLeft w:val="0"/>
          <w:marRight w:val="0"/>
          <w:marTop w:val="0"/>
          <w:marBottom w:val="0"/>
          <w:divBdr>
            <w:top w:val="none" w:sz="0" w:space="0" w:color="auto"/>
            <w:left w:val="none" w:sz="0" w:space="0" w:color="auto"/>
            <w:bottom w:val="none" w:sz="0" w:space="0" w:color="auto"/>
            <w:right w:val="none" w:sz="0" w:space="0" w:color="auto"/>
          </w:divBdr>
        </w:div>
      </w:divsChild>
    </w:div>
    <w:div w:id="1246258872">
      <w:bodyDiv w:val="1"/>
      <w:marLeft w:val="0"/>
      <w:marRight w:val="0"/>
      <w:marTop w:val="0"/>
      <w:marBottom w:val="0"/>
      <w:divBdr>
        <w:top w:val="none" w:sz="0" w:space="0" w:color="auto"/>
        <w:left w:val="none" w:sz="0" w:space="0" w:color="auto"/>
        <w:bottom w:val="none" w:sz="0" w:space="0" w:color="auto"/>
        <w:right w:val="none" w:sz="0" w:space="0" w:color="auto"/>
      </w:divBdr>
    </w:div>
    <w:div w:id="1254971551">
      <w:bodyDiv w:val="1"/>
      <w:marLeft w:val="0"/>
      <w:marRight w:val="0"/>
      <w:marTop w:val="0"/>
      <w:marBottom w:val="0"/>
      <w:divBdr>
        <w:top w:val="none" w:sz="0" w:space="0" w:color="auto"/>
        <w:left w:val="none" w:sz="0" w:space="0" w:color="auto"/>
        <w:bottom w:val="none" w:sz="0" w:space="0" w:color="auto"/>
        <w:right w:val="none" w:sz="0" w:space="0" w:color="auto"/>
      </w:divBdr>
    </w:div>
    <w:div w:id="1255935972">
      <w:bodyDiv w:val="1"/>
      <w:marLeft w:val="0"/>
      <w:marRight w:val="0"/>
      <w:marTop w:val="0"/>
      <w:marBottom w:val="0"/>
      <w:divBdr>
        <w:top w:val="none" w:sz="0" w:space="0" w:color="auto"/>
        <w:left w:val="none" w:sz="0" w:space="0" w:color="auto"/>
        <w:bottom w:val="none" w:sz="0" w:space="0" w:color="auto"/>
        <w:right w:val="none" w:sz="0" w:space="0" w:color="auto"/>
      </w:divBdr>
    </w:div>
    <w:div w:id="1266696328">
      <w:bodyDiv w:val="1"/>
      <w:marLeft w:val="0"/>
      <w:marRight w:val="0"/>
      <w:marTop w:val="0"/>
      <w:marBottom w:val="0"/>
      <w:divBdr>
        <w:top w:val="none" w:sz="0" w:space="0" w:color="auto"/>
        <w:left w:val="none" w:sz="0" w:space="0" w:color="auto"/>
        <w:bottom w:val="none" w:sz="0" w:space="0" w:color="auto"/>
        <w:right w:val="none" w:sz="0" w:space="0" w:color="auto"/>
      </w:divBdr>
    </w:div>
    <w:div w:id="1279069452">
      <w:bodyDiv w:val="1"/>
      <w:marLeft w:val="0"/>
      <w:marRight w:val="0"/>
      <w:marTop w:val="0"/>
      <w:marBottom w:val="0"/>
      <w:divBdr>
        <w:top w:val="none" w:sz="0" w:space="0" w:color="auto"/>
        <w:left w:val="none" w:sz="0" w:space="0" w:color="auto"/>
        <w:bottom w:val="none" w:sz="0" w:space="0" w:color="auto"/>
        <w:right w:val="none" w:sz="0" w:space="0" w:color="auto"/>
      </w:divBdr>
    </w:div>
    <w:div w:id="1294412046">
      <w:bodyDiv w:val="1"/>
      <w:marLeft w:val="0"/>
      <w:marRight w:val="0"/>
      <w:marTop w:val="0"/>
      <w:marBottom w:val="0"/>
      <w:divBdr>
        <w:top w:val="none" w:sz="0" w:space="0" w:color="auto"/>
        <w:left w:val="none" w:sz="0" w:space="0" w:color="auto"/>
        <w:bottom w:val="none" w:sz="0" w:space="0" w:color="auto"/>
        <w:right w:val="none" w:sz="0" w:space="0" w:color="auto"/>
      </w:divBdr>
    </w:div>
    <w:div w:id="1312950422">
      <w:bodyDiv w:val="1"/>
      <w:marLeft w:val="0"/>
      <w:marRight w:val="0"/>
      <w:marTop w:val="0"/>
      <w:marBottom w:val="0"/>
      <w:divBdr>
        <w:top w:val="none" w:sz="0" w:space="0" w:color="auto"/>
        <w:left w:val="none" w:sz="0" w:space="0" w:color="auto"/>
        <w:bottom w:val="none" w:sz="0" w:space="0" w:color="auto"/>
        <w:right w:val="none" w:sz="0" w:space="0" w:color="auto"/>
      </w:divBdr>
    </w:div>
    <w:div w:id="1345673698">
      <w:bodyDiv w:val="1"/>
      <w:marLeft w:val="0"/>
      <w:marRight w:val="0"/>
      <w:marTop w:val="0"/>
      <w:marBottom w:val="0"/>
      <w:divBdr>
        <w:top w:val="none" w:sz="0" w:space="0" w:color="auto"/>
        <w:left w:val="none" w:sz="0" w:space="0" w:color="auto"/>
        <w:bottom w:val="none" w:sz="0" w:space="0" w:color="auto"/>
        <w:right w:val="none" w:sz="0" w:space="0" w:color="auto"/>
      </w:divBdr>
    </w:div>
    <w:div w:id="1390618182">
      <w:bodyDiv w:val="1"/>
      <w:marLeft w:val="0"/>
      <w:marRight w:val="0"/>
      <w:marTop w:val="0"/>
      <w:marBottom w:val="0"/>
      <w:divBdr>
        <w:top w:val="none" w:sz="0" w:space="0" w:color="auto"/>
        <w:left w:val="none" w:sz="0" w:space="0" w:color="auto"/>
        <w:bottom w:val="none" w:sz="0" w:space="0" w:color="auto"/>
        <w:right w:val="none" w:sz="0" w:space="0" w:color="auto"/>
      </w:divBdr>
      <w:divsChild>
        <w:div w:id="1341156508">
          <w:marLeft w:val="0"/>
          <w:marRight w:val="0"/>
          <w:marTop w:val="0"/>
          <w:marBottom w:val="0"/>
          <w:divBdr>
            <w:top w:val="none" w:sz="0" w:space="0" w:color="auto"/>
            <w:left w:val="none" w:sz="0" w:space="0" w:color="auto"/>
            <w:bottom w:val="none" w:sz="0" w:space="0" w:color="auto"/>
            <w:right w:val="none" w:sz="0" w:space="0" w:color="auto"/>
          </w:divBdr>
        </w:div>
      </w:divsChild>
    </w:div>
    <w:div w:id="1397826312">
      <w:bodyDiv w:val="1"/>
      <w:marLeft w:val="0"/>
      <w:marRight w:val="0"/>
      <w:marTop w:val="0"/>
      <w:marBottom w:val="0"/>
      <w:divBdr>
        <w:top w:val="none" w:sz="0" w:space="0" w:color="auto"/>
        <w:left w:val="none" w:sz="0" w:space="0" w:color="auto"/>
        <w:bottom w:val="none" w:sz="0" w:space="0" w:color="auto"/>
        <w:right w:val="none" w:sz="0" w:space="0" w:color="auto"/>
      </w:divBdr>
      <w:divsChild>
        <w:div w:id="1789351284">
          <w:marLeft w:val="0"/>
          <w:marRight w:val="0"/>
          <w:marTop w:val="0"/>
          <w:marBottom w:val="0"/>
          <w:divBdr>
            <w:top w:val="none" w:sz="0" w:space="0" w:color="auto"/>
            <w:left w:val="none" w:sz="0" w:space="0" w:color="auto"/>
            <w:bottom w:val="none" w:sz="0" w:space="0" w:color="auto"/>
            <w:right w:val="none" w:sz="0" w:space="0" w:color="auto"/>
          </w:divBdr>
        </w:div>
      </w:divsChild>
    </w:div>
    <w:div w:id="1455714615">
      <w:bodyDiv w:val="1"/>
      <w:marLeft w:val="0"/>
      <w:marRight w:val="0"/>
      <w:marTop w:val="0"/>
      <w:marBottom w:val="0"/>
      <w:divBdr>
        <w:top w:val="none" w:sz="0" w:space="0" w:color="auto"/>
        <w:left w:val="none" w:sz="0" w:space="0" w:color="auto"/>
        <w:bottom w:val="none" w:sz="0" w:space="0" w:color="auto"/>
        <w:right w:val="none" w:sz="0" w:space="0" w:color="auto"/>
      </w:divBdr>
    </w:div>
    <w:div w:id="1464232192">
      <w:bodyDiv w:val="1"/>
      <w:marLeft w:val="0"/>
      <w:marRight w:val="0"/>
      <w:marTop w:val="0"/>
      <w:marBottom w:val="0"/>
      <w:divBdr>
        <w:top w:val="none" w:sz="0" w:space="0" w:color="auto"/>
        <w:left w:val="none" w:sz="0" w:space="0" w:color="auto"/>
        <w:bottom w:val="none" w:sz="0" w:space="0" w:color="auto"/>
        <w:right w:val="none" w:sz="0" w:space="0" w:color="auto"/>
      </w:divBdr>
      <w:divsChild>
        <w:div w:id="306055654">
          <w:marLeft w:val="0"/>
          <w:marRight w:val="0"/>
          <w:marTop w:val="0"/>
          <w:marBottom w:val="225"/>
          <w:divBdr>
            <w:top w:val="single" w:sz="6" w:space="8" w:color="DDDDDD"/>
            <w:left w:val="single" w:sz="6" w:space="8" w:color="DDDDDD"/>
            <w:bottom w:val="single" w:sz="6" w:space="8" w:color="DDDDDD"/>
            <w:right w:val="single" w:sz="6" w:space="8" w:color="DDDDDD"/>
          </w:divBdr>
          <w:divsChild>
            <w:div w:id="36786709">
              <w:marLeft w:val="0"/>
              <w:marRight w:val="0"/>
              <w:marTop w:val="0"/>
              <w:marBottom w:val="0"/>
              <w:divBdr>
                <w:top w:val="none" w:sz="0" w:space="0" w:color="auto"/>
                <w:left w:val="none" w:sz="0" w:space="0" w:color="auto"/>
                <w:bottom w:val="none" w:sz="0" w:space="0" w:color="auto"/>
                <w:right w:val="none" w:sz="0" w:space="0" w:color="auto"/>
              </w:divBdr>
            </w:div>
            <w:div w:id="1053696913">
              <w:marLeft w:val="0"/>
              <w:marRight w:val="0"/>
              <w:marTop w:val="0"/>
              <w:marBottom w:val="0"/>
              <w:divBdr>
                <w:top w:val="none" w:sz="0" w:space="0" w:color="auto"/>
                <w:left w:val="none" w:sz="0" w:space="0" w:color="auto"/>
                <w:bottom w:val="none" w:sz="0" w:space="0" w:color="auto"/>
                <w:right w:val="none" w:sz="0" w:space="0" w:color="auto"/>
              </w:divBdr>
            </w:div>
            <w:div w:id="184072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850171">
      <w:bodyDiv w:val="1"/>
      <w:marLeft w:val="0"/>
      <w:marRight w:val="0"/>
      <w:marTop w:val="0"/>
      <w:marBottom w:val="0"/>
      <w:divBdr>
        <w:top w:val="none" w:sz="0" w:space="0" w:color="auto"/>
        <w:left w:val="none" w:sz="0" w:space="0" w:color="auto"/>
        <w:bottom w:val="none" w:sz="0" w:space="0" w:color="auto"/>
        <w:right w:val="none" w:sz="0" w:space="0" w:color="auto"/>
      </w:divBdr>
    </w:div>
    <w:div w:id="1489597111">
      <w:bodyDiv w:val="1"/>
      <w:marLeft w:val="0"/>
      <w:marRight w:val="0"/>
      <w:marTop w:val="0"/>
      <w:marBottom w:val="0"/>
      <w:divBdr>
        <w:top w:val="none" w:sz="0" w:space="0" w:color="auto"/>
        <w:left w:val="none" w:sz="0" w:space="0" w:color="auto"/>
        <w:bottom w:val="none" w:sz="0" w:space="0" w:color="auto"/>
        <w:right w:val="none" w:sz="0" w:space="0" w:color="auto"/>
      </w:divBdr>
    </w:div>
    <w:div w:id="1537890306">
      <w:bodyDiv w:val="1"/>
      <w:marLeft w:val="0"/>
      <w:marRight w:val="0"/>
      <w:marTop w:val="0"/>
      <w:marBottom w:val="0"/>
      <w:divBdr>
        <w:top w:val="none" w:sz="0" w:space="0" w:color="auto"/>
        <w:left w:val="none" w:sz="0" w:space="0" w:color="auto"/>
        <w:bottom w:val="none" w:sz="0" w:space="0" w:color="auto"/>
        <w:right w:val="none" w:sz="0" w:space="0" w:color="auto"/>
      </w:divBdr>
    </w:div>
    <w:div w:id="1589656738">
      <w:bodyDiv w:val="1"/>
      <w:marLeft w:val="0"/>
      <w:marRight w:val="0"/>
      <w:marTop w:val="0"/>
      <w:marBottom w:val="0"/>
      <w:divBdr>
        <w:top w:val="none" w:sz="0" w:space="0" w:color="auto"/>
        <w:left w:val="none" w:sz="0" w:space="0" w:color="auto"/>
        <w:bottom w:val="none" w:sz="0" w:space="0" w:color="auto"/>
        <w:right w:val="none" w:sz="0" w:space="0" w:color="auto"/>
      </w:divBdr>
    </w:div>
    <w:div w:id="1624576728">
      <w:bodyDiv w:val="1"/>
      <w:marLeft w:val="0"/>
      <w:marRight w:val="0"/>
      <w:marTop w:val="0"/>
      <w:marBottom w:val="0"/>
      <w:divBdr>
        <w:top w:val="none" w:sz="0" w:space="0" w:color="auto"/>
        <w:left w:val="none" w:sz="0" w:space="0" w:color="auto"/>
        <w:bottom w:val="none" w:sz="0" w:space="0" w:color="auto"/>
        <w:right w:val="none" w:sz="0" w:space="0" w:color="auto"/>
      </w:divBdr>
      <w:divsChild>
        <w:div w:id="505828934">
          <w:marLeft w:val="0"/>
          <w:marRight w:val="0"/>
          <w:marTop w:val="0"/>
          <w:marBottom w:val="0"/>
          <w:divBdr>
            <w:top w:val="none" w:sz="0" w:space="0" w:color="auto"/>
            <w:left w:val="none" w:sz="0" w:space="0" w:color="auto"/>
            <w:bottom w:val="none" w:sz="0" w:space="0" w:color="auto"/>
            <w:right w:val="none" w:sz="0" w:space="0" w:color="auto"/>
          </w:divBdr>
        </w:div>
        <w:div w:id="1821264528">
          <w:marLeft w:val="0"/>
          <w:marRight w:val="0"/>
          <w:marTop w:val="0"/>
          <w:marBottom w:val="0"/>
          <w:divBdr>
            <w:top w:val="none" w:sz="0" w:space="0" w:color="auto"/>
            <w:left w:val="none" w:sz="0" w:space="0" w:color="auto"/>
            <w:bottom w:val="none" w:sz="0" w:space="0" w:color="auto"/>
            <w:right w:val="none" w:sz="0" w:space="0" w:color="auto"/>
          </w:divBdr>
        </w:div>
        <w:div w:id="476000421">
          <w:marLeft w:val="0"/>
          <w:marRight w:val="0"/>
          <w:marTop w:val="0"/>
          <w:marBottom w:val="0"/>
          <w:divBdr>
            <w:top w:val="none" w:sz="0" w:space="0" w:color="auto"/>
            <w:left w:val="none" w:sz="0" w:space="0" w:color="auto"/>
            <w:bottom w:val="none" w:sz="0" w:space="0" w:color="auto"/>
            <w:right w:val="none" w:sz="0" w:space="0" w:color="auto"/>
          </w:divBdr>
        </w:div>
        <w:div w:id="983584061">
          <w:marLeft w:val="0"/>
          <w:marRight w:val="0"/>
          <w:marTop w:val="0"/>
          <w:marBottom w:val="0"/>
          <w:divBdr>
            <w:top w:val="none" w:sz="0" w:space="0" w:color="auto"/>
            <w:left w:val="none" w:sz="0" w:space="0" w:color="auto"/>
            <w:bottom w:val="none" w:sz="0" w:space="0" w:color="auto"/>
            <w:right w:val="none" w:sz="0" w:space="0" w:color="auto"/>
          </w:divBdr>
        </w:div>
        <w:div w:id="1227452460">
          <w:marLeft w:val="0"/>
          <w:marRight w:val="0"/>
          <w:marTop w:val="0"/>
          <w:marBottom w:val="0"/>
          <w:divBdr>
            <w:top w:val="none" w:sz="0" w:space="0" w:color="auto"/>
            <w:left w:val="none" w:sz="0" w:space="0" w:color="auto"/>
            <w:bottom w:val="none" w:sz="0" w:space="0" w:color="auto"/>
            <w:right w:val="none" w:sz="0" w:space="0" w:color="auto"/>
          </w:divBdr>
        </w:div>
        <w:div w:id="1709337883">
          <w:marLeft w:val="0"/>
          <w:marRight w:val="0"/>
          <w:marTop w:val="0"/>
          <w:marBottom w:val="0"/>
          <w:divBdr>
            <w:top w:val="none" w:sz="0" w:space="0" w:color="auto"/>
            <w:left w:val="none" w:sz="0" w:space="0" w:color="auto"/>
            <w:bottom w:val="none" w:sz="0" w:space="0" w:color="auto"/>
            <w:right w:val="none" w:sz="0" w:space="0" w:color="auto"/>
          </w:divBdr>
        </w:div>
        <w:div w:id="1457673365">
          <w:marLeft w:val="0"/>
          <w:marRight w:val="0"/>
          <w:marTop w:val="0"/>
          <w:marBottom w:val="0"/>
          <w:divBdr>
            <w:top w:val="none" w:sz="0" w:space="0" w:color="auto"/>
            <w:left w:val="none" w:sz="0" w:space="0" w:color="auto"/>
            <w:bottom w:val="none" w:sz="0" w:space="0" w:color="auto"/>
            <w:right w:val="none" w:sz="0" w:space="0" w:color="auto"/>
          </w:divBdr>
        </w:div>
        <w:div w:id="201553779">
          <w:marLeft w:val="0"/>
          <w:marRight w:val="0"/>
          <w:marTop w:val="0"/>
          <w:marBottom w:val="0"/>
          <w:divBdr>
            <w:top w:val="none" w:sz="0" w:space="0" w:color="auto"/>
            <w:left w:val="none" w:sz="0" w:space="0" w:color="auto"/>
            <w:bottom w:val="none" w:sz="0" w:space="0" w:color="auto"/>
            <w:right w:val="none" w:sz="0" w:space="0" w:color="auto"/>
          </w:divBdr>
        </w:div>
        <w:div w:id="290670667">
          <w:marLeft w:val="0"/>
          <w:marRight w:val="0"/>
          <w:marTop w:val="0"/>
          <w:marBottom w:val="0"/>
          <w:divBdr>
            <w:top w:val="none" w:sz="0" w:space="0" w:color="auto"/>
            <w:left w:val="none" w:sz="0" w:space="0" w:color="auto"/>
            <w:bottom w:val="none" w:sz="0" w:space="0" w:color="auto"/>
            <w:right w:val="none" w:sz="0" w:space="0" w:color="auto"/>
          </w:divBdr>
        </w:div>
        <w:div w:id="273559361">
          <w:marLeft w:val="0"/>
          <w:marRight w:val="0"/>
          <w:marTop w:val="0"/>
          <w:marBottom w:val="0"/>
          <w:divBdr>
            <w:top w:val="none" w:sz="0" w:space="0" w:color="auto"/>
            <w:left w:val="none" w:sz="0" w:space="0" w:color="auto"/>
            <w:bottom w:val="none" w:sz="0" w:space="0" w:color="auto"/>
            <w:right w:val="none" w:sz="0" w:space="0" w:color="auto"/>
          </w:divBdr>
        </w:div>
        <w:div w:id="1944727461">
          <w:marLeft w:val="0"/>
          <w:marRight w:val="0"/>
          <w:marTop w:val="0"/>
          <w:marBottom w:val="0"/>
          <w:divBdr>
            <w:top w:val="none" w:sz="0" w:space="0" w:color="auto"/>
            <w:left w:val="none" w:sz="0" w:space="0" w:color="auto"/>
            <w:bottom w:val="none" w:sz="0" w:space="0" w:color="auto"/>
            <w:right w:val="none" w:sz="0" w:space="0" w:color="auto"/>
          </w:divBdr>
        </w:div>
        <w:div w:id="1718890844">
          <w:marLeft w:val="0"/>
          <w:marRight w:val="0"/>
          <w:marTop w:val="0"/>
          <w:marBottom w:val="0"/>
          <w:divBdr>
            <w:top w:val="none" w:sz="0" w:space="0" w:color="auto"/>
            <w:left w:val="none" w:sz="0" w:space="0" w:color="auto"/>
            <w:bottom w:val="none" w:sz="0" w:space="0" w:color="auto"/>
            <w:right w:val="none" w:sz="0" w:space="0" w:color="auto"/>
          </w:divBdr>
        </w:div>
        <w:div w:id="789975753">
          <w:marLeft w:val="0"/>
          <w:marRight w:val="0"/>
          <w:marTop w:val="0"/>
          <w:marBottom w:val="0"/>
          <w:divBdr>
            <w:top w:val="none" w:sz="0" w:space="0" w:color="auto"/>
            <w:left w:val="none" w:sz="0" w:space="0" w:color="auto"/>
            <w:bottom w:val="none" w:sz="0" w:space="0" w:color="auto"/>
            <w:right w:val="none" w:sz="0" w:space="0" w:color="auto"/>
          </w:divBdr>
        </w:div>
        <w:div w:id="1034424478">
          <w:marLeft w:val="0"/>
          <w:marRight w:val="0"/>
          <w:marTop w:val="0"/>
          <w:marBottom w:val="0"/>
          <w:divBdr>
            <w:top w:val="none" w:sz="0" w:space="0" w:color="auto"/>
            <w:left w:val="none" w:sz="0" w:space="0" w:color="auto"/>
            <w:bottom w:val="none" w:sz="0" w:space="0" w:color="auto"/>
            <w:right w:val="none" w:sz="0" w:space="0" w:color="auto"/>
          </w:divBdr>
        </w:div>
        <w:div w:id="267615864">
          <w:marLeft w:val="0"/>
          <w:marRight w:val="0"/>
          <w:marTop w:val="0"/>
          <w:marBottom w:val="0"/>
          <w:divBdr>
            <w:top w:val="none" w:sz="0" w:space="0" w:color="auto"/>
            <w:left w:val="none" w:sz="0" w:space="0" w:color="auto"/>
            <w:bottom w:val="none" w:sz="0" w:space="0" w:color="auto"/>
            <w:right w:val="none" w:sz="0" w:space="0" w:color="auto"/>
          </w:divBdr>
        </w:div>
        <w:div w:id="1781029258">
          <w:marLeft w:val="0"/>
          <w:marRight w:val="0"/>
          <w:marTop w:val="0"/>
          <w:marBottom w:val="0"/>
          <w:divBdr>
            <w:top w:val="none" w:sz="0" w:space="0" w:color="auto"/>
            <w:left w:val="none" w:sz="0" w:space="0" w:color="auto"/>
            <w:bottom w:val="none" w:sz="0" w:space="0" w:color="auto"/>
            <w:right w:val="none" w:sz="0" w:space="0" w:color="auto"/>
          </w:divBdr>
        </w:div>
        <w:div w:id="897518734">
          <w:marLeft w:val="0"/>
          <w:marRight w:val="0"/>
          <w:marTop w:val="0"/>
          <w:marBottom w:val="0"/>
          <w:divBdr>
            <w:top w:val="none" w:sz="0" w:space="0" w:color="auto"/>
            <w:left w:val="none" w:sz="0" w:space="0" w:color="auto"/>
            <w:bottom w:val="none" w:sz="0" w:space="0" w:color="auto"/>
            <w:right w:val="none" w:sz="0" w:space="0" w:color="auto"/>
          </w:divBdr>
        </w:div>
        <w:div w:id="524250916">
          <w:marLeft w:val="0"/>
          <w:marRight w:val="0"/>
          <w:marTop w:val="0"/>
          <w:marBottom w:val="0"/>
          <w:divBdr>
            <w:top w:val="none" w:sz="0" w:space="0" w:color="auto"/>
            <w:left w:val="none" w:sz="0" w:space="0" w:color="auto"/>
            <w:bottom w:val="none" w:sz="0" w:space="0" w:color="auto"/>
            <w:right w:val="none" w:sz="0" w:space="0" w:color="auto"/>
          </w:divBdr>
        </w:div>
        <w:div w:id="1483040378">
          <w:marLeft w:val="0"/>
          <w:marRight w:val="0"/>
          <w:marTop w:val="0"/>
          <w:marBottom w:val="0"/>
          <w:divBdr>
            <w:top w:val="none" w:sz="0" w:space="0" w:color="auto"/>
            <w:left w:val="none" w:sz="0" w:space="0" w:color="auto"/>
            <w:bottom w:val="none" w:sz="0" w:space="0" w:color="auto"/>
            <w:right w:val="none" w:sz="0" w:space="0" w:color="auto"/>
          </w:divBdr>
        </w:div>
        <w:div w:id="14624898">
          <w:marLeft w:val="0"/>
          <w:marRight w:val="0"/>
          <w:marTop w:val="0"/>
          <w:marBottom w:val="0"/>
          <w:divBdr>
            <w:top w:val="none" w:sz="0" w:space="0" w:color="auto"/>
            <w:left w:val="none" w:sz="0" w:space="0" w:color="auto"/>
            <w:bottom w:val="none" w:sz="0" w:space="0" w:color="auto"/>
            <w:right w:val="none" w:sz="0" w:space="0" w:color="auto"/>
          </w:divBdr>
        </w:div>
        <w:div w:id="146753787">
          <w:marLeft w:val="0"/>
          <w:marRight w:val="0"/>
          <w:marTop w:val="0"/>
          <w:marBottom w:val="0"/>
          <w:divBdr>
            <w:top w:val="none" w:sz="0" w:space="0" w:color="auto"/>
            <w:left w:val="none" w:sz="0" w:space="0" w:color="auto"/>
            <w:bottom w:val="none" w:sz="0" w:space="0" w:color="auto"/>
            <w:right w:val="none" w:sz="0" w:space="0" w:color="auto"/>
          </w:divBdr>
        </w:div>
        <w:div w:id="1926499074">
          <w:marLeft w:val="0"/>
          <w:marRight w:val="0"/>
          <w:marTop w:val="0"/>
          <w:marBottom w:val="0"/>
          <w:divBdr>
            <w:top w:val="none" w:sz="0" w:space="0" w:color="auto"/>
            <w:left w:val="none" w:sz="0" w:space="0" w:color="auto"/>
            <w:bottom w:val="none" w:sz="0" w:space="0" w:color="auto"/>
            <w:right w:val="none" w:sz="0" w:space="0" w:color="auto"/>
          </w:divBdr>
        </w:div>
        <w:div w:id="1493066755">
          <w:marLeft w:val="0"/>
          <w:marRight w:val="0"/>
          <w:marTop w:val="0"/>
          <w:marBottom w:val="0"/>
          <w:divBdr>
            <w:top w:val="none" w:sz="0" w:space="0" w:color="auto"/>
            <w:left w:val="none" w:sz="0" w:space="0" w:color="auto"/>
            <w:bottom w:val="none" w:sz="0" w:space="0" w:color="auto"/>
            <w:right w:val="none" w:sz="0" w:space="0" w:color="auto"/>
          </w:divBdr>
        </w:div>
        <w:div w:id="2122647574">
          <w:marLeft w:val="0"/>
          <w:marRight w:val="0"/>
          <w:marTop w:val="0"/>
          <w:marBottom w:val="0"/>
          <w:divBdr>
            <w:top w:val="none" w:sz="0" w:space="0" w:color="auto"/>
            <w:left w:val="none" w:sz="0" w:space="0" w:color="auto"/>
            <w:bottom w:val="none" w:sz="0" w:space="0" w:color="auto"/>
            <w:right w:val="none" w:sz="0" w:space="0" w:color="auto"/>
          </w:divBdr>
        </w:div>
        <w:div w:id="975447142">
          <w:marLeft w:val="0"/>
          <w:marRight w:val="0"/>
          <w:marTop w:val="0"/>
          <w:marBottom w:val="0"/>
          <w:divBdr>
            <w:top w:val="none" w:sz="0" w:space="0" w:color="auto"/>
            <w:left w:val="none" w:sz="0" w:space="0" w:color="auto"/>
            <w:bottom w:val="none" w:sz="0" w:space="0" w:color="auto"/>
            <w:right w:val="none" w:sz="0" w:space="0" w:color="auto"/>
          </w:divBdr>
        </w:div>
        <w:div w:id="2074111576">
          <w:marLeft w:val="0"/>
          <w:marRight w:val="0"/>
          <w:marTop w:val="0"/>
          <w:marBottom w:val="0"/>
          <w:divBdr>
            <w:top w:val="none" w:sz="0" w:space="0" w:color="auto"/>
            <w:left w:val="none" w:sz="0" w:space="0" w:color="auto"/>
            <w:bottom w:val="none" w:sz="0" w:space="0" w:color="auto"/>
            <w:right w:val="none" w:sz="0" w:space="0" w:color="auto"/>
          </w:divBdr>
        </w:div>
        <w:div w:id="1633898753">
          <w:marLeft w:val="0"/>
          <w:marRight w:val="0"/>
          <w:marTop w:val="0"/>
          <w:marBottom w:val="0"/>
          <w:divBdr>
            <w:top w:val="none" w:sz="0" w:space="0" w:color="auto"/>
            <w:left w:val="none" w:sz="0" w:space="0" w:color="auto"/>
            <w:bottom w:val="none" w:sz="0" w:space="0" w:color="auto"/>
            <w:right w:val="none" w:sz="0" w:space="0" w:color="auto"/>
          </w:divBdr>
        </w:div>
        <w:div w:id="1063018211">
          <w:marLeft w:val="0"/>
          <w:marRight w:val="0"/>
          <w:marTop w:val="0"/>
          <w:marBottom w:val="0"/>
          <w:divBdr>
            <w:top w:val="none" w:sz="0" w:space="0" w:color="auto"/>
            <w:left w:val="none" w:sz="0" w:space="0" w:color="auto"/>
            <w:bottom w:val="none" w:sz="0" w:space="0" w:color="auto"/>
            <w:right w:val="none" w:sz="0" w:space="0" w:color="auto"/>
          </w:divBdr>
        </w:div>
        <w:div w:id="1370102957">
          <w:marLeft w:val="0"/>
          <w:marRight w:val="0"/>
          <w:marTop w:val="0"/>
          <w:marBottom w:val="0"/>
          <w:divBdr>
            <w:top w:val="none" w:sz="0" w:space="0" w:color="auto"/>
            <w:left w:val="none" w:sz="0" w:space="0" w:color="auto"/>
            <w:bottom w:val="none" w:sz="0" w:space="0" w:color="auto"/>
            <w:right w:val="none" w:sz="0" w:space="0" w:color="auto"/>
          </w:divBdr>
        </w:div>
        <w:div w:id="506218203">
          <w:marLeft w:val="0"/>
          <w:marRight w:val="0"/>
          <w:marTop w:val="0"/>
          <w:marBottom w:val="0"/>
          <w:divBdr>
            <w:top w:val="none" w:sz="0" w:space="0" w:color="auto"/>
            <w:left w:val="none" w:sz="0" w:space="0" w:color="auto"/>
            <w:bottom w:val="none" w:sz="0" w:space="0" w:color="auto"/>
            <w:right w:val="none" w:sz="0" w:space="0" w:color="auto"/>
          </w:divBdr>
        </w:div>
      </w:divsChild>
    </w:div>
    <w:div w:id="1634939504">
      <w:bodyDiv w:val="1"/>
      <w:marLeft w:val="0"/>
      <w:marRight w:val="0"/>
      <w:marTop w:val="0"/>
      <w:marBottom w:val="0"/>
      <w:divBdr>
        <w:top w:val="none" w:sz="0" w:space="0" w:color="auto"/>
        <w:left w:val="none" w:sz="0" w:space="0" w:color="auto"/>
        <w:bottom w:val="none" w:sz="0" w:space="0" w:color="auto"/>
        <w:right w:val="none" w:sz="0" w:space="0" w:color="auto"/>
      </w:divBdr>
    </w:div>
    <w:div w:id="1685859138">
      <w:bodyDiv w:val="1"/>
      <w:marLeft w:val="0"/>
      <w:marRight w:val="0"/>
      <w:marTop w:val="0"/>
      <w:marBottom w:val="0"/>
      <w:divBdr>
        <w:top w:val="none" w:sz="0" w:space="0" w:color="auto"/>
        <w:left w:val="none" w:sz="0" w:space="0" w:color="auto"/>
        <w:bottom w:val="none" w:sz="0" w:space="0" w:color="auto"/>
        <w:right w:val="none" w:sz="0" w:space="0" w:color="auto"/>
      </w:divBdr>
    </w:div>
    <w:div w:id="1741825075">
      <w:bodyDiv w:val="1"/>
      <w:marLeft w:val="0"/>
      <w:marRight w:val="0"/>
      <w:marTop w:val="0"/>
      <w:marBottom w:val="0"/>
      <w:divBdr>
        <w:top w:val="none" w:sz="0" w:space="0" w:color="auto"/>
        <w:left w:val="none" w:sz="0" w:space="0" w:color="auto"/>
        <w:bottom w:val="none" w:sz="0" w:space="0" w:color="auto"/>
        <w:right w:val="none" w:sz="0" w:space="0" w:color="auto"/>
      </w:divBdr>
      <w:divsChild>
        <w:div w:id="256065710">
          <w:marLeft w:val="0"/>
          <w:marRight w:val="0"/>
          <w:marTop w:val="0"/>
          <w:marBottom w:val="0"/>
          <w:divBdr>
            <w:top w:val="none" w:sz="0" w:space="0" w:color="auto"/>
            <w:left w:val="none" w:sz="0" w:space="0" w:color="auto"/>
            <w:bottom w:val="none" w:sz="0" w:space="0" w:color="auto"/>
            <w:right w:val="none" w:sz="0" w:space="0" w:color="auto"/>
          </w:divBdr>
        </w:div>
      </w:divsChild>
    </w:div>
    <w:div w:id="1764254245">
      <w:bodyDiv w:val="1"/>
      <w:marLeft w:val="0"/>
      <w:marRight w:val="0"/>
      <w:marTop w:val="0"/>
      <w:marBottom w:val="0"/>
      <w:divBdr>
        <w:top w:val="none" w:sz="0" w:space="0" w:color="auto"/>
        <w:left w:val="none" w:sz="0" w:space="0" w:color="auto"/>
        <w:bottom w:val="none" w:sz="0" w:space="0" w:color="auto"/>
        <w:right w:val="none" w:sz="0" w:space="0" w:color="auto"/>
      </w:divBdr>
    </w:div>
    <w:div w:id="1827940791">
      <w:bodyDiv w:val="1"/>
      <w:marLeft w:val="0"/>
      <w:marRight w:val="0"/>
      <w:marTop w:val="0"/>
      <w:marBottom w:val="0"/>
      <w:divBdr>
        <w:top w:val="none" w:sz="0" w:space="0" w:color="auto"/>
        <w:left w:val="none" w:sz="0" w:space="0" w:color="auto"/>
        <w:bottom w:val="none" w:sz="0" w:space="0" w:color="auto"/>
        <w:right w:val="none" w:sz="0" w:space="0" w:color="auto"/>
      </w:divBdr>
      <w:divsChild>
        <w:div w:id="353074124">
          <w:marLeft w:val="0"/>
          <w:marRight w:val="0"/>
          <w:marTop w:val="0"/>
          <w:marBottom w:val="0"/>
          <w:divBdr>
            <w:top w:val="none" w:sz="0" w:space="0" w:color="auto"/>
            <w:left w:val="none" w:sz="0" w:space="0" w:color="auto"/>
            <w:bottom w:val="none" w:sz="0" w:space="0" w:color="auto"/>
            <w:right w:val="none" w:sz="0" w:space="0" w:color="auto"/>
          </w:divBdr>
        </w:div>
      </w:divsChild>
    </w:div>
    <w:div w:id="1829520732">
      <w:bodyDiv w:val="1"/>
      <w:marLeft w:val="0"/>
      <w:marRight w:val="0"/>
      <w:marTop w:val="0"/>
      <w:marBottom w:val="0"/>
      <w:divBdr>
        <w:top w:val="none" w:sz="0" w:space="0" w:color="auto"/>
        <w:left w:val="none" w:sz="0" w:space="0" w:color="auto"/>
        <w:bottom w:val="none" w:sz="0" w:space="0" w:color="auto"/>
        <w:right w:val="none" w:sz="0" w:space="0" w:color="auto"/>
      </w:divBdr>
      <w:divsChild>
        <w:div w:id="2037735599">
          <w:marLeft w:val="0"/>
          <w:marRight w:val="0"/>
          <w:marTop w:val="0"/>
          <w:marBottom w:val="0"/>
          <w:divBdr>
            <w:top w:val="none" w:sz="0" w:space="0" w:color="auto"/>
            <w:left w:val="none" w:sz="0" w:space="0" w:color="auto"/>
            <w:bottom w:val="none" w:sz="0" w:space="0" w:color="auto"/>
            <w:right w:val="none" w:sz="0" w:space="0" w:color="auto"/>
          </w:divBdr>
        </w:div>
        <w:div w:id="987441155">
          <w:marLeft w:val="0"/>
          <w:marRight w:val="0"/>
          <w:marTop w:val="0"/>
          <w:marBottom w:val="0"/>
          <w:divBdr>
            <w:top w:val="none" w:sz="0" w:space="0" w:color="auto"/>
            <w:left w:val="none" w:sz="0" w:space="0" w:color="auto"/>
            <w:bottom w:val="none" w:sz="0" w:space="0" w:color="auto"/>
            <w:right w:val="none" w:sz="0" w:space="0" w:color="auto"/>
          </w:divBdr>
        </w:div>
        <w:div w:id="73868122">
          <w:marLeft w:val="0"/>
          <w:marRight w:val="0"/>
          <w:marTop w:val="0"/>
          <w:marBottom w:val="0"/>
          <w:divBdr>
            <w:top w:val="none" w:sz="0" w:space="0" w:color="auto"/>
            <w:left w:val="none" w:sz="0" w:space="0" w:color="auto"/>
            <w:bottom w:val="none" w:sz="0" w:space="0" w:color="auto"/>
            <w:right w:val="none" w:sz="0" w:space="0" w:color="auto"/>
          </w:divBdr>
        </w:div>
        <w:div w:id="1448625256">
          <w:marLeft w:val="0"/>
          <w:marRight w:val="0"/>
          <w:marTop w:val="0"/>
          <w:marBottom w:val="0"/>
          <w:divBdr>
            <w:top w:val="none" w:sz="0" w:space="0" w:color="auto"/>
            <w:left w:val="none" w:sz="0" w:space="0" w:color="auto"/>
            <w:bottom w:val="none" w:sz="0" w:space="0" w:color="auto"/>
            <w:right w:val="none" w:sz="0" w:space="0" w:color="auto"/>
          </w:divBdr>
        </w:div>
        <w:div w:id="1775394057">
          <w:marLeft w:val="0"/>
          <w:marRight w:val="0"/>
          <w:marTop w:val="0"/>
          <w:marBottom w:val="0"/>
          <w:divBdr>
            <w:top w:val="none" w:sz="0" w:space="0" w:color="auto"/>
            <w:left w:val="none" w:sz="0" w:space="0" w:color="auto"/>
            <w:bottom w:val="none" w:sz="0" w:space="0" w:color="auto"/>
            <w:right w:val="none" w:sz="0" w:space="0" w:color="auto"/>
          </w:divBdr>
        </w:div>
        <w:div w:id="942490471">
          <w:marLeft w:val="0"/>
          <w:marRight w:val="0"/>
          <w:marTop w:val="0"/>
          <w:marBottom w:val="0"/>
          <w:divBdr>
            <w:top w:val="none" w:sz="0" w:space="0" w:color="auto"/>
            <w:left w:val="none" w:sz="0" w:space="0" w:color="auto"/>
            <w:bottom w:val="none" w:sz="0" w:space="0" w:color="auto"/>
            <w:right w:val="none" w:sz="0" w:space="0" w:color="auto"/>
          </w:divBdr>
        </w:div>
        <w:div w:id="1434863341">
          <w:marLeft w:val="0"/>
          <w:marRight w:val="0"/>
          <w:marTop w:val="0"/>
          <w:marBottom w:val="0"/>
          <w:divBdr>
            <w:top w:val="none" w:sz="0" w:space="0" w:color="auto"/>
            <w:left w:val="none" w:sz="0" w:space="0" w:color="auto"/>
            <w:bottom w:val="none" w:sz="0" w:space="0" w:color="auto"/>
            <w:right w:val="none" w:sz="0" w:space="0" w:color="auto"/>
          </w:divBdr>
        </w:div>
        <w:div w:id="71437585">
          <w:marLeft w:val="0"/>
          <w:marRight w:val="0"/>
          <w:marTop w:val="0"/>
          <w:marBottom w:val="0"/>
          <w:divBdr>
            <w:top w:val="none" w:sz="0" w:space="0" w:color="auto"/>
            <w:left w:val="none" w:sz="0" w:space="0" w:color="auto"/>
            <w:bottom w:val="none" w:sz="0" w:space="0" w:color="auto"/>
            <w:right w:val="none" w:sz="0" w:space="0" w:color="auto"/>
          </w:divBdr>
        </w:div>
        <w:div w:id="1650860246">
          <w:marLeft w:val="0"/>
          <w:marRight w:val="0"/>
          <w:marTop w:val="0"/>
          <w:marBottom w:val="0"/>
          <w:divBdr>
            <w:top w:val="none" w:sz="0" w:space="0" w:color="auto"/>
            <w:left w:val="none" w:sz="0" w:space="0" w:color="auto"/>
            <w:bottom w:val="none" w:sz="0" w:space="0" w:color="auto"/>
            <w:right w:val="none" w:sz="0" w:space="0" w:color="auto"/>
          </w:divBdr>
        </w:div>
        <w:div w:id="900284639">
          <w:marLeft w:val="0"/>
          <w:marRight w:val="0"/>
          <w:marTop w:val="0"/>
          <w:marBottom w:val="0"/>
          <w:divBdr>
            <w:top w:val="none" w:sz="0" w:space="0" w:color="auto"/>
            <w:left w:val="none" w:sz="0" w:space="0" w:color="auto"/>
            <w:bottom w:val="none" w:sz="0" w:space="0" w:color="auto"/>
            <w:right w:val="none" w:sz="0" w:space="0" w:color="auto"/>
          </w:divBdr>
        </w:div>
        <w:div w:id="1125932046">
          <w:marLeft w:val="0"/>
          <w:marRight w:val="0"/>
          <w:marTop w:val="0"/>
          <w:marBottom w:val="0"/>
          <w:divBdr>
            <w:top w:val="none" w:sz="0" w:space="0" w:color="auto"/>
            <w:left w:val="none" w:sz="0" w:space="0" w:color="auto"/>
            <w:bottom w:val="none" w:sz="0" w:space="0" w:color="auto"/>
            <w:right w:val="none" w:sz="0" w:space="0" w:color="auto"/>
          </w:divBdr>
        </w:div>
        <w:div w:id="830877381">
          <w:marLeft w:val="0"/>
          <w:marRight w:val="0"/>
          <w:marTop w:val="0"/>
          <w:marBottom w:val="0"/>
          <w:divBdr>
            <w:top w:val="none" w:sz="0" w:space="0" w:color="auto"/>
            <w:left w:val="none" w:sz="0" w:space="0" w:color="auto"/>
            <w:bottom w:val="none" w:sz="0" w:space="0" w:color="auto"/>
            <w:right w:val="none" w:sz="0" w:space="0" w:color="auto"/>
          </w:divBdr>
        </w:div>
        <w:div w:id="1585991135">
          <w:marLeft w:val="0"/>
          <w:marRight w:val="0"/>
          <w:marTop w:val="0"/>
          <w:marBottom w:val="0"/>
          <w:divBdr>
            <w:top w:val="none" w:sz="0" w:space="0" w:color="auto"/>
            <w:left w:val="none" w:sz="0" w:space="0" w:color="auto"/>
            <w:bottom w:val="none" w:sz="0" w:space="0" w:color="auto"/>
            <w:right w:val="none" w:sz="0" w:space="0" w:color="auto"/>
          </w:divBdr>
        </w:div>
        <w:div w:id="1998537612">
          <w:marLeft w:val="0"/>
          <w:marRight w:val="0"/>
          <w:marTop w:val="0"/>
          <w:marBottom w:val="0"/>
          <w:divBdr>
            <w:top w:val="none" w:sz="0" w:space="0" w:color="auto"/>
            <w:left w:val="none" w:sz="0" w:space="0" w:color="auto"/>
            <w:bottom w:val="none" w:sz="0" w:space="0" w:color="auto"/>
            <w:right w:val="none" w:sz="0" w:space="0" w:color="auto"/>
          </w:divBdr>
        </w:div>
        <w:div w:id="1866677386">
          <w:marLeft w:val="0"/>
          <w:marRight w:val="0"/>
          <w:marTop w:val="0"/>
          <w:marBottom w:val="0"/>
          <w:divBdr>
            <w:top w:val="none" w:sz="0" w:space="0" w:color="auto"/>
            <w:left w:val="none" w:sz="0" w:space="0" w:color="auto"/>
            <w:bottom w:val="none" w:sz="0" w:space="0" w:color="auto"/>
            <w:right w:val="none" w:sz="0" w:space="0" w:color="auto"/>
          </w:divBdr>
        </w:div>
        <w:div w:id="353850842">
          <w:marLeft w:val="0"/>
          <w:marRight w:val="0"/>
          <w:marTop w:val="0"/>
          <w:marBottom w:val="0"/>
          <w:divBdr>
            <w:top w:val="none" w:sz="0" w:space="0" w:color="auto"/>
            <w:left w:val="none" w:sz="0" w:space="0" w:color="auto"/>
            <w:bottom w:val="none" w:sz="0" w:space="0" w:color="auto"/>
            <w:right w:val="none" w:sz="0" w:space="0" w:color="auto"/>
          </w:divBdr>
        </w:div>
        <w:div w:id="827090415">
          <w:marLeft w:val="0"/>
          <w:marRight w:val="0"/>
          <w:marTop w:val="0"/>
          <w:marBottom w:val="0"/>
          <w:divBdr>
            <w:top w:val="none" w:sz="0" w:space="0" w:color="auto"/>
            <w:left w:val="none" w:sz="0" w:space="0" w:color="auto"/>
            <w:bottom w:val="none" w:sz="0" w:space="0" w:color="auto"/>
            <w:right w:val="none" w:sz="0" w:space="0" w:color="auto"/>
          </w:divBdr>
        </w:div>
        <w:div w:id="609819821">
          <w:marLeft w:val="0"/>
          <w:marRight w:val="0"/>
          <w:marTop w:val="0"/>
          <w:marBottom w:val="0"/>
          <w:divBdr>
            <w:top w:val="none" w:sz="0" w:space="0" w:color="auto"/>
            <w:left w:val="none" w:sz="0" w:space="0" w:color="auto"/>
            <w:bottom w:val="none" w:sz="0" w:space="0" w:color="auto"/>
            <w:right w:val="none" w:sz="0" w:space="0" w:color="auto"/>
          </w:divBdr>
        </w:div>
        <w:div w:id="378943450">
          <w:marLeft w:val="0"/>
          <w:marRight w:val="0"/>
          <w:marTop w:val="0"/>
          <w:marBottom w:val="0"/>
          <w:divBdr>
            <w:top w:val="none" w:sz="0" w:space="0" w:color="auto"/>
            <w:left w:val="none" w:sz="0" w:space="0" w:color="auto"/>
            <w:bottom w:val="none" w:sz="0" w:space="0" w:color="auto"/>
            <w:right w:val="none" w:sz="0" w:space="0" w:color="auto"/>
          </w:divBdr>
        </w:div>
        <w:div w:id="1157768834">
          <w:marLeft w:val="0"/>
          <w:marRight w:val="0"/>
          <w:marTop w:val="0"/>
          <w:marBottom w:val="0"/>
          <w:divBdr>
            <w:top w:val="none" w:sz="0" w:space="0" w:color="auto"/>
            <w:left w:val="none" w:sz="0" w:space="0" w:color="auto"/>
            <w:bottom w:val="none" w:sz="0" w:space="0" w:color="auto"/>
            <w:right w:val="none" w:sz="0" w:space="0" w:color="auto"/>
          </w:divBdr>
        </w:div>
        <w:div w:id="1310358829">
          <w:marLeft w:val="0"/>
          <w:marRight w:val="0"/>
          <w:marTop w:val="0"/>
          <w:marBottom w:val="0"/>
          <w:divBdr>
            <w:top w:val="none" w:sz="0" w:space="0" w:color="auto"/>
            <w:left w:val="none" w:sz="0" w:space="0" w:color="auto"/>
            <w:bottom w:val="none" w:sz="0" w:space="0" w:color="auto"/>
            <w:right w:val="none" w:sz="0" w:space="0" w:color="auto"/>
          </w:divBdr>
        </w:div>
        <w:div w:id="1177038450">
          <w:marLeft w:val="0"/>
          <w:marRight w:val="0"/>
          <w:marTop w:val="0"/>
          <w:marBottom w:val="0"/>
          <w:divBdr>
            <w:top w:val="none" w:sz="0" w:space="0" w:color="auto"/>
            <w:left w:val="none" w:sz="0" w:space="0" w:color="auto"/>
            <w:bottom w:val="none" w:sz="0" w:space="0" w:color="auto"/>
            <w:right w:val="none" w:sz="0" w:space="0" w:color="auto"/>
          </w:divBdr>
        </w:div>
        <w:div w:id="1691419769">
          <w:marLeft w:val="0"/>
          <w:marRight w:val="0"/>
          <w:marTop w:val="0"/>
          <w:marBottom w:val="0"/>
          <w:divBdr>
            <w:top w:val="none" w:sz="0" w:space="0" w:color="auto"/>
            <w:left w:val="none" w:sz="0" w:space="0" w:color="auto"/>
            <w:bottom w:val="none" w:sz="0" w:space="0" w:color="auto"/>
            <w:right w:val="none" w:sz="0" w:space="0" w:color="auto"/>
          </w:divBdr>
        </w:div>
        <w:div w:id="546259241">
          <w:marLeft w:val="0"/>
          <w:marRight w:val="0"/>
          <w:marTop w:val="0"/>
          <w:marBottom w:val="0"/>
          <w:divBdr>
            <w:top w:val="none" w:sz="0" w:space="0" w:color="auto"/>
            <w:left w:val="none" w:sz="0" w:space="0" w:color="auto"/>
            <w:bottom w:val="none" w:sz="0" w:space="0" w:color="auto"/>
            <w:right w:val="none" w:sz="0" w:space="0" w:color="auto"/>
          </w:divBdr>
        </w:div>
        <w:div w:id="1602496469">
          <w:marLeft w:val="0"/>
          <w:marRight w:val="0"/>
          <w:marTop w:val="0"/>
          <w:marBottom w:val="0"/>
          <w:divBdr>
            <w:top w:val="none" w:sz="0" w:space="0" w:color="auto"/>
            <w:left w:val="none" w:sz="0" w:space="0" w:color="auto"/>
            <w:bottom w:val="none" w:sz="0" w:space="0" w:color="auto"/>
            <w:right w:val="none" w:sz="0" w:space="0" w:color="auto"/>
          </w:divBdr>
        </w:div>
        <w:div w:id="875123851">
          <w:marLeft w:val="0"/>
          <w:marRight w:val="0"/>
          <w:marTop w:val="0"/>
          <w:marBottom w:val="0"/>
          <w:divBdr>
            <w:top w:val="none" w:sz="0" w:space="0" w:color="auto"/>
            <w:left w:val="none" w:sz="0" w:space="0" w:color="auto"/>
            <w:bottom w:val="none" w:sz="0" w:space="0" w:color="auto"/>
            <w:right w:val="none" w:sz="0" w:space="0" w:color="auto"/>
          </w:divBdr>
        </w:div>
      </w:divsChild>
    </w:div>
    <w:div w:id="1838762304">
      <w:bodyDiv w:val="1"/>
      <w:marLeft w:val="0"/>
      <w:marRight w:val="0"/>
      <w:marTop w:val="0"/>
      <w:marBottom w:val="0"/>
      <w:divBdr>
        <w:top w:val="none" w:sz="0" w:space="0" w:color="auto"/>
        <w:left w:val="none" w:sz="0" w:space="0" w:color="auto"/>
        <w:bottom w:val="none" w:sz="0" w:space="0" w:color="auto"/>
        <w:right w:val="none" w:sz="0" w:space="0" w:color="auto"/>
      </w:divBdr>
    </w:div>
    <w:div w:id="1860854206">
      <w:bodyDiv w:val="1"/>
      <w:marLeft w:val="0"/>
      <w:marRight w:val="0"/>
      <w:marTop w:val="0"/>
      <w:marBottom w:val="0"/>
      <w:divBdr>
        <w:top w:val="none" w:sz="0" w:space="0" w:color="auto"/>
        <w:left w:val="none" w:sz="0" w:space="0" w:color="auto"/>
        <w:bottom w:val="none" w:sz="0" w:space="0" w:color="auto"/>
        <w:right w:val="none" w:sz="0" w:space="0" w:color="auto"/>
      </w:divBdr>
    </w:div>
    <w:div w:id="1867139648">
      <w:bodyDiv w:val="1"/>
      <w:marLeft w:val="0"/>
      <w:marRight w:val="0"/>
      <w:marTop w:val="0"/>
      <w:marBottom w:val="0"/>
      <w:divBdr>
        <w:top w:val="none" w:sz="0" w:space="0" w:color="auto"/>
        <w:left w:val="none" w:sz="0" w:space="0" w:color="auto"/>
        <w:bottom w:val="none" w:sz="0" w:space="0" w:color="auto"/>
        <w:right w:val="none" w:sz="0" w:space="0" w:color="auto"/>
      </w:divBdr>
    </w:div>
    <w:div w:id="1872525487">
      <w:bodyDiv w:val="1"/>
      <w:marLeft w:val="0"/>
      <w:marRight w:val="0"/>
      <w:marTop w:val="0"/>
      <w:marBottom w:val="0"/>
      <w:divBdr>
        <w:top w:val="none" w:sz="0" w:space="0" w:color="auto"/>
        <w:left w:val="none" w:sz="0" w:space="0" w:color="auto"/>
        <w:bottom w:val="none" w:sz="0" w:space="0" w:color="auto"/>
        <w:right w:val="none" w:sz="0" w:space="0" w:color="auto"/>
      </w:divBdr>
    </w:div>
    <w:div w:id="1919514086">
      <w:bodyDiv w:val="1"/>
      <w:marLeft w:val="0"/>
      <w:marRight w:val="0"/>
      <w:marTop w:val="0"/>
      <w:marBottom w:val="0"/>
      <w:divBdr>
        <w:top w:val="none" w:sz="0" w:space="0" w:color="auto"/>
        <w:left w:val="none" w:sz="0" w:space="0" w:color="auto"/>
        <w:bottom w:val="none" w:sz="0" w:space="0" w:color="auto"/>
        <w:right w:val="none" w:sz="0" w:space="0" w:color="auto"/>
      </w:divBdr>
    </w:div>
    <w:div w:id="1923175864">
      <w:bodyDiv w:val="1"/>
      <w:marLeft w:val="0"/>
      <w:marRight w:val="0"/>
      <w:marTop w:val="0"/>
      <w:marBottom w:val="0"/>
      <w:divBdr>
        <w:top w:val="none" w:sz="0" w:space="0" w:color="auto"/>
        <w:left w:val="none" w:sz="0" w:space="0" w:color="auto"/>
        <w:bottom w:val="none" w:sz="0" w:space="0" w:color="auto"/>
        <w:right w:val="none" w:sz="0" w:space="0" w:color="auto"/>
      </w:divBdr>
    </w:div>
    <w:div w:id="1928269289">
      <w:bodyDiv w:val="1"/>
      <w:marLeft w:val="0"/>
      <w:marRight w:val="0"/>
      <w:marTop w:val="0"/>
      <w:marBottom w:val="0"/>
      <w:divBdr>
        <w:top w:val="none" w:sz="0" w:space="0" w:color="auto"/>
        <w:left w:val="none" w:sz="0" w:space="0" w:color="auto"/>
        <w:bottom w:val="none" w:sz="0" w:space="0" w:color="auto"/>
        <w:right w:val="none" w:sz="0" w:space="0" w:color="auto"/>
      </w:divBdr>
    </w:div>
    <w:div w:id="1943610756">
      <w:bodyDiv w:val="1"/>
      <w:marLeft w:val="0"/>
      <w:marRight w:val="0"/>
      <w:marTop w:val="0"/>
      <w:marBottom w:val="0"/>
      <w:divBdr>
        <w:top w:val="none" w:sz="0" w:space="0" w:color="auto"/>
        <w:left w:val="none" w:sz="0" w:space="0" w:color="auto"/>
        <w:bottom w:val="none" w:sz="0" w:space="0" w:color="auto"/>
        <w:right w:val="none" w:sz="0" w:space="0" w:color="auto"/>
      </w:divBdr>
    </w:div>
    <w:div w:id="1950813608">
      <w:bodyDiv w:val="1"/>
      <w:marLeft w:val="0"/>
      <w:marRight w:val="0"/>
      <w:marTop w:val="0"/>
      <w:marBottom w:val="0"/>
      <w:divBdr>
        <w:top w:val="none" w:sz="0" w:space="0" w:color="auto"/>
        <w:left w:val="none" w:sz="0" w:space="0" w:color="auto"/>
        <w:bottom w:val="none" w:sz="0" w:space="0" w:color="auto"/>
        <w:right w:val="none" w:sz="0" w:space="0" w:color="auto"/>
      </w:divBdr>
    </w:div>
    <w:div w:id="1969967396">
      <w:bodyDiv w:val="1"/>
      <w:marLeft w:val="0"/>
      <w:marRight w:val="0"/>
      <w:marTop w:val="0"/>
      <w:marBottom w:val="0"/>
      <w:divBdr>
        <w:top w:val="none" w:sz="0" w:space="0" w:color="auto"/>
        <w:left w:val="none" w:sz="0" w:space="0" w:color="auto"/>
        <w:bottom w:val="none" w:sz="0" w:space="0" w:color="auto"/>
        <w:right w:val="none" w:sz="0" w:space="0" w:color="auto"/>
      </w:divBdr>
    </w:div>
    <w:div w:id="1984193418">
      <w:bodyDiv w:val="1"/>
      <w:marLeft w:val="0"/>
      <w:marRight w:val="0"/>
      <w:marTop w:val="0"/>
      <w:marBottom w:val="0"/>
      <w:divBdr>
        <w:top w:val="none" w:sz="0" w:space="0" w:color="auto"/>
        <w:left w:val="none" w:sz="0" w:space="0" w:color="auto"/>
        <w:bottom w:val="none" w:sz="0" w:space="0" w:color="auto"/>
        <w:right w:val="none" w:sz="0" w:space="0" w:color="auto"/>
      </w:divBdr>
    </w:div>
    <w:div w:id="1999454687">
      <w:bodyDiv w:val="1"/>
      <w:marLeft w:val="0"/>
      <w:marRight w:val="0"/>
      <w:marTop w:val="0"/>
      <w:marBottom w:val="0"/>
      <w:divBdr>
        <w:top w:val="none" w:sz="0" w:space="0" w:color="auto"/>
        <w:left w:val="none" w:sz="0" w:space="0" w:color="auto"/>
        <w:bottom w:val="none" w:sz="0" w:space="0" w:color="auto"/>
        <w:right w:val="none" w:sz="0" w:space="0" w:color="auto"/>
      </w:divBdr>
    </w:div>
    <w:div w:id="2024747672">
      <w:bodyDiv w:val="1"/>
      <w:marLeft w:val="0"/>
      <w:marRight w:val="0"/>
      <w:marTop w:val="0"/>
      <w:marBottom w:val="0"/>
      <w:divBdr>
        <w:top w:val="none" w:sz="0" w:space="0" w:color="auto"/>
        <w:left w:val="none" w:sz="0" w:space="0" w:color="auto"/>
        <w:bottom w:val="none" w:sz="0" w:space="0" w:color="auto"/>
        <w:right w:val="none" w:sz="0" w:space="0" w:color="auto"/>
      </w:divBdr>
      <w:divsChild>
        <w:div w:id="1134756026">
          <w:marLeft w:val="0"/>
          <w:marRight w:val="0"/>
          <w:marTop w:val="0"/>
          <w:marBottom w:val="0"/>
          <w:divBdr>
            <w:top w:val="none" w:sz="0" w:space="0" w:color="auto"/>
            <w:left w:val="none" w:sz="0" w:space="0" w:color="auto"/>
            <w:bottom w:val="none" w:sz="0" w:space="0" w:color="auto"/>
            <w:right w:val="none" w:sz="0" w:space="0" w:color="auto"/>
          </w:divBdr>
        </w:div>
      </w:divsChild>
    </w:div>
    <w:div w:id="2038463186">
      <w:bodyDiv w:val="1"/>
      <w:marLeft w:val="0"/>
      <w:marRight w:val="0"/>
      <w:marTop w:val="0"/>
      <w:marBottom w:val="0"/>
      <w:divBdr>
        <w:top w:val="none" w:sz="0" w:space="0" w:color="auto"/>
        <w:left w:val="none" w:sz="0" w:space="0" w:color="auto"/>
        <w:bottom w:val="none" w:sz="0" w:space="0" w:color="auto"/>
        <w:right w:val="none" w:sz="0" w:space="0" w:color="auto"/>
      </w:divBdr>
    </w:div>
    <w:div w:id="2060935506">
      <w:bodyDiv w:val="1"/>
      <w:marLeft w:val="0"/>
      <w:marRight w:val="0"/>
      <w:marTop w:val="0"/>
      <w:marBottom w:val="0"/>
      <w:divBdr>
        <w:top w:val="none" w:sz="0" w:space="0" w:color="auto"/>
        <w:left w:val="none" w:sz="0" w:space="0" w:color="auto"/>
        <w:bottom w:val="none" w:sz="0" w:space="0" w:color="auto"/>
        <w:right w:val="none" w:sz="0" w:space="0" w:color="auto"/>
      </w:divBdr>
    </w:div>
    <w:div w:id="2064671229">
      <w:bodyDiv w:val="1"/>
      <w:marLeft w:val="0"/>
      <w:marRight w:val="0"/>
      <w:marTop w:val="0"/>
      <w:marBottom w:val="0"/>
      <w:divBdr>
        <w:top w:val="none" w:sz="0" w:space="0" w:color="auto"/>
        <w:left w:val="none" w:sz="0" w:space="0" w:color="auto"/>
        <w:bottom w:val="none" w:sz="0" w:space="0" w:color="auto"/>
        <w:right w:val="none" w:sz="0" w:space="0" w:color="auto"/>
      </w:divBdr>
    </w:div>
    <w:div w:id="2066298465">
      <w:bodyDiv w:val="1"/>
      <w:marLeft w:val="0"/>
      <w:marRight w:val="0"/>
      <w:marTop w:val="0"/>
      <w:marBottom w:val="0"/>
      <w:divBdr>
        <w:top w:val="none" w:sz="0" w:space="0" w:color="auto"/>
        <w:left w:val="none" w:sz="0" w:space="0" w:color="auto"/>
        <w:bottom w:val="none" w:sz="0" w:space="0" w:color="auto"/>
        <w:right w:val="none" w:sz="0" w:space="0" w:color="auto"/>
      </w:divBdr>
      <w:divsChild>
        <w:div w:id="549847110">
          <w:marLeft w:val="0"/>
          <w:marRight w:val="0"/>
          <w:marTop w:val="0"/>
          <w:marBottom w:val="0"/>
          <w:divBdr>
            <w:top w:val="none" w:sz="0" w:space="0" w:color="auto"/>
            <w:left w:val="none" w:sz="0" w:space="0" w:color="auto"/>
            <w:bottom w:val="none" w:sz="0" w:space="0" w:color="auto"/>
            <w:right w:val="none" w:sz="0" w:space="0" w:color="auto"/>
          </w:divBdr>
          <w:divsChild>
            <w:div w:id="192351350">
              <w:marLeft w:val="0"/>
              <w:marRight w:val="0"/>
              <w:marTop w:val="0"/>
              <w:marBottom w:val="0"/>
              <w:divBdr>
                <w:top w:val="none" w:sz="0" w:space="0" w:color="auto"/>
                <w:left w:val="none" w:sz="0" w:space="0" w:color="auto"/>
                <w:bottom w:val="none" w:sz="0" w:space="0" w:color="auto"/>
                <w:right w:val="none" w:sz="0" w:space="0" w:color="auto"/>
              </w:divBdr>
              <w:divsChild>
                <w:div w:id="89358158">
                  <w:marLeft w:val="0"/>
                  <w:marRight w:val="0"/>
                  <w:marTop w:val="0"/>
                  <w:marBottom w:val="0"/>
                  <w:divBdr>
                    <w:top w:val="none" w:sz="0" w:space="0" w:color="auto"/>
                    <w:left w:val="none" w:sz="0" w:space="0" w:color="auto"/>
                    <w:bottom w:val="none" w:sz="0" w:space="0" w:color="auto"/>
                    <w:right w:val="none" w:sz="0" w:space="0" w:color="auto"/>
                  </w:divBdr>
                  <w:divsChild>
                    <w:div w:id="657344000">
                      <w:marLeft w:val="0"/>
                      <w:marRight w:val="0"/>
                      <w:marTop w:val="0"/>
                      <w:marBottom w:val="0"/>
                      <w:divBdr>
                        <w:top w:val="none" w:sz="0" w:space="0" w:color="auto"/>
                        <w:left w:val="none" w:sz="0" w:space="0" w:color="auto"/>
                        <w:bottom w:val="none" w:sz="0" w:space="0" w:color="auto"/>
                        <w:right w:val="none" w:sz="0" w:space="0" w:color="auto"/>
                      </w:divBdr>
                      <w:divsChild>
                        <w:div w:id="918443298">
                          <w:marLeft w:val="0"/>
                          <w:marRight w:val="0"/>
                          <w:marTop w:val="0"/>
                          <w:marBottom w:val="0"/>
                          <w:divBdr>
                            <w:top w:val="none" w:sz="0" w:space="0" w:color="auto"/>
                            <w:left w:val="none" w:sz="0" w:space="0" w:color="auto"/>
                            <w:bottom w:val="none" w:sz="0" w:space="0" w:color="auto"/>
                            <w:right w:val="none" w:sz="0" w:space="0" w:color="auto"/>
                          </w:divBdr>
                          <w:divsChild>
                            <w:div w:id="1257906393">
                              <w:marLeft w:val="0"/>
                              <w:marRight w:val="0"/>
                              <w:marTop w:val="0"/>
                              <w:marBottom w:val="0"/>
                              <w:divBdr>
                                <w:top w:val="none" w:sz="0" w:space="0" w:color="auto"/>
                                <w:left w:val="none" w:sz="0" w:space="0" w:color="auto"/>
                                <w:bottom w:val="none" w:sz="0" w:space="0" w:color="auto"/>
                                <w:right w:val="none" w:sz="0" w:space="0" w:color="auto"/>
                              </w:divBdr>
                              <w:divsChild>
                                <w:div w:id="205248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0370165">
      <w:bodyDiv w:val="1"/>
      <w:marLeft w:val="0"/>
      <w:marRight w:val="0"/>
      <w:marTop w:val="0"/>
      <w:marBottom w:val="0"/>
      <w:divBdr>
        <w:top w:val="none" w:sz="0" w:space="0" w:color="auto"/>
        <w:left w:val="none" w:sz="0" w:space="0" w:color="auto"/>
        <w:bottom w:val="none" w:sz="0" w:space="0" w:color="auto"/>
        <w:right w:val="none" w:sz="0" w:space="0" w:color="auto"/>
      </w:divBdr>
    </w:div>
    <w:div w:id="2122913439">
      <w:bodyDiv w:val="1"/>
      <w:marLeft w:val="0"/>
      <w:marRight w:val="0"/>
      <w:marTop w:val="0"/>
      <w:marBottom w:val="0"/>
      <w:divBdr>
        <w:top w:val="none" w:sz="0" w:space="0" w:color="auto"/>
        <w:left w:val="none" w:sz="0" w:space="0" w:color="auto"/>
        <w:bottom w:val="none" w:sz="0" w:space="0" w:color="auto"/>
        <w:right w:val="none" w:sz="0" w:space="0" w:color="auto"/>
      </w:divBdr>
    </w:div>
    <w:div w:id="2137944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microsoft.com/office/2016/09/relationships/commentsIds" Target="commentsIds.xml"/><Relationship Id="rId26" Type="http://schemas.openxmlformats.org/officeDocument/2006/relationships/image" Target="media/image11.png"/><Relationship Id="rId39" Type="http://schemas.openxmlformats.org/officeDocument/2006/relationships/footer" Target="footer6.xml"/><Relationship Id="rId21" Type="http://schemas.openxmlformats.org/officeDocument/2006/relationships/image" Target="media/image6.jpeg"/><Relationship Id="rId34" Type="http://schemas.openxmlformats.org/officeDocument/2006/relationships/image" Target="media/image19.png"/><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5.png"/><Relationship Id="rId29" Type="http://schemas.openxmlformats.org/officeDocument/2006/relationships/image" Target="media/image14.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oter" Target="footer4.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2.jpeg"/><Relationship Id="rId19" Type="http://schemas.microsoft.com/office/2018/08/relationships/commentsExtensible" Target="commentsExtensible.xm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www.researchgate.net/profile/G-K-Devarakonda?_tp=eyJjb250ZXh0Ijp7ImZpcnN0UGFnZSI6InByb2ZpbGUiLCJwYWdlIjoicHVibGljYXRpb24ifX0"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footer" Target="footer3.xml"/><Relationship Id="rId17" Type="http://schemas.microsoft.com/office/2011/relationships/commentsExtended" Target="commentsExtended.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oter" Target="footer5.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Všeobecné"/>
          <w:gallery w:val="placeholder"/>
        </w:category>
        <w:types>
          <w:type w:val="bbPlcHdr"/>
        </w:types>
        <w:behaviors>
          <w:behavior w:val="content"/>
        </w:behaviors>
        <w:guid w:val="{41E059EB-EF5C-41F9-9EFB-B8B1AA880E6C}"/>
      </w:docPartPr>
      <w:docPartBody>
        <w:p w:rsidR="00963E75" w:rsidRDefault="0040386F">
          <w:r w:rsidRPr="00C31206">
            <w:rPr>
              <w:rStyle w:val="Zstupntext"/>
            </w:rPr>
            <w:t>Kliknite alebo ťuknite sem a zadajte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DokChampa">
    <w:charset w:val="DE"/>
    <w:family w:val="swiss"/>
    <w:pitch w:val="variable"/>
    <w:sig w:usb0="83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386F"/>
    <w:rsid w:val="00014E38"/>
    <w:rsid w:val="00085669"/>
    <w:rsid w:val="000C479A"/>
    <w:rsid w:val="00115CCE"/>
    <w:rsid w:val="001920A3"/>
    <w:rsid w:val="001A38F2"/>
    <w:rsid w:val="001D69AA"/>
    <w:rsid w:val="00203CE1"/>
    <w:rsid w:val="00255F85"/>
    <w:rsid w:val="0040386F"/>
    <w:rsid w:val="004556D4"/>
    <w:rsid w:val="00615A92"/>
    <w:rsid w:val="00694C81"/>
    <w:rsid w:val="006953EC"/>
    <w:rsid w:val="00725274"/>
    <w:rsid w:val="00766744"/>
    <w:rsid w:val="00885CF9"/>
    <w:rsid w:val="008E56A7"/>
    <w:rsid w:val="00951DDB"/>
    <w:rsid w:val="00963E75"/>
    <w:rsid w:val="009F66A8"/>
    <w:rsid w:val="00A677DD"/>
    <w:rsid w:val="00AD0643"/>
    <w:rsid w:val="00B64562"/>
    <w:rsid w:val="00C667C9"/>
    <w:rsid w:val="00CB0AE3"/>
    <w:rsid w:val="00CC6343"/>
    <w:rsid w:val="00DA773F"/>
    <w:rsid w:val="00DD1D7B"/>
    <w:rsid w:val="00E746F8"/>
    <w:rsid w:val="00E83847"/>
    <w:rsid w:val="00F30A6B"/>
    <w:rsid w:val="00FB2AEB"/>
    <w:rsid w:val="00FB39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Zstupntext">
    <w:name w:val="Placeholder Text"/>
    <w:basedOn w:val="Predvolenpsmoodseku"/>
    <w:uiPriority w:val="99"/>
    <w:semiHidden/>
    <w:rsid w:val="001D69A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461FF14-ED59-4885-B491-4B3B1F05181A}">
  <we:reference id="wa104382081" version="1.46.0.0" store="en-001" storeType="OMEX"/>
  <we:alternateReferences>
    <we:reference id="WA104382081" version="1.46.0.0" store="" storeType="OMEX"/>
  </we:alternateReferences>
  <we:properties>
    <we:property name="MENDELEY_CITATIONS" value="[{&quot;citationID&quot;:&quot;MENDELEY_CITATION_c9f51ec6-23d6-404e-94a2-1f25b8827a0d&quot;,&quot;properties&quot;:{&quot;noteIndex&quot;:0},&quot;isEdited&quot;:false,&quot;manualOverride&quot;:{&quot;isManuallyOverridden&quot;:true,&quot;citeprocText&quot;:&quot;(Statcounter, 2023; Chaffey Dave, 2023; Chen a Zhai, 2023; Block a Morwitz, 1999; Katuk Norliza et al., 2019a; Schmidt, 2012; Bellini a Aiolfi, 2017; Katuk Norliza et al., 2019b; Schopfer Sandro a Keller Thorben, 2014; PYMNTS, 2019; Statista, 2020; Aiolfi et al., 2022; Harsha Jayawilal a Premeratne, 2017; Rakestraw Thomas L. et al., 2013; Jobe, 2013; Li et al., 2022; Khan Jamil a Shahzad Sara, 2015; Brahler Stefan, 2010; Curry David, 2023; Krishna Sundara a Devarakonda Mohan, 2015; Rajinder Singh, 2014; Hall Mark a Hosch William, 2023; Li et al., 2017; Thomas a Garland, 2004; Adaji et al., 2018; Heinrichs et al., 2011; Ahn et al., 2015; Jain Roshni, 2018; DeSimone Deanna, 2017; López et al., 2017)&quot;,&quot;manualOverrideText&quot;:&quot;&quot;},&quot;citationItems&quot;:[{&quot;id&quot;:&quot;a438f210-56a9-3fe3-894d-e331f187961e&quot;,&quot;itemData&quot;:{&quot;type&quot;:&quot;webpage&quot;,&quot;id&quot;:&quot;a438f210-56a9-3fe3-894d-e331f187961e&quot;,&quot;title&quot;:&quot;Desktop vs Mobile vs Tablet Market Share Worldwide&quot;,&quot;author&quot;:[{&quot;family&quot;:&quot;Statcounter&quot;,&quot;given&quot;:&quot;&quot;,&quot;parse-names&quot;:false,&quot;dropping-particle&quot;:&quot;&quot;,&quot;non-dropping-particle&quot;:&quot;&quot;}],&quot;accessed&quot;:{&quot;date-parts&quot;:[[2023,11,19]]},&quot;URL&quot;:&quot;https://gs.statcounter.com/platform-market-share/desktop-mobile-tablet&quot;,&quot;issued&quot;:{&quot;date-parts&quot;:[[2023]]},&quot;container-title-short&quot;:&quot;&quot;},&quot;isTemporary&quot;:false},{&quot;id&quot;:&quot;733a86f9-b2c4-3f65-ab7e-ea5d4b190e18&quot;,&quot;itemData&quot;:{&quot;type&quot;:&quot;webpage&quot;,&quot;id&quot;:&quot;733a86f9-b2c4-3f65-ab7e-ea5d4b190e18&quot;,&quot;title&quot;:&quot;Mobile marketing statistics compilation 2023&quot;,&quot;author&quot;:[{&quot;family&quot;:&quot;Chaffey Dave&quot;,&quot;given&quot;:&quot;&quot;,&quot;parse-names&quot;:false,&quot;dropping-particle&quot;:&quot;&quot;,&quot;non-dropping-particle&quot;:&quot;&quot;}],&quot;accessed&quot;:{&quot;date-parts&quot;:[[2023,11,19]]},&quot;URL&quot;:&quot;https://www.smartinsights.com/mobile-marketing/mobile-marketing-analytics/mobile-marketing-statistics/&quot;,&quot;issued&quot;:{&quot;date-parts&quot;:[[2023,2,27]]},&quot;container-title-short&quot;:&quot;&quot;},&quot;isTemporary&quot;:false},{&quot;id&quot;:&quot;8708120b-7eb4-3a75-899d-ae7cf5722881&quot;,&quot;itemData&quot;:{&quot;type&quot;:&quot;article-journal&quot;,&quot;id&quot;:&quot;8708120b-7eb4-3a75-899d-ae7cf5722881&quot;,&quot;title&quot;:&quot;The Effects of Information Layout, Display Mode, and Gender Difference on the User Interface Design of Mobile Shopping Applications&quot;,&quot;author&quot;:[{&quot;family&quot;:&quot;Chen&quot;,&quot;given&quot;:&quot;Chien-Hsiung&quot;,&quot;parse-names&quot;:false,&quot;dropping-particle&quot;:&quot;&quot;,&quot;non-dropping-particle&quot;:&quot;&quot;},{&quot;family&quot;:&quot;Zhai&quot;,&quot;given&quot;:&quot;Weimin&quot;,&quot;parse-names&quot;:false,&quot;dropping-particle&quot;:&quot;&quot;,&quot;non-dropping-particle&quot;:&quot;&quot;}],&quot;container-title&quot;:&quot;IEEE Access&quot;,&quot;DOI&quot;:&quot;10.1109/ACCESS.2023.3274575&quot;,&quot;ISSN&quot;:&quot;2169-3536&quot;,&quot;issued&quot;:{&quot;date-parts&quot;:[[2023]]},&quot;page&quot;:&quot;47024-47039&quot;,&quot;volume&quot;:&quot;11&quot;,&quot;container-title-short&quot;:&quot;&quot;},&quot;isTemporary&quot;:false},{&quot;id&quot;:&quot;3dd5ee91-5f4e-32d2-8c4b-f0281990f9f0&quot;,&quot;itemData&quot;:{&quot;type&quot;:&quot;article-journal&quot;,&quot;id&quot;:&quot;3dd5ee91-5f4e-32d2-8c4b-f0281990f9f0&quot;,&quot;title&quot;:&quot;Shopping Lists as an External Memory Aid for Grocery Shopping: Influences on List Writing and List Fulfillment&quot;,&quot;author&quot;:[{&quot;family&quot;:&quot;Block&quot;,&quot;given&quot;:&quot;Lauren G.&quot;,&quot;parse-names&quot;:false,&quot;dropping-particle&quot;:&quot;&quot;,&quot;non-dropping-particle&quot;:&quot;&quot;},{&quot;family&quot;:&quot;Morwitz&quot;,&quot;given&quot;:&quot;Vicki G.&quot;,&quot;parse-names&quot;:false,&quot;dropping-particle&quot;:&quot;&quot;,&quot;non-dropping-particle&quot;:&quot;&quot;}],&quot;container-title&quot;:&quot;Journal of Consumer Psychology&quot;,&quot;DOI&quot;:&quot;10.1207/s15327663jcp0804_01&quot;,&quot;ISSN&quot;:&quot;1057-7408&quot;,&quot;issued&quot;:{&quot;date-parts&quot;:[[1999,1,25]]},&quot;page&quot;:&quot;343-375&quot;,&quot;abstract&quot;:&quot;&lt;p&gt;We explore the use of shopping lists as an external memory aid to consumers’ grocery shopping by examining the factors that influence the content of consumers’ shopping lists and the effectiveness of shopping lists as external memory aids. We analyze the shopping lists and actual purchase behavior of a panel of consumers during multiple grocery shopping trips conducted over a 2‐month period. Our results indicate that consumers record on their lists approximately 40% of the items they ultimately purchase. Consistent with the external memory literature, we find that consumers write items on their shopping lists for which there are financial incentives to remember (e.g., manufacturers’ coupons), need‐based incentives to remember (e.g., the product is frequently used), and schema‐based advantages to remember (e.g., items purchased on fill‐in trips). More than 80% of the items written on the shopping list were actually purchased. Thus, shopping lists appear to be an effective external memory storage device for grocery purchasing. We discuss these and other findings in relation to the literatures on external memory and planned versus unplanned purchasing.&lt;/p&gt;&quot;,&quot;issue&quot;:&quot;4&quot;,&quot;volume&quot;:&quot;8&quot;,&quot;container-title-short&quot;:&quot;&quot;},&quot;isTemporary&quot;:false},{&quot;id&quot;:&quot;1469042a-b14c-3926-a41d-ff79f3b8d639&quot;,&quot;itemData&quot;:{&quot;type&quot;:&quot;article-journal&quot;,&quot;id&quot;:&quot;1469042a-b14c-3926-a41d-ff79f3b8d639&quot;,&quot;title&quot;:&quot;Design and Development of Smart List: A Mobile App for Creating and Managing Grocery Lists&quot;,&quot;author&quot;:[{&quot;family&quot;:&quot;Katuk Norliza&quot;,&quot;given&quot;:&quot;&quot;,&quot;parse-names&quot;:false,&quot;dropping-particle&quot;:&quot;&quot;,&quot;non-dropping-particle&quot;:&quot;&quot;},{&quot;family&quot;:&quot;Jayasangar Tamilarasi&quot;,&quot;given&quot;:&quot;&quot;,&quot;parse-names&quot;:false,&quot;dropping-particle&quot;:&quot;&quot;,&quot;non-dropping-particle&quot;:&quot;&quot;},{&quot;family&quot;:&quot;Yusof Yuhanis&quot;,&quot;given&quot;:&quot;&quot;,&quot;parse-names&quot;:false,&quot;dropping-particle&quot;:&quot;&quot;,&quot;non-dropping-particle&quot;:&quot;&quot;}],&quot;container-title&quot;:&quot;Baghdad Science Journal&quot;,&quot;DOI&quot;:&quot;10.21123/bsj.2019.16.2(SI).0462&quot;,&quot;ISSN&quot;:&quot;2411-7986&quot;,&quot;issued&quot;:{&quot;date-parts&quot;:[[2019,6,20]]},&quot;page&quot;:&quot;0462&quot;,&quot;abstract&quot;:&quot;&lt;p&gt;Research in consumer science has proven that grocery shopping is a complex and distressing process. Further, the task of generating the grocery lists for the grocery shopping is always undervalued as the effort and time took to create and manage the grocery lists are unseen and unrecognized. Even though grocery lists represent consumers’ purchase intention, research pertaining the grocery lists does not get much attention from researchers; therefore, limited studies about the topic are found in the literature. Hence, this study aims at bridging the gap by designing and developing a mobile app (application) for creating and managing grocery lists using modern smartphones. Smartphones are pervasive and become a necessity for everyone today. Hence, a smartphone app that can facilitate the process of creating and managing grocery lists for busy and working people is beneficial. The design and development of the app followed the rapid application development methodology. First, the functional requirements were gathered through interviews and content analysis. Then, a prototype named SMART LIST has been developed based on the gathered requirements, and a field study was carried out to evaluate the usability of the prototype. The results of the evaluation suggested that SMART LIST is useful and easy to use. The respondents also satisfied with the functions for managing grocery lists offered by SMART LIST. The study contributes towards an understanding the system requirements and user interface of a mobile app for managing grocery list. It can be a reference model for developers and researchers in the area to develop similar apps or enhancing the capabilities in creating and managing grocery lists.&lt;/p&gt;&quot;,&quot;issue&quot;:&quot;2(SI)&quot;,&quot;volume&quot;:&quot;16&quot;,&quot;container-title-short&quot;:&quot;&quot;},&quot;isTemporary&quot;:false},{&quot;id&quot;:&quot;4f143b65-8f0f-3c9e-88f6-2de98f6ae287&quot;,&quot;itemData&quot;:{&quot;type&quot;:&quot;article-journal&quot;,&quot;id&quot;:&quot;4f143b65-8f0f-3c9e-88f6-2de98f6ae287&quot;,&quot;title&quot;:&quot;Retail shopping lists: Reassessment and new insights&quot;,&quot;author&quot;:[{&quot;family&quot;:&quot;Schmidt&quot;,&quot;given&quot;:&quot;Marcus&quot;,&quot;parse-names&quot;:false,&quot;dropping-particle&quot;:&quot;&quot;,&quot;non-dropping-particle&quot;:&quot;&quot;}],&quot;container-title&quot;:&quot;Journal of Retailing and Consumer Services&quot;,&quot;DOI&quot;:&quot;10.1016/j.jretconser.2011.08.006&quot;,&quot;ISSN&quot;:&quot;09696989&quot;,&quot;issued&quot;:{&quot;date-parts&quot;:[[2012,1]]},&quot;page&quot;:&quot;36-44&quot;,&quot;issue&quot;:&quot;1&quot;,&quot;volume&quot;:&quot;19&quot;,&quot;container-title-short&quot;:&quot;&quot;},&quot;isTemporary&quot;:false},{&quot;id&quot;:&quot;31c02b20-1e0a-37bb-9aeb-6d02095d28cb&quot;,&quot;itemData&quot;:{&quot;type&quot;:&quot;article-journal&quot;,&quot;id&quot;:&quot;31c02b20-1e0a-37bb-9aeb-6d02095d28cb&quot;,&quot;title&quot;:&quot;The Impact of Mobile Device Use on Shopper Behaviour in Store: An Empirical Research on Grocery Retailing&quot;,&quot;author&quot;:[{&quot;family&quot;:&quot;Bellini&quot;,&quot;given&quot;:&quot;Silvia&quot;,&quot;parse-names&quot;:false,&quot;dropping-particle&quot;:&quot;&quot;,&quot;non-dropping-particle&quot;:&quot;&quot;},{&quot;family&quot;:&quot;Aiolfi&quot;,&quot;given&quot;:&quot;Simone&quot;,&quot;parse-names&quot;:false,&quot;dropping-particle&quot;:&quot;&quot;,&quot;non-dropping-particle&quot;:&quot;&quot;}],&quot;container-title&quot;:&quot;International Business Research&quot;,&quot;DOI&quot;:&quot;10.5539/ibr.v10n4p58&quot;,&quot;ISSN&quot;:&quot;1913-9012&quot;,&quot;issued&quot;:{&quot;date-parts&quot;:[[2017,3,8]]},&quot;page&quot;:&quot;58&quot;,&quot;abstract&quot;:&quot;&lt;p&gt;Over the last decade, retailers and manufacturers alike are increasing their attention to the role of instore mobile technology use with the aim to understand its impact on consumers’ decision making process. The rise of the mobile channel, in fact, has produced disruptive changes in shopping habits designed to gradually reduce the effectiveness of in-store marketing levers in influencing shopping behaviour.This topic is of paramount importance in grocery sector since retailers and manufacturers devote a lot of investments in instore marketing activities with the aim to influence consumers’ decisions and stimulate impulse purchases. Nevertheless, there are few contributions about the influence of the mobile technology in a retail setting and its effects on buying behavior inside the store.Our research intends to explore the impact of in-store mobile technology use on shopper behavior instore in order to understand its effects on planned versus unplanned purchases. According to our preliminary results, consumers using mobile technology instore make less unplanned items and fail to purchase more planned items. Moreover, the use of mobile technology negatively impacts shoppers’ ability to recall in-store stimuli. Our findings are interesting for both retailers and manufacturers who are looking for new ways to better address their marketing efforts and increase consumers’ engagement instore.&lt;/p&gt;&quot;,&quot;issue&quot;:&quot;4&quot;,&quot;volume&quot;:&quot;10&quot;,&quot;container-title-short&quot;:&quot;&quot;},&quot;isTemporary&quot;:false},{&quot;id&quot;:&quot;41e1834a-6a7b-3433-bdb1-c48e06ba744d&quot;,&quot;itemData&quot;:{&quot;type&quot;:&quot;article-journal&quot;,&quot;id&quot;:&quot;41e1834a-6a7b-3433-bdb1-c48e06ba744d&quot;,&quot;title&quot;:&quot;Design and Development of Smart List: A Mobile App for Creating and Managing Grocery Lists&quot;,&quot;author&quot;:[{&quot;family&quot;:&quot;Katuk Norliza&quot;,&quot;given&quot;:&quot;&quot;,&quot;parse-names&quot;:false,&quot;dropping-particle&quot;:&quot;&quot;,&quot;non-dropping-particle&quot;:&quot;&quot;},{&quot;family&quot;:&quot;Jayasangar Tamilarasi&quot;,&quot;given&quot;:&quot;&quot;,&quot;parse-names&quot;:false,&quot;dropping-particle&quot;:&quot;&quot;,&quot;non-dropping-particle&quot;:&quot;&quot;},{&quot;family&quot;:&quot;Yusof Yuhanis&quot;,&quot;given&quot;:&quot;&quot;,&quot;parse-names&quot;:false,&quot;dropping-particle&quot;:&quot;&quot;,&quot;non-dropping-particle&quot;:&quot;&quot;}],&quot;container-title&quot;:&quot;Baghdad Science Journal&quot;,&quot;DOI&quot;:&quot;10.21123/bsj.2019.16.2(SI).0462&quot;,&quot;ISSN&quot;:&quot;2411-7986&quot;,&quot;issued&quot;:{&quot;date-parts&quot;:[[2019,6,20]]},&quot;page&quot;:&quot;0462&quot;,&quot;abstract&quot;:&quot;&lt;p&gt;Research in consumer science has proven that grocery shopping is a complex and distressing process. Further, the task of generating the grocery lists for the grocery shopping is always undervalued as the effort and time took to create and manage the grocery lists are unseen and unrecognized. Even though grocery lists represent consumers’ purchase intention, research pertaining the grocery lists does not get much attention from researchers; therefore, limited studies about the topic are found in the literature. Hence, this study aims at bridging the gap by designing and developing a mobile app (application) for creating and managing grocery lists using modern smartphones. Smartphones are pervasive and become a necessity for everyone today. Hence, a smartphone app that can facilitate the process of creating and managing grocery lists for busy and working people is beneficial. The design and development of the app followed the rapid application development methodology. First, the functional requirements were gathered through interviews and content analysis. Then, a prototype named SMART LIST has been developed based on the gathered requirements, and a field study was carried out to evaluate the usability of the prototype. The results of the evaluation suggested that SMART LIST is useful and easy to use. The respondents also satisfied with the functions for managing grocery lists offered by SMART LIST. The study contributes towards an understanding the system requirements and user interface of a mobile app for managing grocery list. It can be a reference model for developers and researchers in the area to develop similar apps or enhancing the capabilities in creating and managing grocery lists.&lt;/p&gt;&quot;,&quot;issue&quot;:&quot;2(SI)&quot;,&quot;volume&quot;:&quot;16&quot;,&quot;container-title-short&quot;:&quot;&quot;},&quot;isTemporary&quot;:false},{&quot;id&quot;:&quot;15c65901-b649-38bf-a02c-f1ee4894227f&quot;,&quot;itemData&quot;:{&quot;type&quot;:&quot;article-journal&quot;,&quot;id&quot;:&quot;15c65901-b649-38bf-a02c-f1ee4894227f&quot;,&quot;title&quot;:&quot;Long Term Recommender Benchmarking for Mobile Shopping List Applications using Markov Chains&quot;,&quot;author&quot;:[{&quot;family&quot;:&quot;Schopfer Sandro&quot;,&quot;given&quot;:&quot;&quot;,&quot;parse-names&quot;:false,&quot;dropping-particle&quot;:&quot;&quot;,&quot;non-dropping-particle&quot;:&quot;&quot;},{&quot;family&quot;:&quot;Keller Thorben&quot;,&quot;given&quot;:&quot;&quot;,&quot;parse-names&quot;:false,&quot;dropping-particle&quot;:&quot;&quot;,&quot;non-dropping-particle&quot;:&quot;&quot;}],&quot;container-title&quot;:&quot;RecSys Posters&quot;,&quot;issued&quot;:{&quot;date-parts&quot;:[[2014,10,6]]},&quot;container-title-short&quot;:&quot;&quot;},&quot;isTemporary&quot;:false},{&quot;id&quot;:&quot;38423892-11cf-3a51-a7ca-9d08b4384ca3&quot;,&quot;itemData&quot;:{&quot;type&quot;:&quot;webpage&quot;,&quot;id&quot;:&quot;38423892-11cf-3a51-a7ca-9d08b4384ca3&quot;,&quot;title&quot;:&quot;Consumers Who Use Mobile In-Store Are More Frequent Brick-And-Mortar Shoppers&quot;,&quot;author&quot;:[{&quot;family&quot;:&quot;PYMNTS&quot;,&quot;given&quot;:&quot;&quot;,&quot;parse-names&quot;:false,&quot;dropping-particle&quot;:&quot;&quot;,&quot;non-dropping-particle&quot;:&quot;&quot;}],&quot;accessed&quot;:{&quot;date-parts&quot;:[[2023,11,13]]},&quot;URL&quot;:&quot;https://www.pymnts.com/news/mobile-payments/2019/in-store-smartphones/#:%E2%88%BC:text=In%20the%20study%2C%20nearly%20half,percent)%20look%20up%20product%20information&quot;,&quot;issued&quot;:{&quot;date-parts&quot;:[[2019,5,22]]},&quot;container-title-short&quot;:&quot;&quot;},&quot;isTemporary&quot;:false},{&quot;id&quot;:&quot;64fb07e8-ca0f-31f0-81a7-0db2cd00ea08&quot;,&quot;itemData&quot;:{&quot;type&quot;:&quot;webpage&quot;,&quot;id&quot;:&quot;64fb07e8-ca0f-31f0-81a7-0db2cd00ea08&quot;,&quot;title&quot;:&quot;Share of consumers worldwide comfortable with using their mobile phones at different points in the in-store customer journey as of October 2019&quot;,&quot;author&quot;:[{&quot;family&quot;:&quot;Statista&quot;,&quot;given&quot;:&quot;&quot;,&quot;parse-names&quot;:false,&quot;dropping-particle&quot;:&quot;&quot;,&quot;non-dropping-particle&quot;:&quot;&quot;}],&quot;accessed&quot;:{&quot;date-parts&quot;:[[2023,11,13]]},&quot;URL&quot;:&quot;www.statista.com/statistics/517424/global-in-store-mobile-shopping-activities&quot;,&quot;issued&quot;:{&quot;date-parts&quot;:[[2020,5]]},&quot;container-title-short&quot;:&quot;&quot;},&quot;isTemporary&quot;:false},{&quot;id&quot;:&quot;17195151-081f-36c3-b41a-2b876ad97ff6&quot;,&quot;itemData&quot;:{&quot;type&quot;:&quot;article-journal&quot;,&quot;id&quot;:&quot;17195151-081f-36c3-b41a-2b876ad97ff6&quot;,&quot;title&quot;:&quot;Using mobile while shopping in-store: a new model of impulse-buying behaviour&quot;,&quot;author&quot;:[{&quot;family&quot;:&quot;Aiolfi&quot;,&quot;given&quot;:&quot;Simone&quot;,&quot;parse-names&quot;:false,&quot;dropping-particle&quot;:&quot;&quot;,&quot;non-dropping-particle&quot;:&quot;&quot;},{&quot;family&quot;:&quot;Bellini&quot;,&quot;given&quot;:&quot;Silvia&quot;,&quot;parse-names&quot;:false,&quot;dropping-particle&quot;:&quot;&quot;,&quot;non-dropping-particle&quot;:&quot;&quot;},{&quot;family&quot;:&quot;Grandi&quot;,&quot;given&quot;:&quot;Benedetta&quot;,&quot;parse-names&quot;:false,&quot;dropping-particle&quot;:&quot;&quot;,&quot;non-dropping-particle&quot;:&quot;&quot;}],&quot;container-title&quot;:&quot;Journal of Consumer Marketing&quot;,&quot;DOI&quot;:&quot;10.1108/JCM-05-2020-3823&quot;,&quot;ISSN&quot;:&quot;0736-3761&quot;,&quot;URL&quot;:&quot;https://doi.org/10.1108/JCM-05-2020-3823&quot;,&quot;issued&quot;:{&quot;date-parts&quot;:[[2022,1,1]]},&quot;page&quot;:&quot;432-444&quot;,&quot;abstract&quot;:&quot;Purpose The purpose of this paper is to develop a comprehensive model of impulse-buying that considers the impact of mobile device use on shopping behaviour as a tool for shopping preparation or as a tool for self-regulation. Design/methodology/approach Data were obtained through a single-stage mall intercept survey method using a structured questionnaire involving 406 respondents interviewed after checkout. Data analysis was conducted using a structural equation modelling approach with LISREL 8.8. Findings The results support most elements of the hypothesis of the proposed conceptual framework. Specifically, findings show the impact of mobile usage on shopping behaviour, which results in fewer impulse purchases. Practical implications The research demonstrates how shoppers using mobile devices in-store felt less of an urge to purchase during shopping, resulting in fewer unplanned purchases. The effects of mobile device use on in-store purchasing decisions are designed to create a new scenario for the practice of shopper marketing, and retailers and manufacturers will have to seek new ways to capture consumers’ attention in-store and to influence shoppers’ perceptions early in the shopping cycle without diminishing the role of in-store marketing levers. Originality/value Prior research found the antecedents of impulse-buying in individual characteristics, situational variables and endogenous variables. However, it did not consider mobile pre-shopping factors or mobile usage. Filling the gap in the existing literature, this work sets out to develop a comprehensive model of impulse-buying that considers the impact of mobile usage on shopping behaviour.&quot;,&quot;publisher&quot;:&quot;Emerald Publishing Limited&quot;,&quot;issue&quot;:&quot;5&quot;,&quot;volume&quot;:&quot;39&quot;,&quot;container-title-short&quot;:&quot;&quot;},&quot;isTemporary&quot;:false},{&quot;id&quot;:&quot;42875b1e-208a-35af-8aa8-07193bf8a9e9&quot;,&quot;itemData&quot;:{&quot;type&quot;:&quot;paper-conference&quot;,&quot;id&quot;:&quot;42875b1e-208a-35af-8aa8-07193bf8a9e9&quot;,&quot;title&quot;:&quot;The smart shopping list: An effective mobile solution for grocery list-creation process&quot;,&quot;author&quot;:[{&quot;family&quot;:&quot;Harsha Jayawilal&quot;,&quot;given&quot;:&quot;W. A.&quot;,&quot;parse-names&quot;:false,&quot;dropping-particle&quot;:&quot;&quot;,&quot;non-dropping-particle&quot;:&quot;&quot;},{&quot;family&quot;:&quot;Premeratne&quot;,&quot;given&quot;:&quot;Saminda&quot;,&quot;parse-names&quot;:false,&quot;dropping-particle&quot;:&quot;&quot;,&quot;non-dropping-particle&quot;:&quot;&quot;}],&quot;container-title&quot;:&quot;2017 IEEE 13th Malaysia International Conference on Communications (MICC)&quot;,&quot;DOI&quot;:&quot;10.1109/MICC.2017.8311745&quot;,&quot;ISBN&quot;:&quot;978-1-5386-3132-4&quot;,&quot;issued&quot;:{&quot;date-parts&quot;:[[2017,11]]},&quot;page&quot;:&quot;124-129&quot;,&quot;publisher&quot;:&quot;IEEE&quot;,&quot;container-title-short&quot;:&quot;&quot;},&quot;isTemporary&quot;:false},{&quot;id&quot;:&quot;d77a13ff-63c3-33c4-879a-6891ce24d931&quot;,&quot;itemData&quot;:{&quot;type&quot;:&quot;article-journal&quot;,&quot;id&quot;:&quot;d77a13ff-63c3-33c4-879a-6891ce24d931&quot;,&quot;title&quot;:&quot;The mobile apps industry&quot;,&quot;author&quot;:[{&quot;family&quot;:&quot;Rakestraw Thomas L.&quot;,&quot;given&quot;:&quot;&quot;,&quot;parse-names&quot;:false,&quot;dropping-particle&quot;:&quot;&quot;,&quot;non-dropping-particle&quot;:&quot;&quot;},{&quot;family&quot;:&quot;Eunni Rangamohan V.&quot;,&quot;given&quot;:&quot;&quot;,&quot;parse-names&quot;:false,&quot;dropping-particle&quot;:&quot;&quot;,&quot;non-dropping-particle&quot;:&quot;&quot;},{&quot;family&quot;:&quot;Kasuganti Rammohan R.&quot;,&quot;given&quot;:&quot;&quot;,&quot;parse-names&quot;:false,&quot;dropping-particle&quot;:&quot;&quot;,&quot;non-dropping-particle&quot;:&quot;&quot;}],&quot;container-title&quot;:&quot;Journal of Business Cases and Applications &quot;,&quot;accessed&quot;:{&quot;date-parts&quot;:[[2023,11,12]]},&quot;URL&quot;:&quot;https://citeseerx.ist.psu.edu/document?repid=rep1&amp;type=pdf&amp;doi=8b668d99bbb2b762e98578b1ab664a0d9b2cab22&quot;,&quot;issued&quot;:{&quot;date-parts&quot;:[[2013]]},&quot;container-title-short&quot;:&quot;&quot;},&quot;isTemporary&quot;:false},{&quot;id&quot;:&quot;b45ee2b4-de26-3e33-bf35-e139e16ba433&quot;,&quot;itemData&quot;:{&quot;type&quot;:&quot;article-journal&quot;,&quot;id&quot;:&quot;b45ee2b4-de26-3e33-bf35-e139e16ba433&quot;,&quot;title&quot;:&quot;Native Apps Vs. Mobile Web Apps&quot;,&quot;author&quot;:[{&quot;family&quot;:&quot;Jobe&quot;,&quot;given&quot;:&quot;William&quot;,&quot;parse-names&quot;:false,&quot;dropping-particle&quot;:&quot;&quot;,&quot;non-dropping-particle&quot;:&quot;&quot;}],&quot;container-title&quot;:&quot;International Journal of Interactive Mobile Technologies (iJIM)&quot;,&quot;DOI&quot;:&quot;10.3991/ijim.v7i4.3226&quot;,&quot;ISSN&quot;:&quot;1865-7923&quot;,&quot;issued&quot;:{&quot;date-parts&quot;:[[2013,10,12]]},&quot;page&quot;:&quot;27&quot;,&quot;abstract&quot;:&quot;&lt;p&gt;The extensive growth and expansion of smartphones and tablets and therewith the use of mobile web applications that utilize HTML5 and related technologies are frequently discussed and debated in media as possible replacements for native applications. The aim of this study was to explore the viability of replacing native applications with mobile web applications in a developing country setting. Two mobile web applications were developed. The first mobile web application tracked runs and the second mobile web application was a booking system for scheduling â??slum runsâ?&amp;#157;. The subjects who tested these apps were elite, semi-professional Kenyan runners primarily from the Kibera slum area outside of Nairobi. After a 6-month test period the participants concluded and results indicated that the mobile web application for tracking runs performed poorly compared to native applications due to poor GPS performance, while the mobile web application for booking slum runs performed well. The conclusion from this study is that mobile web applications that require hardware interaction such as using the GPS, GPU, or camera are not yet viable alternatives for native applications. However, mobile applications that only require a native interface and content consumption are suitable substitutes for native applications.&lt;/p&gt;&quot;,&quot;issue&quot;:&quot;4&quot;,&quot;volume&quot;:&quot;7&quot;,&quot;container-title-short&quot;:&quot;&quot;},&quot;isTemporary&quot;:false},{&quot;id&quot;:&quot;54023388-dfa9-3e1d-b00d-9289bc14ed0b&quot;,&quot;itemData&quot;:{&quot;type&quot;:&quot;article-journal&quot;,&quot;id&quot;:&quot;54023388-dfa9-3e1d-b00d-9289bc14ed0b&quot;,&quot;title&quot;:&quot;Smartphone App Usage Analysis: Datasets, Methods, and Applications&quot;,&quot;author&quot;:[{&quot;family&quot;:&quot;Li&quot;,&quot;given&quot;:&quot;T&quot;,&quot;parse-names&quot;:false,&quot;dropping-particle&quot;:&quot;&quot;,&quot;non-dropping-particle&quot;:&quot;&quot;},{&quot;family&quot;:&quot;Xia&quot;,&quot;given&quot;:&quot;T&quot;,&quot;parse-names&quot;:false,&quot;dropping-particle&quot;:&quot;&quot;,&quot;non-dropping-particle&quot;:&quot;&quot;},{&quot;family&quot;:&quot;Wang&quot;,&quot;given&quot;:&quot;H&quot;,&quot;parse-names&quot;:false,&quot;dropping-particle&quot;:&quot;&quot;,&quot;non-dropping-particle&quot;:&quot;&quot;},{&quot;family&quot;:&quot;Tu&quot;,&quot;given&quot;:&quot;Z&quot;,&quot;parse-names&quot;:false,&quot;dropping-particle&quot;:&quot;&quot;,&quot;non-dropping-particle&quot;:&quot;&quot;},{&quot;family&quot;:&quot;Tarkoma&quot;,&quot;given&quot;:&quot;S&quot;,&quot;parse-names&quot;:false,&quot;dropping-particle&quot;:&quot;&quot;,&quot;non-dropping-particle&quot;:&quot;&quot;},{&quot;family&quot;:&quot;Han&quot;,&quot;given&quot;:&quot;Z&quot;,&quot;parse-names&quot;:false,&quot;dropping-particle&quot;:&quot;&quot;,&quot;non-dropping-particle&quot;:&quot;&quot;},{&quot;family&quot;:&quot;Hui&quot;,&quot;given&quot;:&quot;P&quot;,&quot;parse-names&quot;:false,&quot;dropping-particle&quot;:&quot;&quot;,&quot;non-dropping-particle&quot;:&quot;&quot;}],&quot;container-title&quot;:&quot;IEEE Communications Surveys &amp; Tutorials&quot;,&quot;DOI&quot;:&quot;10.1109/COMST.2022.3163176&quot;,&quot;ISSN&quot;:&quot;1553-877X&quot;,&quot;issued&quot;:{&quot;date-parts&quot;:[[2022]]},&quot;page&quot;:&quot;937-966&quot;,&quot;abstract&quot;:&quot;As smartphones have become indispensable personal devices, the number of smartphone users has increased dramatically over the last decade. These personal devices, which are supported by a variety of smartphone apps, allow people to access Internet services in a convenient and ubiquitous manner. App developers and service providers can collect fine-grained app usage traces, revealing connections between users, apps, and smartphones. We present a comprehensive review of the most recent research on smartphone app usage analysis in this survey. Our survey summarizes advanced technologies and key patterns in smartphone app usage behaviors, all of which have significant implications for all relevant stakeholders, including academia and industry. We begin by describing four data collection methods: surveys, monitoring apps, network operators, and app stores, as well as nine publicly available app usage datasets. We then systematically summarize the related studies of app usage analysis in three domains: app domain, user domain, and smartphone domain. We make a detailed taxonomy of the problem studied, the datasets used, the methods used, and the significant results obtained in each domain. Finally, we discuss future directions in this exciting field by highlighting research challenges.&quot;,&quot;issue&quot;:&quot;2&quot;,&quot;volume&quot;:&quot;24&quot;,&quot;container-title-short&quot;:&quot;&quot;},&quot;isTemporary&quot;:false},{&quot;id&quot;:&quot;09669cc9-f7b1-36fd-bd50-24eac6802a2b&quot;,&quot;itemData&quot;:{&quot;type&quot;:&quot;article-journal&quot;,&quot;id&quot;:&quot;09669cc9-f7b1-36fd-bd50-24eac6802a2b&quot;,&quot;title&quot;:&quot;Android Architecture and Related Security Risks&quot;,&quot;author&quot;:[{&quot;family&quot;:&quot;Khan Jamil&quot;,&quot;given&quot;:&quot;&quot;,&quot;parse-names&quot;:false,&quot;dropping-particle&quot;:&quot;&quot;,&quot;non-dropping-particle&quot;:&quot;&quot;},{&quot;family&quot;:&quot;Shahzad Sara&quot;,&quot;given&quot;:&quot;&quot;,&quot;parse-names&quot;:false,&quot;dropping-particle&quot;:&quot;&quot;,&quot;non-dropping-particle&quot;:&quot;&quot;}],&quot;container-title&quot;:&quot;Asian Journal of Technology &amp; Management Research&quot;,&quot;issued&quot;:{&quot;date-parts&quot;:[[2015]]},&quot;issue&quot;:&quot;2&quot;,&quot;volume&quot;:&quot;5&quot;,&quot;container-title-short&quot;:&quot;&quot;},&quot;isTemporary&quot;:false},{&quot;id&quot;:&quot;9a297b83-0ff7-3666-bdd7-ba3f5c4194f9&quot;,&quot;itemData&quot;:{&quot;type&quot;:&quot;book&quot;,&quot;id&quot;:&quot;9a297b83-0ff7-3666-bdd7-ba3f5c4194f9&quot;,&quot;title&quot;:&quot;Analysis of the Android Architecture&quot;,&quot;author&quot;:[{&quot;family&quot;:&quot;Brahler Stefan&quot;,&quot;given&quot;:&quot;&quot;,&quot;parse-names&quot;:false,&quot;dropping-particle&quot;:&quot;&quot;,&quot;non-dropping-particle&quot;:&quot;&quot;}],&quot;issued&quot;:{&quot;date-parts&quot;:[[2010]]},&quot;container-title-short&quot;:&quot;&quot;},&quot;isTemporary&quot;:false},{&quot;id&quot;:&quot;bf185bed-aace-3ca6-ac93-1e33d43236ea&quot;,&quot;itemData&quot;:{&quot;type&quot;:&quot;webpage&quot;,&quot;id&quot;:&quot;bf185bed-aace-3ca6-ac93-1e33d43236ea&quot;,&quot;title&quot;:&quot;Android Statistics&quot;,&quot;author&quot;:[{&quot;family&quot;:&quot;Curry David&quot;,&quot;given&quot;:&quot;&quot;,&quot;parse-names&quot;:false,&quot;dropping-particle&quot;:&quot;&quot;,&quot;non-dropping-particle&quot;:&quot;&quot;}],&quot;container-title&quot;:&quot;https://www.businessofapps.com/data/android-statistics/&quot;,&quot;issued&quot;:{&quot;date-parts&quot;:[[2023,2,27]]},&quot;container-title-short&quot;:&quot;&quot;},&quot;isTemporary&quot;:false},{&quot;id&quot;:&quot;329b9517-f707-3a7d-a268-f98308f2e0a0&quot;,&quot;itemData&quot;:{&quot;type&quot;:&quot;article-journal&quot;,&quot;id&quot;:&quot;329b9517-f707-3a7d-a268-f98308f2e0a0&quot;,&quot;title&quot;:&quot;A Survey on Architectures of Mobile Operating Systems: Challenges and Issues&quot;,&quot;author&quot;:[{&quot;family&quot;:&quot;Krishna Sundara&quot;,&quot;given&quot;:&quot;&quot;,&quot;parse-names&quot;:false,&quot;dropping-particle&quot;:&quot;&quot;,&quot;non-dropping-particle&quot;:&quot;&quot;},{&quot;family&quot;:&quot;Devarakonda Mohan&quot;,&quot;given&quot;:&quot;&quot;,&quot;parse-names&quot;:false,&quot;dropping-particle&quot;:&quot;&quot;,&quot;non-dropping-particle&quot;:&quot;&quot;}],&quot;container-title&quot;:&quot;International Journal of Research Studies in Computer Science and Engineering&quot;,&quot;issued&quot;:{&quot;date-parts&quot;:[[2015]]},&quot;page&quot;:&quot;73-76&quot;,&quot;issue&quot;:&quot;3&quot;,&quot;volume&quot;:&quot;2&quot;,&quot;container-title-short&quot;:&quot;&quot;},&quot;isTemporary&quot;:false},{&quot;id&quot;:&quot;b99c44f5-f0a8-3bc3-931c-ed4323fe5920&quot;,&quot;itemData&quot;:{&quot;type&quot;:&quot;article-journal&quot;,&quot;id&quot;:&quot;b99c44f5-f0a8-3bc3-931c-ed4323fe5920&quot;,&quot;title&quot;:&quot;An Overview of Android Operating System and Its Security Features&quot;,&quot;author&quot;:[{&quot;family&quot;:&quot;Rajinder Singh&quot;,&quot;given&quot;:&quot;&quot;,&quot;parse-names&quot;:false,&quot;dropping-particle&quot;:&quot;&quot;,&quot;non-dropping-particle&quot;:&quot;&quot;}],&quot;container-title&quot;:&quot;Journal of Engineering Research and Applications&quot;,&quot;accessed&quot;:{&quot;date-parts&quot;:[[2023,11,4]]},&quot;URL&quot;:&quot;https://www.gadgetgyani.com/wp-content/uploads/2016/03/android-features-pdf.pdf&quot;,&quot;issued&quot;:{&quot;date-parts&quot;:[[2014]]},&quot;page&quot;:&quot;519-521&quot;,&quot;issue&quot;:&quot;2&quot;,&quot;volume&quot;:&quot;4&quot;,&quot;container-title-short&quot;:&quot;&quot;},&quot;isTemporary&quot;:false},{&quot;id&quot;:&quot;83cc7220-79cf-3abe-b3e6-d3904c21257a&quot;,&quot;itemData&quot;:{&quot;type&quot;:&quot;webpage&quot;,&quot;id&quot;:&quot;83cc7220-79cf-3abe-b3e6-d3904c21257a&quot;,&quot;title&quot;:&quot;Google&quot;,&quot;author&quot;:[{&quot;family&quot;:&quot;Hall Mark&quot;,&quot;given&quot;:&quot;&quot;,&quot;parse-names&quot;:false,&quot;dropping-particle&quot;:&quot;&quot;,&quot;non-dropping-particle&quot;:&quot;&quot;},{&quot;family&quot;:&quot;Hosch William&quot;,&quot;given&quot;:&quot;&quot;,&quot;parse-names&quot;:false,&quot;dropping-particle&quot;:&quot;&quot;,&quot;non-dropping-particle&quot;:&quot;&quot;}],&quot;container-title&quot;:&quot;https://www.britannica.com/topic/Google-Inc&quot;,&quot;issued&quot;:{&quot;date-parts&quot;:[[2023,11,1]]},&quot;container-title-short&quot;:&quot;&quot;},&quot;isTemporary&quot;:false},{&quot;id&quot;:&quot;746caa90-d971-3498-9ad2-902604502c77&quot;,&quot;itemData&quot;:{&quot;type&quot;:&quot;article-journal&quot;,&quot;id&quot;:&quot;746caa90-d971-3498-9ad2-902604502c77&quot;,&quot;title&quot;:&quot;Static analysis of android apps: A systematic literature review&quot;,&quot;author&quot;:[{&quot;family&quot;:&quot;Li&quot;,&quot;given&quot;:&quot;Li&quot;,&quot;parse-names&quot;:false,&quot;dropping-particle&quot;:&quot;&quot;,&quot;non-dropping-particle&quot;:&quot;&quot;},{&quot;family&quot;:&quot;Bissyandé&quot;,&quot;given&quot;:&quot;Tegawendé F.&quot;,&quot;parse-names&quot;:false,&quot;dropping-particle&quot;:&quot;&quot;,&quot;non-dropping-particle&quot;:&quot;&quot;},{&quot;family&quot;:&quot;Papadakis&quot;,&quot;given&quot;:&quot;Mike&quot;,&quot;parse-names&quot;:false,&quot;dropping-particle&quot;:&quot;&quot;,&quot;non-dropping-particle&quot;:&quot;&quot;},{&quot;family&quot;:&quot;Rasthofer&quot;,&quot;given&quot;:&quot;Siegfried&quot;,&quot;parse-names&quot;:false,&quot;dropping-particle&quot;:&quot;&quot;,&quot;non-dropping-particle&quot;:&quot;&quot;},{&quot;family&quot;:&quot;Bartel&quot;,&quot;given&quot;:&quot;Alexandre&quot;,&quot;parse-names&quot;:false,&quot;dropping-particle&quot;:&quot;&quot;,&quot;non-dropping-particle&quot;:&quot;&quot;},{&quot;family&quot;:&quot;Octeau&quot;,&quot;given&quot;:&quot;Damien&quot;,&quot;parse-names&quot;:false,&quot;dropping-particle&quot;:&quot;&quot;,&quot;non-dropping-particle&quot;:&quot;&quot;},{&quot;family&quot;:&quot;Klein&quot;,&quot;given&quot;:&quot;Jacques&quot;,&quot;parse-names&quot;:false,&quot;dropping-particle&quot;:&quot;&quot;,&quot;non-dropping-particle&quot;:&quot;&quot;},{&quot;family&quot;:&quot;Traon&quot;,&quot;given&quot;:&quot;Le&quot;,&quot;parse-names&quot;:false,&quot;dropping-particle&quot;:&quot;&quot;,&quot;non-dropping-particle&quot;:&quot;&quot;}],&quot;container-title&quot;:&quot;Information and Software Technology&quot;,&quot;container-title-short&quot;:&quot;Inf Softw Technol&quot;,&quot;DOI&quot;:&quot;10.1016/j.infsof.2017.04.001&quot;,&quot;ISSN&quot;:&quot;09505849&quot;,&quot;issued&quot;:{&quot;date-parts&quot;:[[2017,8]]},&quot;page&quot;:&quot;67-95&quot;,&quot;volume&quot;:&quot;88&quot;},&quot;isTemporary&quot;:false},{&quot;id&quot;:&quot;14f0ad94-346e-3471-820d-15d3351ba4b3&quot;,&quot;itemData&quot;:{&quot;type&quot;:&quot;article-journal&quot;,&quot;id&quot;:&quot;14f0ad94-346e-3471-820d-15d3351ba4b3&quot;,&quot;title&quot;:&quot;Grocery shopping: list and non‐list usage&quot;,&quot;author&quot;:[{&quot;family&quot;:&quot;Thomas&quot;,&quot;given&quot;:&quot;Art&quot;,&quot;parse-names&quot;:false,&quot;dropping-particle&quot;:&quot;&quot;,&quot;non-dropping-particle&quot;:&quot;&quot;},{&quot;family&quot;:&quot;Garland&quot;,&quot;given&quot;:&quot;Ron&quot;,&quot;parse-names&quot;:false,&quot;dropping-particle&quot;:&quot;&quot;,&quot;non-dropping-particle&quot;:&quot;&quot;}],&quot;container-title&quot;:&quot;Marketing Intelligence &amp; Planning&quot;,&quot;DOI&quot;:&quot;10.1108/02634500410559015&quot;,&quot;ISSN&quot;:&quot;0263-4503&quot;,&quot;URL&quot;:&quot;https://doi.org/10.1108/02634500410559015&quot;,&quot;issued&quot;:{&quot;date-parts&quot;:[[2004,1,1]]},&quot;page&quot;:&quot;623-635&quot;,&quot;abstract&quot;:&quot;“Scripted behaviour” underpins many repetitive and routine tasks, such as grocery shopping, where it is observed that some shoppers take a list and others do not. The notion of “scripts” is used to examine the underlying reasons for the presence and absence of grocery shopping lists on major weekly or two‐weekly shopping trips to supermarkets. Little if any current information exists in marketing literature to fully explain the reasons for the presence or absence of lists, though it is known that such behaviour affects purchase activity in supermarkets. Set in New Zealand, this exploratory and preliminary study examines the shopping list being a moderator of purchase behaviour. It confirms previous research into the differences between list and non‐list grocery shoppers and suggests that far more planning occurs amongst all grocery shoppers than might be expected. The study reveals that some grocery shoppers, regardless of the presence or absence of a written shopping list, have a flexible approach to grocery shopping that is part of their overall shopping script. It is suggested that supermarket retailing planners could act on this intelligence in such a way as to support shoppers' pre‐planning, and thereby protect or increase their share of custom.&quot;,&quot;publisher&quot;:&quot;Emerald Group Publishing Limited&quot;,&quot;issue&quot;:&quot;6&quot;,&quot;volume&quot;:&quot;22&quot;,&quot;container-title-short&quot;:&quot;&quot;},&quot;isTemporary&quot;:false},{&quot;id&quot;:&quot;0c3dd29d-7fb0-3645-809a-d597da0e3685&quot;,&quot;itemData&quot;:{&quot;type&quot;:&quot;paper-conference&quot;,&quot;id&quot;:&quot;0c3dd29d-7fb0-3645-809a-d597da0e3685&quot;,&quot;title&quot;:&quot;List It: A Shopping List App That Influences Healthy Shopping Habits&quot;,&quot;author&quot;:[{&quot;family&quot;:&quot;Adaji&quot;,&quot;given&quot;:&quot;Ifeoma&quot;,&quot;parse-names&quot;:false,&quot;dropping-particle&quot;:&quot;&quot;,&quot;non-dropping-particle&quot;:&quot;&quot;},{&quot;family&quot;:&quot;Oyibo&quot;,&quot;given&quot;:&quot;Kiemute&quot;,&quot;parse-names&quot;:false,&quot;dropping-particle&quot;:&quot;&quot;,&quot;non-dropping-particle&quot;:&quot;&quot;},{&quot;family&quot;:&quot;Vassileva&quot;,&quot;given&quot;:&quot;Julita&quot;,&quot;parse-names&quot;:false,&quot;dropping-particle&quot;:&quot;&quot;,&quot;non-dropping-particle&quot;:&quot;&quot;}],&quot;DOI&quot;:&quot;10.14236/ewic/HCI2018.81&quot;,&quot;issued&quot;:{&quot;date-parts&quot;:[[2018,7]]},&quot;container-title-short&quot;:&quot;&quot;},&quot;isTemporary&quot;:false},{&quot;id&quot;:&quot;96608311-801d-3b36-bc6a-64b3e3117098&quot;,&quot;itemData&quot;:{&quot;type&quot;:&quot;paper-conference&quot;,&quot;id&quot;:&quot;96608311-801d-3b36-bc6a-64b3e3117098&quot;,&quot;title&quot;:&quot;The hybrid shopping list&quot;,&quot;author&quot;:[{&quot;family&quot;:&quot;Heinrichs&quot;,&quot;given&quot;:&quot;Felix&quot;,&quot;parse-names&quot;:false,&quot;dropping-particle&quot;:&quot;&quot;,&quot;non-dropping-particle&quot;:&quot;&quot;},{&quot;family&quot;:&quot;Schreiber&quot;,&quot;given&quot;:&quot;Daniel&quot;,&quot;parse-names&quot;:false,&quot;dropping-particle&quot;:&quot;&quot;,&quot;non-dropping-particle&quot;:&quot;&quot;},{&quot;family&quot;:&quot;Schöning&quot;,&quot;given&quot;:&quot;Johannes&quot;,&quot;parse-names&quot;:false,&quot;dropping-particle&quot;:&quot;&quot;,&quot;non-dropping-particle&quot;:&quot;&quot;}],&quot;container-title&quot;:&quot;Proceedings of the 13th International Conference on Human Computer Interaction with Mobile Devices and Services&quot;,&quot;DOI&quot;:&quot;10.1145/2037373.2037411&quot;,&quot;ISBN&quot;:&quot;9781450305419&quot;,&quot;issued&quot;:{&quot;date-parts&quot;:[[2011,8,30]]},&quot;publisher-place&quot;:&quot;New York, NY, USA&quot;,&quot;page&quot;:&quot;251-254&quot;,&quot;publisher&quot;:&quot;ACM&quot;,&quot;container-title-short&quot;:&quot;&quot;},&quot;isTemporary&quot;:false},{&quot;id&quot;:&quot;ad89f1c8-bdbe-3d89-9cad-dc0809d461d1&quot;,&quot;itemData&quot;:{&quot;type&quot;:&quot;article-journal&quot;,&quot;id&quot;:&quot;ad89f1c8-bdbe-3d89-9cad-dc0809d461d1&quot;,&quot;title&quot;:&quot;Supporting Healthy Grocery Shopping via Mobile Augmented Reality&quot;,&quot;author&quot;:[{&quot;family&quot;:&quot;Ahn&quot;,&quot;given&quot;:&quot;Junho&quot;,&quot;parse-names&quot;:false,&quot;dropping-particle&quot;:&quot;&quot;,&quot;non-dropping-particle&quot;:&quot;&quot;},{&quot;family&quot;:&quot;Williamson&quot;,&quot;given&quot;:&quot;James&quot;,&quot;parse-names&quot;:false,&quot;dropping-particle&quot;:&quot;&quot;,&quot;non-dropping-particle&quot;:&quot;&quot;},{&quot;family&quot;:&quot;Gartrell&quot;,&quot;given&quot;:&quot;Mike&quot;,&quot;parse-names&quot;:false,&quot;dropping-particle&quot;:&quot;&quot;,&quot;non-dropping-particle&quot;:&quot;&quot;},{&quot;family&quot;:&quot;Han&quot;,&quot;given&quot;:&quot;Richard&quot;,&quot;parse-names&quot;:false,&quot;dropping-particle&quot;:&quot;&quot;,&quot;non-dropping-particle&quot;:&quot;&quot;},{&quot;family&quot;:&quot;Lv&quot;,&quot;given&quot;:&quot;Qin&quot;,&quot;parse-names&quot;:false,&quot;dropping-particle&quot;:&quot;&quot;,&quot;non-dropping-particle&quot;:&quot;&quot;},{&quot;family&quot;:&quot;Mishra&quot;,&quot;given&quot;:&quot;Shivakant&quot;,&quot;parse-names&quot;:false,&quot;dropping-particle&quot;:&quot;&quot;,&quot;non-dropping-particle&quot;:&quot;&quot;}],&quot;container-title&quot;:&quot;ACM Transactions on Multimedia Computing, Communications, and Applications&quot;,&quot;DOI&quot;:&quot;10.1145/2808207&quot;,&quot;ISSN&quot;:&quot;1551-6857&quot;,&quot;issued&quot;:{&quot;date-parts&quot;:[[2015,10,21]]},&quot;page&quot;:&quot;1-24&quot;,&quot;abstract&quot;:&quot;&lt;p&gt;Augmented reality (AR) applications have recently become popular on modern smartphones. We explore the effectiveness of this mobile AR technology in the context of grocery shopping, in particular as a means to assist shoppers in making healthier decisions as they decide which grocery products to buy. We construct an AR-assisted mobile grocery-shopping application that makes real-time, customized recommendations of healthy products to users and also highlights products to avoid for various types of health concerns, such as allergies to milk or nut products, low-sodium or low-fat diets, and general caloric intake. We have implemented a prototype of this AR-assisted mobile grocery shopping application and evaluated its effectiveness in grocery store aisles. Our application's evaluation with typical grocery shoppers demonstrates that AR overlay tagging of products reduces the search time to find healthy food items, and that coloring the tags helps to improve the user's ability to quickly and easily identify recommended products, as well as products to avoid. We have evaluated our application's functionality by analyzing the data we collected from 15 in-person actual grocery-shopping subjects and 104 online application survey participants.&lt;/p&gt;&quot;,&quot;issue&quot;:&quot;1s&quot;,&quot;volume&quot;:&quot;12&quot;},&quot;isTemporary&quot;:false},{&quot;id&quot;:&quot;412d7744-013c-3ef3-a94a-6fa2fc8fee50&quot;,&quot;itemData&quot;:{&quot;type&quot;:&quot;thesis&quot;,&quot;id&quot;:&quot;412d7744-013c-3ef3-a94a-6fa2fc8fee50&quot;,&quot;title&quot;:&quot;SmartGrocer: A Context-Aware Personalized Grocery System&quot;,&quot;author&quot;:[{&quot;family&quot;:&quot;Jain Roshni&quot;,&quot;given&quot;:&quot;&quot;,&quot;parse-names&quot;:false,&quot;dropping-particle&quot;:&quot;&quot;,&quot;non-dropping-particle&quot;:&quot;&quot;}],&quot;issued&quot;:{&quot;date-parts&quot;:[[2018]]},&quot;publisher-place&quot;:&quot;University of Victoria&quot;},&quot;isTemporary&quot;:false},{&quot;id&quot;:&quot;eef9fa88-0366-3581-98b3-41c130d20639&quot;,&quot;itemData&quot;:{&quot;type&quot;:&quot;thesis&quot;,&quot;id&quot;:&quot;eef9fa88-0366-3581-98b3-41c130d20639&quot;,&quot;title&quot;:&quot;RELATIONSHIP OF GROCERY SHOPPING HABITS TO BODY MASS INDEX OF ADULTS IN WESTERN NEW YORK&quot;,&quot;author&quot;:[{&quot;family&quot;:&quot;DeSimone Deanna&quot;,&quot;given&quot;:&quot;&quot;,&quot;parse-names&quot;:false,&quot;dropping-particle&quot;:&quot;&quot;,&quot;non-dropping-particle&quot;:&quot;&quot;}],&quot;issued&quot;:{&quot;date-parts&quot;:[[2017,12,7]]},&quot;publisher-place&quot;:&quot;Buffalo, NY&quot;,&quot;publisher&quot;:&quot;Faculty of D’Youville College Division of Academic Affairs&quot;},&quot;isTemporary&quot;:false},{&quot;id&quot;:&quot;92f89e9b-1274-3135-a70d-34bd028a55d1&quot;,&quot;itemData&quot;:{&quot;type&quot;:&quot;article-journal&quot;,&quot;id&quot;:&quot;92f89e9b-1274-3135-a70d-34bd028a55d1&quot;,&quot;title&quot;:&quot;Development and Evaluation of a Nutritional Smartphone Application for Making Smart and Healthy Choices in Grocery Shopping&quot;,&quot;author&quot;:[{&quot;family&quot;:&quot;López&quot;,&quot;given&quot;:&quot;Desiree&quot;,&quot;parse-names&quot;:false,&quot;dropping-particle&quot;:&quot;&quot;,&quot;non-dropping-particle&quot;:&quot;&quot;},{&quot;family&quot;:&quot;Torres&quot;,&quot;given&quot;:&quot;Michelle&quot;,&quot;parse-names&quot;:false,&quot;dropping-particle&quot;:&quot;&quot;,&quot;non-dropping-particle&quot;:&quot;&quot;},{&quot;family&quot;:&quot;Vélez&quot;,&quot;given&quot;:&quot;Jammy&quot;,&quot;parse-names&quot;:false,&quot;dropping-particle&quot;:&quot;&quot;,&quot;non-dropping-particle&quot;:&quot;&quot;},{&quot;family&quot;:&quot;Grullon&quot;,&quot;given&quot;:&quot;Jhensen&quot;,&quot;parse-names&quot;:false,&quot;dropping-particle&quot;:&quot;&quot;,&quot;non-dropping-particle&quot;:&quot;&quot;},{&quot;family&quot;:&quot;Negrón&quot;,&quot;given&quot;:&quot;Edwin&quot;,&quot;parse-names&quot;:false,&quot;dropping-particle&quot;:&quot;&quot;,&quot;non-dropping-particle&quot;:&quot;&quot;},{&quot;family&quot;:&quot;Pérez&quot;,&quot;given&quot;:&quot;Cynthia M.&quot;,&quot;parse-names&quot;:false,&quot;dropping-particle&quot;:&quot;&quot;,&quot;non-dropping-particle&quot;:&quot;&quot;},{&quot;family&quot;:&quot;Palacios&quot;,&quot;given&quot;:&quot;Cristina&quot;,&quot;parse-names&quot;:false,&quot;dropping-particle&quot;:&quot;&quot;,&quot;non-dropping-particle&quot;:&quot;&quot;}],&quot;container-title&quot;:&quot;Healthcare Informatics Research&quot;,&quot;container-title-short&quot;:&quot;Healthc Inform Res&quot;,&quot;DOI&quot;:&quot;10.4258/hir.2017.23.1.16&quot;,&quot;ISSN&quot;:&quot;2093-3681&quot;,&quot;issued&quot;:{&quot;date-parts&quot;:[[2017]]},&quot;page&quot;:&quot;16&quot;,&quot;issue&quot;:&quot;1&quot;,&quot;volume&quot;:&quot;23&quot;},&quot;isTemporary&quot;:false}],&quot;citationTag&quot;:&quot;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&quot;}]"/>
    <we:property name="MENDELEY_CITATIONS_LOCALE_CODE" value="&quot;sk-SK&quot;"/>
    <we:property name="MENDELEY_CITATIONS_STYLE" value="{&quot;id&quot;:&quot;https://csl.mendeley.com/styles/469457841/iso690-author-date-sk-2&quot;,&quot;title&quot;:&quot;ISO-690 (author-date, Slovak) - Dávid Kvasňovský&quot;,&quot;format&quot;:&quot;author-date&quot;,&quot;defaultLocale&quot;:&quot;sk-SK&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55AE5C92-D3F5-478B-934C-721B3F8AD4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567</TotalTime>
  <Pages>49</Pages>
  <Words>8644</Words>
  <Characters>49272</Characters>
  <Application>Microsoft Office Word</Application>
  <DocSecurity>0</DocSecurity>
  <Lines>410</Lines>
  <Paragraphs>115</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UNIVERZITA KONŠTANTÍNA FILOZOFA V NITRE</vt:lpstr>
      <vt:lpstr>UNIVERZITA KONŠTANTÍNA FILOZOFA V NITRE</vt:lpstr>
    </vt:vector>
  </TitlesOfParts>
  <Company>UKF FPV Nitra</Company>
  <LinksUpToDate>false</LinksUpToDate>
  <CharactersWithSpaces>57801</CharactersWithSpaces>
  <SharedDoc>false</SharedDoc>
  <HLinks>
    <vt:vector size="48" baseType="variant">
      <vt:variant>
        <vt:i4>6357047</vt:i4>
      </vt:variant>
      <vt:variant>
        <vt:i4>42</vt:i4>
      </vt:variant>
      <vt:variant>
        <vt:i4>0</vt:i4>
      </vt:variant>
      <vt:variant>
        <vt:i4>5</vt:i4>
      </vt:variant>
      <vt:variant>
        <vt:lpwstr>http://mcmb.mcmb.sk/ESF/tvorba</vt:lpwstr>
      </vt:variant>
      <vt:variant>
        <vt:lpwstr/>
      </vt:variant>
      <vt:variant>
        <vt:i4>458769</vt:i4>
      </vt:variant>
      <vt:variant>
        <vt:i4>39</vt:i4>
      </vt:variant>
      <vt:variant>
        <vt:i4>0</vt:i4>
      </vt:variant>
      <vt:variant>
        <vt:i4>5</vt:i4>
      </vt:variant>
      <vt:variant>
        <vt:lpwstr>&lt;http://www2.statpedu.sk/ buxus/generate page.php _page_ id=649.html</vt:lpwstr>
      </vt:variant>
      <vt:variant>
        <vt:lpwstr> pedagogickyproces</vt:lpwstr>
      </vt:variant>
      <vt:variant>
        <vt:i4>1376313</vt:i4>
      </vt:variant>
      <vt:variant>
        <vt:i4>32</vt:i4>
      </vt:variant>
      <vt:variant>
        <vt:i4>0</vt:i4>
      </vt:variant>
      <vt:variant>
        <vt:i4>5</vt:i4>
      </vt:variant>
      <vt:variant>
        <vt:lpwstr/>
      </vt:variant>
      <vt:variant>
        <vt:lpwstr>_Toc195684595</vt:lpwstr>
      </vt:variant>
      <vt:variant>
        <vt:i4>1376313</vt:i4>
      </vt:variant>
      <vt:variant>
        <vt:i4>26</vt:i4>
      </vt:variant>
      <vt:variant>
        <vt:i4>0</vt:i4>
      </vt:variant>
      <vt:variant>
        <vt:i4>5</vt:i4>
      </vt:variant>
      <vt:variant>
        <vt:lpwstr/>
      </vt:variant>
      <vt:variant>
        <vt:lpwstr>_Toc195684594</vt:lpwstr>
      </vt:variant>
      <vt:variant>
        <vt:i4>1376313</vt:i4>
      </vt:variant>
      <vt:variant>
        <vt:i4>20</vt:i4>
      </vt:variant>
      <vt:variant>
        <vt:i4>0</vt:i4>
      </vt:variant>
      <vt:variant>
        <vt:i4>5</vt:i4>
      </vt:variant>
      <vt:variant>
        <vt:lpwstr/>
      </vt:variant>
      <vt:variant>
        <vt:lpwstr>_Toc195684593</vt:lpwstr>
      </vt:variant>
      <vt:variant>
        <vt:i4>1376313</vt:i4>
      </vt:variant>
      <vt:variant>
        <vt:i4>14</vt:i4>
      </vt:variant>
      <vt:variant>
        <vt:i4>0</vt:i4>
      </vt:variant>
      <vt:variant>
        <vt:i4>5</vt:i4>
      </vt:variant>
      <vt:variant>
        <vt:lpwstr/>
      </vt:variant>
      <vt:variant>
        <vt:lpwstr>_Toc195684592</vt:lpwstr>
      </vt:variant>
      <vt:variant>
        <vt:i4>1376313</vt:i4>
      </vt:variant>
      <vt:variant>
        <vt:i4>8</vt:i4>
      </vt:variant>
      <vt:variant>
        <vt:i4>0</vt:i4>
      </vt:variant>
      <vt:variant>
        <vt:i4>5</vt:i4>
      </vt:variant>
      <vt:variant>
        <vt:lpwstr/>
      </vt:variant>
      <vt:variant>
        <vt:lpwstr>_Toc195684591</vt:lpwstr>
      </vt:variant>
      <vt:variant>
        <vt:i4>1376313</vt:i4>
      </vt:variant>
      <vt:variant>
        <vt:i4>2</vt:i4>
      </vt:variant>
      <vt:variant>
        <vt:i4>0</vt:i4>
      </vt:variant>
      <vt:variant>
        <vt:i4>5</vt:i4>
      </vt:variant>
      <vt:variant>
        <vt:lpwstr/>
      </vt:variant>
      <vt:variant>
        <vt:lpwstr>_Toc195684590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UNIVERZITA KONŠTANTÍNA FILOZOFA V NITRE</dc:title>
  <dc:creator>Maria</dc:creator>
  <cp:lastModifiedBy>Ivana Tureková</cp:lastModifiedBy>
  <cp:revision>125</cp:revision>
  <cp:lastPrinted>2023-12-08T19:15:00Z</cp:lastPrinted>
  <dcterms:created xsi:type="dcterms:W3CDTF">2024-02-11T18:56:00Z</dcterms:created>
  <dcterms:modified xsi:type="dcterms:W3CDTF">2024-03-24T12:36:00Z</dcterms:modified>
</cp:coreProperties>
</file>